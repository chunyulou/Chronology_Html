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FBED" w14:textId="2119D55C" w:rsidR="00D64B90" w:rsidRPr="00F43332" w:rsidRDefault="00D64B90" w:rsidP="00F92EAC">
      <w:pPr>
        <w:jc w:val="center"/>
        <w:rPr>
          <w:rFonts w:ascii="微軟正黑體" w:eastAsia="微軟正黑體" w:hAnsi="微軟正黑體" w:cs="Arial Unicode MS"/>
          <w:bCs/>
          <w:kern w:val="0"/>
          <w:sz w:val="40"/>
          <w:szCs w:val="40"/>
          <w:lang w:val="zh-TW"/>
          <w14:ligatures w14:val="none"/>
        </w:rPr>
      </w:pPr>
      <w:r w:rsidRPr="00F43332">
        <w:rPr>
          <w:rFonts w:ascii="微軟正黑體" w:eastAsia="微軟正黑體" w:hAnsi="微軟正黑體" w:cs="Arial Unicode MS" w:hint="eastAsia"/>
          <w:b/>
          <w:kern w:val="0"/>
          <w:sz w:val="40"/>
          <w:szCs w:val="40"/>
          <w:lang w:val="zh-TW"/>
          <w14:ligatures w14:val="none"/>
        </w:rPr>
        <w:t>正覺大事紀</w:t>
      </w:r>
    </w:p>
    <w:tbl>
      <w:tblPr>
        <w:tblW w:w="157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108"/>
        <w:gridCol w:w="2010"/>
        <w:gridCol w:w="4395"/>
        <w:gridCol w:w="8222"/>
      </w:tblGrid>
      <w:tr w:rsidR="00F43332" w:rsidRPr="00F43332" w14:paraId="3668451B" w14:textId="4378A21D" w:rsidTr="12B8A48B">
        <w:trPr>
          <w:trHeight w:val="429"/>
          <w:tblHeader/>
        </w:trPr>
        <w:tc>
          <w:tcPr>
            <w:tcW w:w="1108" w:type="dxa"/>
            <w:shd w:val="clear" w:color="auto" w:fill="CAEDFB" w:themeFill="accent4" w:themeFillTint="33"/>
            <w:tcMar>
              <w:top w:w="100" w:type="dxa"/>
              <w:left w:w="100" w:type="dxa"/>
              <w:bottom w:w="100" w:type="dxa"/>
              <w:right w:w="100" w:type="dxa"/>
            </w:tcMar>
            <w:vAlign w:val="center"/>
          </w:tcPr>
          <w:p w14:paraId="35799CA6" w14:textId="77777777" w:rsidR="00D57D37" w:rsidRPr="00F43332" w:rsidRDefault="00D57D37" w:rsidP="007C11D5">
            <w:pPr>
              <w:spacing w:after="0" w:line="300" w:lineRule="exact"/>
              <w:jc w:val="right"/>
              <w:rPr>
                <w:rFonts w:ascii="微軟正黑體" w:eastAsia="微軟正黑體" w:hAnsi="微軟正黑體" w:cs="Times New Roman"/>
                <w:b/>
                <w:kern w:val="0"/>
                <w:szCs w:val="24"/>
                <w:lang w:val="zh-TW"/>
                <w14:ligatures w14:val="none"/>
              </w:rPr>
            </w:pPr>
            <w:r w:rsidRPr="00F43332">
              <w:rPr>
                <w:rFonts w:ascii="微軟正黑體" w:eastAsia="微軟正黑體" w:hAnsi="微軟正黑體" w:cs="Times New Roman" w:hint="eastAsia"/>
                <w:b/>
                <w:kern w:val="0"/>
                <w:szCs w:val="24"/>
                <w:lang w:val="zh-TW"/>
                <w14:ligatures w14:val="none"/>
              </w:rPr>
              <w:t>序號</w:t>
            </w:r>
          </w:p>
        </w:tc>
        <w:tc>
          <w:tcPr>
            <w:tcW w:w="2010" w:type="dxa"/>
            <w:shd w:val="clear" w:color="auto" w:fill="CAEDFB" w:themeFill="accent4" w:themeFillTint="33"/>
            <w:tcMar>
              <w:top w:w="100" w:type="dxa"/>
              <w:left w:w="100" w:type="dxa"/>
              <w:bottom w:w="100" w:type="dxa"/>
              <w:right w:w="100" w:type="dxa"/>
            </w:tcMar>
            <w:vAlign w:val="center"/>
          </w:tcPr>
          <w:p w14:paraId="157B5570" w14:textId="77777777" w:rsidR="00D57D37" w:rsidRPr="00F43332" w:rsidRDefault="00D57D37" w:rsidP="00FA4115">
            <w:pPr>
              <w:spacing w:after="0" w:line="300" w:lineRule="exact"/>
              <w:jc w:val="center"/>
              <w:rPr>
                <w:rFonts w:ascii="微軟正黑體" w:eastAsia="微軟正黑體" w:hAnsi="微軟正黑體" w:cs="Times New Roman"/>
                <w:b/>
                <w:kern w:val="0"/>
                <w:szCs w:val="24"/>
                <w:lang w:val="zh-TW"/>
                <w14:ligatures w14:val="none"/>
              </w:rPr>
            </w:pPr>
            <w:r w:rsidRPr="00F43332">
              <w:rPr>
                <w:rFonts w:ascii="微軟正黑體" w:eastAsia="微軟正黑體" w:hAnsi="微軟正黑體" w:cs="Gungsuh" w:hint="eastAsia"/>
                <w:b/>
                <w:kern w:val="0"/>
                <w:szCs w:val="24"/>
                <w:lang w:val="zh-TW"/>
                <w14:ligatures w14:val="none"/>
              </w:rPr>
              <w:t>日期</w:t>
            </w:r>
          </w:p>
        </w:tc>
        <w:tc>
          <w:tcPr>
            <w:tcW w:w="4395" w:type="dxa"/>
            <w:shd w:val="clear" w:color="auto" w:fill="CAEDFB" w:themeFill="accent4" w:themeFillTint="33"/>
            <w:tcMar>
              <w:top w:w="100" w:type="dxa"/>
              <w:left w:w="100" w:type="dxa"/>
              <w:bottom w:w="100" w:type="dxa"/>
              <w:right w:w="100" w:type="dxa"/>
            </w:tcMar>
            <w:vAlign w:val="center"/>
          </w:tcPr>
          <w:p w14:paraId="378967F4" w14:textId="664D8F27" w:rsidR="00D57D37" w:rsidRPr="00F43332" w:rsidRDefault="00D57D37" w:rsidP="004E2B37">
            <w:pPr>
              <w:spacing w:after="0" w:line="300" w:lineRule="exact"/>
              <w:jc w:val="center"/>
              <w:rPr>
                <w:rFonts w:ascii="微軟正黑體" w:eastAsia="微軟正黑體" w:hAnsi="微軟正黑體" w:cs="Times New Roman"/>
                <w:b/>
                <w:kern w:val="0"/>
                <w:szCs w:val="24"/>
                <w:lang w:val="zh-TW"/>
                <w14:ligatures w14:val="none"/>
              </w:rPr>
            </w:pPr>
            <w:r w:rsidRPr="00F43332">
              <w:rPr>
                <w:rFonts w:ascii="微軟正黑體" w:eastAsia="微軟正黑體" w:hAnsi="微軟正黑體" w:cs="Gungsuh" w:hint="eastAsia"/>
                <w:b/>
                <w:kern w:val="0"/>
                <w:szCs w:val="24"/>
                <w:lang w:val="zh-TW"/>
                <w14:ligatures w14:val="none"/>
              </w:rPr>
              <w:t>大事</w:t>
            </w:r>
          </w:p>
        </w:tc>
        <w:tc>
          <w:tcPr>
            <w:tcW w:w="8222" w:type="dxa"/>
            <w:shd w:val="clear" w:color="auto" w:fill="CAEDFB" w:themeFill="accent4" w:themeFillTint="33"/>
          </w:tcPr>
          <w:p w14:paraId="05EFF932" w14:textId="58BCB674" w:rsidR="00D57D37" w:rsidRPr="00F43332" w:rsidRDefault="00D06158" w:rsidP="004E2B37">
            <w:pPr>
              <w:spacing w:after="0" w:line="300" w:lineRule="exact"/>
              <w:jc w:val="center"/>
              <w:rPr>
                <w:rFonts w:ascii="微軟正黑體" w:eastAsia="微軟正黑體" w:hAnsi="微軟正黑體" w:cs="Gungsuh"/>
                <w:b/>
                <w:kern w:val="0"/>
                <w:szCs w:val="24"/>
                <w:lang w:val="zh-TW"/>
                <w14:ligatures w14:val="none"/>
              </w:rPr>
            </w:pPr>
            <w:r w:rsidRPr="00F43332">
              <w:rPr>
                <w:rFonts w:ascii="微軟正黑體" w:eastAsia="微軟正黑體" w:hAnsi="微軟正黑體" w:cs="Gungsuh" w:hint="eastAsia"/>
                <w:b/>
                <w:kern w:val="0"/>
                <w:szCs w:val="24"/>
                <w:lang w:val="zh-TW"/>
                <w14:ligatures w14:val="none"/>
              </w:rPr>
              <w:t>紀要（</w:t>
            </w:r>
            <w:r w:rsidRPr="00F43332">
              <w:rPr>
                <w:rFonts w:ascii="微軟正黑體" w:eastAsia="微軟正黑體" w:hAnsi="微軟正黑體" w:cs="Gungsuh" w:hint="eastAsia"/>
                <w:bCs/>
                <w:kern w:val="0"/>
                <w:szCs w:val="24"/>
                <w:lang w:val="zh-TW"/>
                <w14:ligatures w14:val="none"/>
                <w:rPrChange w:id="0" w:author="駱淳渝" w:date="2026-02-05T22:26:00Z" w16du:dateUtc="2026-02-05T14:26:00Z">
                  <w:rPr>
                    <w:rFonts w:ascii="標楷體" w:eastAsia="標楷體" w:hAnsi="標楷體" w:cs="Gungsuh" w:hint="eastAsia"/>
                    <w:bCs/>
                    <w:kern w:val="0"/>
                    <w:szCs w:val="24"/>
                    <w:lang w:val="zh-TW"/>
                    <w14:ligatures w14:val="none"/>
                  </w:rPr>
                </w:rPrChange>
              </w:rPr>
              <w:t>超連結內容</w:t>
            </w:r>
            <w:r w:rsidRPr="00F43332">
              <w:rPr>
                <w:rFonts w:ascii="微軟正黑體" w:eastAsia="微軟正黑體" w:hAnsi="微軟正黑體" w:cs="Gungsuh" w:hint="eastAsia"/>
                <w:b/>
                <w:kern w:val="0"/>
                <w:szCs w:val="24"/>
                <w:lang w:val="zh-TW"/>
                <w14:ligatures w14:val="none"/>
              </w:rPr>
              <w:t>）</w:t>
            </w:r>
          </w:p>
        </w:tc>
      </w:tr>
      <w:tr w:rsidR="00F43332" w:rsidRPr="00F43332" w14:paraId="53C60CC7" w14:textId="6237B1A7"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592FFA9E" w14:textId="77777777" w:rsidR="00D57D37" w:rsidRPr="00F43332" w:rsidRDefault="00D57D37" w:rsidP="0030360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20AE6920" w14:textId="77777777" w:rsidR="00D57D37" w:rsidRPr="00F43332" w:rsidRDefault="00D57D37" w:rsidP="0030360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1987夏天#</w:t>
            </w:r>
          </w:p>
        </w:tc>
        <w:tc>
          <w:tcPr>
            <w:tcW w:w="4395" w:type="dxa"/>
            <w:tcMar>
              <w:top w:w="100" w:type="dxa"/>
              <w:left w:w="100" w:type="dxa"/>
              <w:bottom w:w="100" w:type="dxa"/>
              <w:right w:w="100" w:type="dxa"/>
            </w:tcMar>
            <w:vAlign w:val="center"/>
          </w:tcPr>
          <w:p w14:paraId="5E03AF6A" w14:textId="2BFFCD53" w:rsidR="00D57D37" w:rsidRPr="00F43332" w:rsidRDefault="00D57D37" w:rsidP="0030360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rPrChange w:id="1" w:author="駱淳渝" w:date="2026-02-05T22:26:00Z" w16du:dateUtc="2026-02-05T14:26:00Z">
                  <w:rPr/>
                </w:rPrChange>
              </w:rPr>
              <w:fldChar w:fldCharType="begin"/>
            </w:r>
            <w:r w:rsidRPr="00F43332">
              <w:rPr>
                <w:rFonts w:ascii="微軟正黑體" w:eastAsia="微軟正黑體" w:hAnsi="微軟正黑體"/>
                <w:rPrChange w:id="2" w:author="駱淳渝" w:date="2026-02-05T22:26:00Z" w16du:dateUtc="2026-02-05T14:26:00Z">
                  <w:rPr/>
                </w:rPrChange>
              </w:rPr>
              <w:instrText>HYPERLINK "file:///C:\\Users\\88692\\Downloads\\</w:instrText>
            </w:r>
            <w:r w:rsidRPr="00F43332">
              <w:rPr>
                <w:rFonts w:ascii="微軟正黑體" w:eastAsia="微軟正黑體" w:hAnsi="微軟正黑體"/>
                <w:rPrChange w:id="3" w:author="駱淳渝" w:date="2026-02-05T22:26:00Z" w16du:dateUtc="2026-02-05T14:26:00Z">
                  <w:rPr/>
                </w:rPrChange>
              </w:rPr>
              <w:instrText>大事紀改版</w:instrText>
            </w:r>
            <w:r w:rsidRPr="00F43332">
              <w:rPr>
                <w:rFonts w:ascii="微軟正黑體" w:eastAsia="微軟正黑體" w:hAnsi="微軟正黑體"/>
                <w:rPrChange w:id="4" w:author="駱淳渝" w:date="2026-02-05T22:26:00Z" w16du:dateUtc="2026-02-05T14:26:00Z">
                  <w:rPr/>
                </w:rPrChange>
              </w:rPr>
              <w:instrText>\\01%20</w:instrText>
            </w:r>
            <w:r w:rsidRPr="00F43332">
              <w:rPr>
                <w:rFonts w:ascii="微軟正黑體" w:eastAsia="微軟正黑體" w:hAnsi="微軟正黑體"/>
                <w:rPrChange w:id="5" w:author="駱淳渝" w:date="2026-02-05T22:26:00Z" w16du:dateUtc="2026-02-05T14:26:00Z">
                  <w:rPr/>
                </w:rPrChange>
              </w:rPr>
              <w:instrText>合併改版</w:instrText>
            </w:r>
            <w:r w:rsidRPr="00F43332">
              <w:rPr>
                <w:rFonts w:ascii="微軟正黑體" w:eastAsia="微軟正黑體" w:hAnsi="微軟正黑體"/>
                <w:rPrChange w:id="6" w:author="駱淳渝" w:date="2026-02-05T22:26:00Z" w16du:dateUtc="2026-02-05T14:26:00Z">
                  <w:rPr/>
                </w:rPrChange>
              </w:rPr>
              <w:instrText>\\00%20</w:instrText>
            </w:r>
            <w:r w:rsidRPr="00F43332">
              <w:rPr>
                <w:rFonts w:ascii="微軟正黑體" w:eastAsia="微軟正黑體" w:hAnsi="微軟正黑體"/>
                <w:rPrChange w:id="7" w:author="駱淳渝" w:date="2026-02-05T22:26:00Z" w16du:dateUtc="2026-02-05T14:26:00Z">
                  <w:rPr/>
                </w:rPrChange>
              </w:rPr>
              <w:instrText>大事紀完整版</w:instrText>
            </w:r>
            <w:r w:rsidRPr="00F43332">
              <w:rPr>
                <w:rFonts w:ascii="微軟正黑體" w:eastAsia="微軟正黑體" w:hAnsi="微軟正黑體"/>
                <w:rPrChange w:id="8" w:author="駱淳渝" w:date="2026-02-05T22:26:00Z" w16du:dateUtc="2026-02-05T14:26:00Z">
                  <w:rPr/>
                </w:rPrChange>
              </w:rPr>
              <w:instrText>\\14-A.</w:instrText>
            </w:r>
            <w:r w:rsidRPr="00F43332">
              <w:rPr>
                <w:rFonts w:ascii="微軟正黑體" w:eastAsia="微軟正黑體" w:hAnsi="微軟正黑體"/>
                <w:rPrChange w:id="9" w:author="駱淳渝" w:date="2026-02-05T22:26:00Z" w16du:dateUtc="2026-02-05T14:26:00Z">
                  <w:rPr/>
                </w:rPrChange>
              </w:rPr>
              <w:instrText>第十四期編寫</w:instrText>
            </w:r>
            <w:r w:rsidRPr="00F43332">
              <w:rPr>
                <w:rFonts w:ascii="微軟正黑體" w:eastAsia="微軟正黑體" w:hAnsi="微軟正黑體"/>
                <w:rPrChange w:id="10" w:author="駱淳渝" w:date="2026-02-05T22:26:00Z" w16du:dateUtc="2026-02-05T14:26:00Z">
                  <w:rPr/>
                </w:rPrChange>
              </w:rPr>
              <w:instrText>-</w:instrText>
            </w:r>
            <w:r w:rsidRPr="00F43332">
              <w:rPr>
                <w:rFonts w:ascii="微軟正黑體" w:eastAsia="微軟正黑體" w:hAnsi="微軟正黑體"/>
                <w:rPrChange w:id="11" w:author="駱淳渝" w:date="2026-02-05T22:26:00Z" w16du:dateUtc="2026-02-05T14:26:00Z">
                  <w:rPr/>
                </w:rPrChange>
              </w:rPr>
              <w:instrText>行政</w:instrText>
            </w:r>
            <w:r w:rsidRPr="00F43332">
              <w:rPr>
                <w:rFonts w:ascii="微軟正黑體" w:eastAsia="微軟正黑體" w:hAnsi="微軟正黑體"/>
                <w:rPrChange w:id="12" w:author="駱淳渝" w:date="2026-02-05T22:26:00Z" w16du:dateUtc="2026-02-05T14:26:00Z">
                  <w:rPr/>
                </w:rPrChange>
              </w:rPr>
              <w:instrText>-</w:instrText>
            </w:r>
            <w:r w:rsidRPr="00F43332">
              <w:rPr>
                <w:rFonts w:ascii="微軟正黑體" w:eastAsia="微軟正黑體" w:hAnsi="微軟正黑體"/>
                <w:rPrChange w:id="13" w:author="駱淳渝" w:date="2026-02-05T22:26:00Z" w16du:dateUtc="2026-02-05T14:26:00Z">
                  <w:rPr/>
                </w:rPrChange>
              </w:rPr>
              <w:instrText>淑滿</w:instrText>
            </w:r>
            <w:r w:rsidRPr="00F43332">
              <w:rPr>
                <w:rFonts w:ascii="微軟正黑體" w:eastAsia="微軟正黑體" w:hAnsi="微軟正黑體"/>
                <w:rPrChange w:id="14" w:author="駱淳渝" w:date="2026-02-05T22:26:00Z" w16du:dateUtc="2026-02-05T14:26:00Z">
                  <w:rPr/>
                </w:rPrChange>
              </w:rPr>
              <w:instrText>(20250616)-</w:instrText>
            </w:r>
            <w:r w:rsidRPr="00F43332">
              <w:rPr>
                <w:rFonts w:ascii="微軟正黑體" w:eastAsia="微軟正黑體" w:hAnsi="微軟正黑體"/>
                <w:rPrChange w:id="15" w:author="駱淳渝" w:date="2026-02-05T22:26:00Z" w16du:dateUtc="2026-02-05T14:26:00Z">
                  <w:rPr/>
                </w:rPrChange>
              </w:rPr>
              <w:instrText>劍華</w:instrText>
            </w:r>
            <w:r w:rsidRPr="00F43332">
              <w:rPr>
                <w:rFonts w:ascii="微軟正黑體" w:eastAsia="微軟正黑體" w:hAnsi="微軟正黑體"/>
                <w:rPrChange w:id="16" w:author="駱淳渝" w:date="2026-02-05T22:26:00Z" w16du:dateUtc="2026-02-05T14:26:00Z">
                  <w:rPr/>
                </w:rPrChange>
              </w:rPr>
              <w:instrText>(0701)</w:instrText>
            </w:r>
            <w:r w:rsidRPr="00F43332">
              <w:rPr>
                <w:rFonts w:ascii="微軟正黑體" w:eastAsia="微軟正黑體" w:hAnsi="微軟正黑體"/>
                <w:rPrChange w:id="17" w:author="駱淳渝" w:date="2026-02-05T22:26:00Z" w16du:dateUtc="2026-02-05T14:26:00Z">
                  <w:rPr/>
                </w:rPrChange>
              </w:rPr>
              <w:instrText>接受所有變更</w:instrText>
            </w:r>
            <w:r w:rsidRPr="00F43332">
              <w:rPr>
                <w:rFonts w:ascii="微軟正黑體" w:eastAsia="微軟正黑體" w:hAnsi="微軟正黑體"/>
                <w:rPrChange w:id="18" w:author="駱淳渝" w:date="2026-02-05T22:26:00Z" w16du:dateUtc="2026-02-05T14:26:00Z">
                  <w:rPr/>
                </w:rPrChange>
              </w:rPr>
              <w:instrText>(20251025).docx"</w:instrText>
            </w:r>
            <w:r w:rsidRPr="00F43332">
              <w:rPr>
                <w:rFonts w:ascii="微軟正黑體" w:eastAsia="微軟正黑體" w:hAnsi="微軟正黑體"/>
                <w:rPrChange w:id="19" w:author="駱淳渝" w:date="2026-02-05T22:26:00Z" w16du:dateUtc="2026-02-05T14:26:00Z">
                  <w:rPr/>
                </w:rPrChange>
              </w:rPr>
            </w:r>
            <w:r w:rsidRPr="00F43332">
              <w:rPr>
                <w:rFonts w:ascii="微軟正黑體" w:eastAsia="微軟正黑體" w:hAnsi="微軟正黑體"/>
                <w:rPrChange w:id="20" w:author="駱淳渝" w:date="2026-02-05T22:26:00Z" w16du:dateUtc="2026-02-05T14:26:00Z">
                  <w:rPr/>
                </w:rPrChange>
              </w:rPr>
              <w:fldChar w:fldCharType="separate"/>
            </w:r>
            <w:r w:rsidRPr="00F43332">
              <w:rPr>
                <w:rStyle w:val="afd"/>
                <w:rFonts w:ascii="微軟正黑體" w:eastAsia="微軟正黑體" w:hAnsi="微軟正黑體" w:hint="eastAsia"/>
                <w:bCs/>
                <w:color w:val="auto"/>
                <w:u w:val="none"/>
                <w:rPrChange w:id="21" w:author="駱淳渝" w:date="2026-02-05T22:26:00Z" w16du:dateUtc="2026-02-05T14:26:00Z">
                  <w:rPr>
                    <w:rStyle w:val="afd"/>
                    <w:rFonts w:ascii="微軟正黑體" w:eastAsia="微軟正黑體" w:hAnsi="微軟正黑體" w:hint="eastAsia"/>
                    <w:bCs/>
                  </w:rPr>
                </w:rPrChange>
              </w:rPr>
              <w:t>導師</w:t>
            </w:r>
            <w:r w:rsidRPr="00F43332">
              <w:rPr>
                <w:rFonts w:ascii="微軟正黑體" w:eastAsia="微軟正黑體" w:hAnsi="微軟正黑體"/>
                <w:rPrChange w:id="22" w:author="駱淳渝" w:date="2026-02-05T22:26:00Z" w16du:dateUtc="2026-02-05T14:26:00Z">
                  <w:rPr/>
                </w:rPrChange>
              </w:rPr>
              <w:fldChar w:fldCharType="end"/>
            </w:r>
            <w:r w:rsidRPr="00F43332">
              <w:rPr>
                <w:rFonts w:ascii="微軟正黑體" w:eastAsia="微軟正黑體" w:hAnsi="微軟正黑體"/>
                <w:bCs/>
              </w:rPr>
              <w:t>自成無相念佛之法</w:t>
            </w:r>
          </w:p>
        </w:tc>
        <w:tc>
          <w:tcPr>
            <w:tcW w:w="8222" w:type="dxa"/>
          </w:tcPr>
          <w:p w14:paraId="0DA7403E" w14:textId="6D5B377D" w:rsidR="00D57D37" w:rsidRPr="00F43332" w:rsidRDefault="00D57D37" w:rsidP="0030360A">
            <w:pPr>
              <w:spacing w:after="0" w:line="300" w:lineRule="exact"/>
              <w:jc w:val="both"/>
              <w:rPr>
                <w:rFonts w:ascii="微軟正黑體" w:eastAsia="微軟正黑體" w:hAnsi="微軟正黑體"/>
                <w:bCs/>
              </w:rPr>
            </w:pPr>
            <w:r w:rsidRPr="00F43332">
              <w:rPr>
                <w:rFonts w:ascii="微軟正黑體" w:eastAsia="微軟正黑體" w:hAnsi="微軟正黑體" w:hint="eastAsia"/>
                <w:bCs/>
              </w:rPr>
              <w:t>平實導師1944年出生於臺灣中部農家，父祖皆是正信佛弟子。1985年歸依三寶，始修持名念佛，勤植福德；1987年夏天，摒除佛號佛相，以專一憶念佛菩薩之念來禮佛，自成無相念佛之法。平實導師將此過程逐一記錄，後於翻閱《楞嚴經》〈大勢至菩薩念佛圓通章〉時，讀到「憶佛念佛」、「都攝六根，淨念相繼，入三摩地」，恍然得知此一法門即是大勢至菩薩念佛圓通法門</w:t>
            </w:r>
            <w:r w:rsidR="00613B45" w:rsidRPr="00F43332">
              <w:rPr>
                <w:rFonts w:ascii="微軟正黑體" w:eastAsia="微軟正黑體" w:hAnsi="微軟正黑體" w:hint="eastAsia"/>
                <w:bCs/>
              </w:rPr>
              <w:t>。</w:t>
            </w:r>
            <w:r w:rsidRPr="00F43332">
              <w:rPr>
                <w:rFonts w:ascii="微軟正黑體" w:eastAsia="微軟正黑體" w:hAnsi="微軟正黑體" w:hint="eastAsia"/>
                <w:bCs/>
              </w:rPr>
              <w:t>於1989/4整理為文「談無相拜佛與無相念佛」。</w:t>
            </w:r>
          </w:p>
        </w:tc>
      </w:tr>
      <w:tr w:rsidR="00F43332" w:rsidRPr="00F43332" w14:paraId="09AC7CDD" w14:textId="64584591"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FE50EB9" w14:textId="77777777" w:rsidR="00E764CD" w:rsidRPr="00F43332" w:rsidRDefault="00E764CD" w:rsidP="00E764CD">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172C6A5" w14:textId="12CEFAAA" w:rsidR="00E764CD" w:rsidRPr="00F43332" w:rsidRDefault="00E764CD" w:rsidP="00E764CD">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1988/00/00</w:t>
            </w:r>
            <w:r w:rsidRPr="00F43332">
              <w:rPr>
                <w:rStyle w:val="af2"/>
                <w:rFonts w:ascii="微軟正黑體" w:eastAsia="微軟正黑體" w:hAnsi="微軟正黑體" w:cs="Times New Roman"/>
                <w:bCs/>
                <w:szCs w:val="24"/>
              </w:rPr>
              <w:footnoteReference w:id="1"/>
            </w:r>
          </w:p>
        </w:tc>
        <w:tc>
          <w:tcPr>
            <w:tcW w:w="4395" w:type="dxa"/>
            <w:tcMar>
              <w:top w:w="100" w:type="dxa"/>
              <w:left w:w="100" w:type="dxa"/>
              <w:bottom w:w="100" w:type="dxa"/>
              <w:right w:w="100" w:type="dxa"/>
            </w:tcMar>
            <w:vAlign w:val="center"/>
          </w:tcPr>
          <w:p w14:paraId="6B3B7018" w14:textId="779FC300" w:rsidR="00E764CD" w:rsidRPr="00F43332" w:rsidRDefault="00E764CD" w:rsidP="00E764CD">
            <w:pPr>
              <w:spacing w:after="0" w:line="300" w:lineRule="exact"/>
              <w:jc w:val="both"/>
              <w:rPr>
                <w:rFonts w:ascii="微軟正黑體" w:eastAsia="微軟正黑體" w:hAnsi="微軟正黑體" w:cs="Times New Roman"/>
                <w:bCs/>
                <w:kern w:val="0"/>
                <w:szCs w:val="24"/>
                <w14:ligatures w14:val="none"/>
              </w:rPr>
            </w:pPr>
            <w:r w:rsidRPr="00F43332">
              <w:rPr>
                <w:rFonts w:ascii="微軟正黑體" w:eastAsia="微軟正黑體" w:hAnsi="微軟正黑體" w:cs="Times New Roman" w:hint="eastAsia"/>
                <w:bCs/>
                <w:szCs w:val="24"/>
              </w:rPr>
              <w:t>導師</w:t>
            </w:r>
            <w:r w:rsidR="0085084E" w:rsidRPr="00F43332">
              <w:rPr>
                <w:rFonts w:ascii="微軟正黑體" w:eastAsia="微軟正黑體" w:hAnsi="微軟正黑體" w:cs="Times New Roman"/>
                <w:bCs/>
                <w:szCs w:val="24"/>
              </w:rPr>
              <w:t>應邀於私人佛堂</w:t>
            </w:r>
            <w:r w:rsidR="00A858DF" w:rsidRPr="00F43332">
              <w:rPr>
                <w:rFonts w:ascii="微軟正黑體" w:eastAsia="微軟正黑體" w:hAnsi="微軟正黑體" w:cs="Times New Roman" w:hint="eastAsia"/>
                <w:bCs/>
                <w:szCs w:val="24"/>
              </w:rPr>
              <w:t>開始</w:t>
            </w:r>
            <w:r w:rsidRPr="00F43332">
              <w:rPr>
                <w:rFonts w:ascii="微軟正黑體" w:eastAsia="微軟正黑體" w:hAnsi="微軟正黑體" w:cs="Times New Roman" w:hint="eastAsia"/>
                <w:bCs/>
                <w:szCs w:val="24"/>
              </w:rPr>
              <w:t>依《阿含經》講述基本佛法</w:t>
            </w:r>
            <w:r w:rsidR="0085084E" w:rsidRPr="00F43332">
              <w:rPr>
                <w:rFonts w:ascii="微軟正黑體" w:eastAsia="微軟正黑體" w:hAnsi="微軟正黑體" w:cs="Times New Roman"/>
                <w:bCs/>
                <w:szCs w:val="24"/>
              </w:rPr>
              <w:t>及淺談菩薩道</w:t>
            </w:r>
            <w:r w:rsidR="000C0841" w:rsidRPr="00F43332">
              <w:rPr>
                <w:rStyle w:val="af2"/>
                <w:rFonts w:ascii="微軟正黑體" w:eastAsia="微軟正黑體" w:hAnsi="微軟正黑體" w:cs="Times New Roman"/>
                <w:bCs/>
                <w:szCs w:val="24"/>
              </w:rPr>
              <w:footnoteReference w:id="2"/>
            </w:r>
            <w:r w:rsidR="0085084E" w:rsidRPr="00F43332">
              <w:rPr>
                <w:rFonts w:ascii="微軟正黑體" w:eastAsia="微軟正黑體" w:hAnsi="微軟正黑體" w:cs="Times New Roman"/>
                <w:bCs/>
                <w:szCs w:val="24"/>
              </w:rPr>
              <w:t>。</w:t>
            </w:r>
          </w:p>
        </w:tc>
        <w:tc>
          <w:tcPr>
            <w:tcW w:w="8222" w:type="dxa"/>
          </w:tcPr>
          <w:p w14:paraId="2971AA9D" w14:textId="2EA81507" w:rsidR="00E764CD" w:rsidRPr="00F43332" w:rsidRDefault="00E764CD" w:rsidP="00E764CD">
            <w:pPr>
              <w:spacing w:after="0" w:line="300" w:lineRule="exact"/>
              <w:jc w:val="both"/>
              <w:rPr>
                <w:rFonts w:ascii="微軟正黑體" w:eastAsia="微軟正黑體" w:hAnsi="微軟正黑體" w:cs="Times New Roman"/>
                <w:bCs/>
                <w:szCs w:val="24"/>
              </w:rPr>
            </w:pPr>
          </w:p>
        </w:tc>
      </w:tr>
      <w:tr w:rsidR="00F43332" w:rsidRPr="00F43332" w14:paraId="37CA8D77" w14:textId="6AC5E4F7"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B05CB39" w14:textId="77777777" w:rsidR="00E764CD" w:rsidRPr="00F43332" w:rsidRDefault="00E764CD" w:rsidP="00E764CD">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58524CFB" w14:textId="77777777" w:rsidR="00E764CD" w:rsidRPr="00F43332" w:rsidRDefault="00E764CD" w:rsidP="00E764CD">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1990/11/02</w:t>
            </w:r>
            <w:r w:rsidRPr="00F43332">
              <w:rPr>
                <w:rStyle w:val="af2"/>
                <w:rFonts w:ascii="微軟正黑體" w:eastAsia="微軟正黑體" w:hAnsi="微軟正黑體" w:cs="Times New Roman"/>
                <w:bCs/>
                <w:szCs w:val="24"/>
              </w:rPr>
              <w:footnoteReference w:id="3"/>
            </w:r>
          </w:p>
        </w:tc>
        <w:tc>
          <w:tcPr>
            <w:tcW w:w="4395" w:type="dxa"/>
            <w:tcMar>
              <w:top w:w="100" w:type="dxa"/>
              <w:left w:w="100" w:type="dxa"/>
              <w:bottom w:w="100" w:type="dxa"/>
              <w:right w:w="100" w:type="dxa"/>
            </w:tcMar>
            <w:vAlign w:val="center"/>
          </w:tcPr>
          <w:p w14:paraId="68601C03" w14:textId="4123D55C" w:rsidR="00E764CD" w:rsidRPr="00F43332" w:rsidRDefault="00E764CD" w:rsidP="00E764CD">
            <w:pPr>
              <w:spacing w:line="300" w:lineRule="exact"/>
              <w:rPr>
                <w:rFonts w:ascii="微軟正黑體" w:eastAsia="微軟正黑體" w:hAnsi="微軟正黑體" w:cs="Times New Roman"/>
                <w:bCs/>
                <w:kern w:val="0"/>
                <w:szCs w:val="24"/>
                <w14:ligatures w14:val="none"/>
              </w:rPr>
            </w:pPr>
            <w:r w:rsidRPr="00F43332">
              <w:rPr>
                <w:rFonts w:ascii="微軟正黑體" w:eastAsia="微軟正黑體" w:hAnsi="微軟正黑體" w:hint="eastAsia"/>
                <w:bCs/>
              </w:rPr>
              <w:t>導師</w:t>
            </w:r>
            <w:r w:rsidRPr="00F43332">
              <w:rPr>
                <w:rFonts w:ascii="微軟正黑體" w:eastAsia="微軟正黑體" w:hAnsi="微軟正黑體" w:cs="Times New Roman" w:hint="eastAsia"/>
                <w:bCs/>
                <w:szCs w:val="24"/>
              </w:rPr>
              <w:t>自行參究，</w:t>
            </w:r>
            <w:r w:rsidRPr="00F43332">
              <w:rPr>
                <w:rFonts w:ascii="微軟正黑體" w:eastAsia="微軟正黑體" w:hAnsi="微軟正黑體"/>
                <w:rPrChange w:id="25" w:author="駱淳渝" w:date="2026-02-05T22:26:00Z" w16du:dateUtc="2026-02-05T14:26:00Z">
                  <w:rPr/>
                </w:rPrChange>
              </w:rPr>
              <w:fldChar w:fldCharType="begin"/>
            </w:r>
            <w:r w:rsidRPr="00F43332">
              <w:rPr>
                <w:rFonts w:ascii="微軟正黑體" w:eastAsia="微軟正黑體" w:hAnsi="微軟正黑體"/>
                <w:rPrChange w:id="26" w:author="駱淳渝" w:date="2026-02-05T22:26:00Z" w16du:dateUtc="2026-02-05T14:26:00Z">
                  <w:rPr/>
                </w:rPrChange>
              </w:rPr>
              <w:instrText>HYPERLINK "file:///C:\\Users\\88692\\Downloads\\</w:instrText>
            </w:r>
            <w:r w:rsidRPr="00F43332">
              <w:rPr>
                <w:rFonts w:ascii="微軟正黑體" w:eastAsia="微軟正黑體" w:hAnsi="微軟正黑體"/>
                <w:rPrChange w:id="27" w:author="駱淳渝" w:date="2026-02-05T22:26:00Z" w16du:dateUtc="2026-02-05T14:26:00Z">
                  <w:rPr/>
                </w:rPrChange>
              </w:rPr>
              <w:instrText>大事紀改版</w:instrText>
            </w:r>
            <w:r w:rsidRPr="00F43332">
              <w:rPr>
                <w:rFonts w:ascii="微軟正黑體" w:eastAsia="微軟正黑體" w:hAnsi="微軟正黑體"/>
                <w:rPrChange w:id="28" w:author="駱淳渝" w:date="2026-02-05T22:26:00Z" w16du:dateUtc="2026-02-05T14:26:00Z">
                  <w:rPr/>
                </w:rPrChange>
              </w:rPr>
              <w:instrText>\\01%20</w:instrText>
            </w:r>
            <w:r w:rsidRPr="00F43332">
              <w:rPr>
                <w:rFonts w:ascii="微軟正黑體" w:eastAsia="微軟正黑體" w:hAnsi="微軟正黑體"/>
                <w:rPrChange w:id="29" w:author="駱淳渝" w:date="2026-02-05T22:26:00Z" w16du:dateUtc="2026-02-05T14:26:00Z">
                  <w:rPr/>
                </w:rPrChange>
              </w:rPr>
              <w:instrText>合併改版</w:instrText>
            </w:r>
            <w:r w:rsidRPr="00F43332">
              <w:rPr>
                <w:rFonts w:ascii="微軟正黑體" w:eastAsia="微軟正黑體" w:hAnsi="微軟正黑體"/>
                <w:rPrChange w:id="30" w:author="駱淳渝" w:date="2026-02-05T22:26:00Z" w16du:dateUtc="2026-02-05T14:26:00Z">
                  <w:rPr/>
                </w:rPrChange>
              </w:rPr>
              <w:instrText>\\00%20</w:instrText>
            </w:r>
            <w:r w:rsidRPr="00F43332">
              <w:rPr>
                <w:rFonts w:ascii="微軟正黑體" w:eastAsia="微軟正黑體" w:hAnsi="微軟正黑體"/>
                <w:rPrChange w:id="31" w:author="駱淳渝" w:date="2026-02-05T22:26:00Z" w16du:dateUtc="2026-02-05T14:26:00Z">
                  <w:rPr/>
                </w:rPrChange>
              </w:rPr>
              <w:instrText>大事紀完整版</w:instrText>
            </w:r>
            <w:r w:rsidRPr="00F43332">
              <w:rPr>
                <w:rFonts w:ascii="微軟正黑體" w:eastAsia="微軟正黑體" w:hAnsi="微軟正黑體"/>
                <w:rPrChange w:id="32" w:author="駱淳渝" w:date="2026-02-05T22:26:00Z" w16du:dateUtc="2026-02-05T14:26:00Z">
                  <w:rPr/>
                </w:rPrChange>
              </w:rPr>
              <w:instrText>\\14-A.</w:instrText>
            </w:r>
            <w:r w:rsidRPr="00F43332">
              <w:rPr>
                <w:rFonts w:ascii="微軟正黑體" w:eastAsia="微軟正黑體" w:hAnsi="微軟正黑體"/>
                <w:rPrChange w:id="33" w:author="駱淳渝" w:date="2026-02-05T22:26:00Z" w16du:dateUtc="2026-02-05T14:26:00Z">
                  <w:rPr/>
                </w:rPrChange>
              </w:rPr>
              <w:instrText>第十四期編寫</w:instrText>
            </w:r>
            <w:r w:rsidRPr="00F43332">
              <w:rPr>
                <w:rFonts w:ascii="微軟正黑體" w:eastAsia="微軟正黑體" w:hAnsi="微軟正黑體"/>
                <w:rPrChange w:id="34" w:author="駱淳渝" w:date="2026-02-05T22:26:00Z" w16du:dateUtc="2026-02-05T14:26:00Z">
                  <w:rPr/>
                </w:rPrChange>
              </w:rPr>
              <w:instrText>-</w:instrText>
            </w:r>
            <w:r w:rsidRPr="00F43332">
              <w:rPr>
                <w:rFonts w:ascii="微軟正黑體" w:eastAsia="微軟正黑體" w:hAnsi="微軟正黑體"/>
                <w:rPrChange w:id="35" w:author="駱淳渝" w:date="2026-02-05T22:26:00Z" w16du:dateUtc="2026-02-05T14:26:00Z">
                  <w:rPr/>
                </w:rPrChange>
              </w:rPr>
              <w:instrText>行政</w:instrText>
            </w:r>
            <w:r w:rsidRPr="00F43332">
              <w:rPr>
                <w:rFonts w:ascii="微軟正黑體" w:eastAsia="微軟正黑體" w:hAnsi="微軟正黑體"/>
                <w:rPrChange w:id="36" w:author="駱淳渝" w:date="2026-02-05T22:26:00Z" w16du:dateUtc="2026-02-05T14:26:00Z">
                  <w:rPr/>
                </w:rPrChange>
              </w:rPr>
              <w:instrText>-</w:instrText>
            </w:r>
            <w:r w:rsidRPr="00F43332">
              <w:rPr>
                <w:rFonts w:ascii="微軟正黑體" w:eastAsia="微軟正黑體" w:hAnsi="微軟正黑體"/>
                <w:rPrChange w:id="37" w:author="駱淳渝" w:date="2026-02-05T22:26:00Z" w16du:dateUtc="2026-02-05T14:26:00Z">
                  <w:rPr/>
                </w:rPrChange>
              </w:rPr>
              <w:instrText>淑滿</w:instrText>
            </w:r>
            <w:r w:rsidRPr="00F43332">
              <w:rPr>
                <w:rFonts w:ascii="微軟正黑體" w:eastAsia="微軟正黑體" w:hAnsi="微軟正黑體"/>
                <w:rPrChange w:id="38" w:author="駱淳渝" w:date="2026-02-05T22:26:00Z" w16du:dateUtc="2026-02-05T14:26:00Z">
                  <w:rPr/>
                </w:rPrChange>
              </w:rPr>
              <w:instrText>(20250616)-</w:instrText>
            </w:r>
            <w:r w:rsidRPr="00F43332">
              <w:rPr>
                <w:rFonts w:ascii="微軟正黑體" w:eastAsia="微軟正黑體" w:hAnsi="微軟正黑體"/>
                <w:rPrChange w:id="39" w:author="駱淳渝" w:date="2026-02-05T22:26:00Z" w16du:dateUtc="2026-02-05T14:26:00Z">
                  <w:rPr/>
                </w:rPrChange>
              </w:rPr>
              <w:instrText>劍華</w:instrText>
            </w:r>
            <w:r w:rsidRPr="00F43332">
              <w:rPr>
                <w:rFonts w:ascii="微軟正黑體" w:eastAsia="微軟正黑體" w:hAnsi="微軟正黑體"/>
                <w:rPrChange w:id="40" w:author="駱淳渝" w:date="2026-02-05T22:26:00Z" w16du:dateUtc="2026-02-05T14:26:00Z">
                  <w:rPr/>
                </w:rPrChange>
              </w:rPr>
              <w:instrText>(0701)</w:instrText>
            </w:r>
            <w:r w:rsidRPr="00F43332">
              <w:rPr>
                <w:rFonts w:ascii="微軟正黑體" w:eastAsia="微軟正黑體" w:hAnsi="微軟正黑體"/>
                <w:rPrChange w:id="41" w:author="駱淳渝" w:date="2026-02-05T22:26:00Z" w16du:dateUtc="2026-02-05T14:26:00Z">
                  <w:rPr/>
                </w:rPrChange>
              </w:rPr>
              <w:instrText>接受所有變更</w:instrText>
            </w:r>
            <w:r w:rsidRPr="00F43332">
              <w:rPr>
                <w:rFonts w:ascii="微軟正黑體" w:eastAsia="微軟正黑體" w:hAnsi="微軟正黑體"/>
                <w:rPrChange w:id="42" w:author="駱淳渝" w:date="2026-02-05T22:26:00Z" w16du:dateUtc="2026-02-05T14:26:00Z">
                  <w:rPr/>
                </w:rPrChange>
              </w:rPr>
              <w:instrText>(20251025).docx"</w:instrText>
            </w:r>
            <w:r w:rsidRPr="00F43332">
              <w:rPr>
                <w:rFonts w:ascii="微軟正黑體" w:eastAsia="微軟正黑體" w:hAnsi="微軟正黑體"/>
                <w:rPrChange w:id="43" w:author="駱淳渝" w:date="2026-02-05T22:26:00Z" w16du:dateUtc="2026-02-05T14:26:00Z">
                  <w:rPr/>
                </w:rPrChange>
              </w:rPr>
            </w:r>
            <w:r w:rsidRPr="00F43332">
              <w:rPr>
                <w:rFonts w:ascii="微軟正黑體" w:eastAsia="微軟正黑體" w:hAnsi="微軟正黑體"/>
                <w:rPrChange w:id="44" w:author="駱淳渝" w:date="2026-02-05T22:26:00Z" w16du:dateUtc="2026-02-05T14:26:00Z">
                  <w:rPr/>
                </w:rPrChange>
              </w:rPr>
              <w:fldChar w:fldCharType="separate"/>
            </w:r>
            <w:r w:rsidRPr="00F43332">
              <w:rPr>
                <w:rStyle w:val="afd"/>
                <w:rFonts w:ascii="微軟正黑體" w:eastAsia="微軟正黑體" w:hAnsi="微軟正黑體" w:cs="Times New Roman" w:hint="eastAsia"/>
                <w:bCs/>
                <w:color w:val="auto"/>
                <w:szCs w:val="24"/>
                <w:u w:val="none"/>
                <w:rPrChange w:id="45" w:author="駱淳渝" w:date="2026-02-05T22:26:00Z" w16du:dateUtc="2026-02-05T14:26:00Z">
                  <w:rPr>
                    <w:rStyle w:val="afd"/>
                    <w:rFonts w:ascii="微軟正黑體" w:eastAsia="微軟正黑體" w:hAnsi="微軟正黑體" w:cs="Times New Roman" w:hint="eastAsia"/>
                    <w:bCs/>
                    <w:szCs w:val="24"/>
                  </w:rPr>
                </w:rPrChange>
              </w:rPr>
              <w:t>明心見性</w:t>
            </w:r>
            <w:r w:rsidRPr="00F43332">
              <w:rPr>
                <w:rFonts w:ascii="微軟正黑體" w:eastAsia="微軟正黑體" w:hAnsi="微軟正黑體"/>
                <w:rPrChange w:id="46" w:author="駱淳渝" w:date="2026-02-05T22:26:00Z" w16du:dateUtc="2026-02-05T14:26:00Z">
                  <w:rPr/>
                </w:rPrChange>
              </w:rPr>
              <w:fldChar w:fldCharType="end"/>
            </w:r>
            <w:r w:rsidRPr="00F43332">
              <w:rPr>
                <w:rStyle w:val="af2"/>
                <w:rFonts w:ascii="微軟正黑體" w:eastAsia="微軟正黑體" w:hAnsi="微軟正黑體" w:cs="Times New Roman"/>
                <w:bCs/>
                <w:szCs w:val="24"/>
              </w:rPr>
              <w:footnoteReference w:id="4"/>
            </w:r>
          </w:p>
        </w:tc>
        <w:tc>
          <w:tcPr>
            <w:tcW w:w="8222" w:type="dxa"/>
          </w:tcPr>
          <w:p w14:paraId="44EDC08E" w14:textId="17E4ABF5" w:rsidR="00E764CD" w:rsidRPr="00F43332" w:rsidRDefault="00E764CD" w:rsidP="00E764CD">
            <w:pPr>
              <w:spacing w:line="300" w:lineRule="exact"/>
              <w:rPr>
                <w:rFonts w:ascii="微軟正黑體" w:eastAsia="微軟正黑體" w:hAnsi="微軟正黑體"/>
                <w:bCs/>
              </w:rPr>
            </w:pPr>
            <w:r w:rsidRPr="00F43332">
              <w:rPr>
                <w:rFonts w:ascii="微軟正黑體" w:eastAsia="微軟正黑體" w:hAnsi="微軟正黑體" w:cs="Times New Roman" w:hint="eastAsia"/>
                <w:bCs/>
                <w:szCs w:val="24"/>
              </w:rPr>
              <w:t>1985年仲夏 平實導師第一次坐忘——覺知心不觸五塵，1989/4第一次看話頭——常入見山非山境界，同年11月初暫停講課弘法度眾，並結束事務所業務專心參禪。起初參禪始終沒有結果，1990/10間得蒙 觀世音菩薩開示：</w:t>
            </w:r>
            <w:r w:rsidR="005C707C" w:rsidRPr="00F43332">
              <w:rPr>
                <w:rFonts w:ascii="微軟正黑體" w:eastAsia="微軟正黑體" w:hAnsi="微軟正黑體" w:cs="Times New Roman"/>
                <w:bCs/>
                <w:szCs w:val="24"/>
              </w:rPr>
              <w:t>「開悟哪有許爾簡單？心肝許爾嘸閒！」 （臺語：開悟哪有那麼簡單？心那麼忙！）</w:t>
            </w:r>
            <w:r w:rsidRPr="00F43332">
              <w:rPr>
                <w:rFonts w:ascii="微軟正黑體" w:eastAsia="微軟正黑體" w:hAnsi="微軟正黑體" w:cs="Times New Roman" w:hint="eastAsia"/>
                <w:bCs/>
                <w:szCs w:val="24"/>
              </w:rPr>
              <w:t>平實導師遂於家中閉關，摒絕外緣，專心苦參19天依然未果，於第19天（1990/11/2）下午，導師決定擯棄今生熏習之參禪知見，自行參究「明心見性」；往世種子隨即流注而出，終於一念相應明心見性，證得如幻、陽焰、夢境三事現觀，寫下「人生如戲、世界如幻、菩薩道如夢」之如實現觀境界，頓超三賢位之智慧境界。</w:t>
            </w:r>
          </w:p>
        </w:tc>
      </w:tr>
      <w:tr w:rsidR="00F43332" w:rsidRPr="00F43332" w14:paraId="26500FB6" w14:textId="7000E5EB" w:rsidTr="12B8A48B">
        <w:tblPrEx>
          <w:tblLook w:val="04A0" w:firstRow="1" w:lastRow="0" w:firstColumn="1" w:lastColumn="0" w:noHBand="0" w:noVBand="1"/>
        </w:tblPrEx>
        <w:trPr>
          <w:trHeight w:val="318"/>
        </w:trPr>
        <w:tc>
          <w:tcPr>
            <w:tcW w:w="1108" w:type="dxa"/>
            <w:tcMar>
              <w:top w:w="40" w:type="dxa"/>
              <w:left w:w="40" w:type="dxa"/>
              <w:bottom w:w="40" w:type="dxa"/>
              <w:right w:w="40" w:type="dxa"/>
            </w:tcMar>
            <w:vAlign w:val="center"/>
          </w:tcPr>
          <w:p w14:paraId="70A1E30C" w14:textId="77777777" w:rsidR="00E764CD" w:rsidRPr="00F43332" w:rsidRDefault="00E764CD" w:rsidP="00E764CD">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D9034E1" w14:textId="77777777" w:rsidR="00E764CD" w:rsidRPr="00F43332" w:rsidRDefault="00E764CD" w:rsidP="00E764CD">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1991/09/03</w:t>
            </w:r>
            <w:r w:rsidRPr="00F43332">
              <w:rPr>
                <w:rStyle w:val="af2"/>
                <w:rFonts w:ascii="微軟正黑體" w:eastAsia="微軟正黑體" w:hAnsi="微軟正黑體" w:cs="Times New Roman"/>
                <w:bCs/>
                <w:szCs w:val="24"/>
              </w:rPr>
              <w:footnoteReference w:id="5"/>
            </w:r>
          </w:p>
        </w:tc>
        <w:tc>
          <w:tcPr>
            <w:tcW w:w="4395" w:type="dxa"/>
            <w:tcMar>
              <w:top w:w="100" w:type="dxa"/>
              <w:left w:w="100" w:type="dxa"/>
              <w:bottom w:w="100" w:type="dxa"/>
              <w:right w:w="100" w:type="dxa"/>
            </w:tcMar>
            <w:vAlign w:val="center"/>
          </w:tcPr>
          <w:p w14:paraId="70495668" w14:textId="0254AD32" w:rsidR="00E764CD" w:rsidRPr="00F43332" w:rsidRDefault="00E764CD" w:rsidP="00E764CD">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導師每週於</w:t>
            </w:r>
            <w:r w:rsidR="009723D7" w:rsidRPr="00F43332">
              <w:rPr>
                <w:rFonts w:ascii="微軟正黑體" w:eastAsia="微軟正黑體" w:hAnsi="微軟正黑體" w:cs="Times New Roman" w:hint="eastAsia"/>
                <w:bCs/>
                <w:szCs w:val="24"/>
              </w:rPr>
              <w:t>臺北市</w:t>
            </w:r>
            <w:r w:rsidRPr="00F43332">
              <w:rPr>
                <w:rFonts w:ascii="微軟正黑體" w:eastAsia="微軟正黑體" w:hAnsi="微軟正黑體" w:cs="Times New Roman" w:hint="eastAsia"/>
                <w:bCs/>
                <w:szCs w:val="24"/>
              </w:rPr>
              <w:t>中央信託局佛學社、</w:t>
            </w:r>
            <w:r w:rsidRPr="00F43332">
              <w:rPr>
                <w:rFonts w:ascii="微軟正黑體" w:eastAsia="微軟正黑體" w:hAnsi="微軟正黑體" w:cs="Times New Roman" w:hint="eastAsia"/>
                <w:bCs/>
                <w:szCs w:val="24"/>
              </w:rPr>
              <w:lastRenderedPageBreak/>
              <w:t>石牌、建國北路等</w:t>
            </w:r>
            <w:r w:rsidRPr="00F43332">
              <w:rPr>
                <w:rFonts w:ascii="微軟正黑體" w:eastAsia="微軟正黑體" w:hAnsi="微軟正黑體"/>
                <w:rPrChange w:id="47" w:author="駱淳渝" w:date="2026-02-05T22:26:00Z" w16du:dateUtc="2026-02-05T14:26:00Z">
                  <w:rPr/>
                </w:rPrChange>
              </w:rPr>
              <w:fldChar w:fldCharType="begin"/>
            </w:r>
            <w:r w:rsidRPr="00F43332">
              <w:rPr>
                <w:rFonts w:ascii="微軟正黑體" w:eastAsia="微軟正黑體" w:hAnsi="微軟正黑體"/>
                <w:rPrChange w:id="48" w:author="駱淳渝" w:date="2026-02-05T22:26:00Z" w16du:dateUtc="2026-02-05T14:26:00Z">
                  <w:rPr/>
                </w:rPrChange>
              </w:rPr>
              <w:instrText>HYPERLINK "file:///C:\\Users\\88692\\Downloads\\</w:instrText>
            </w:r>
            <w:r w:rsidRPr="00F43332">
              <w:rPr>
                <w:rFonts w:ascii="微軟正黑體" w:eastAsia="微軟正黑體" w:hAnsi="微軟正黑體"/>
                <w:rPrChange w:id="49" w:author="駱淳渝" w:date="2026-02-05T22:26:00Z" w16du:dateUtc="2026-02-05T14:26:00Z">
                  <w:rPr/>
                </w:rPrChange>
              </w:rPr>
              <w:instrText>大事紀改版</w:instrText>
            </w:r>
            <w:r w:rsidRPr="00F43332">
              <w:rPr>
                <w:rFonts w:ascii="微軟正黑體" w:eastAsia="微軟正黑體" w:hAnsi="微軟正黑體"/>
                <w:rPrChange w:id="50" w:author="駱淳渝" w:date="2026-02-05T22:26:00Z" w16du:dateUtc="2026-02-05T14:26:00Z">
                  <w:rPr/>
                </w:rPrChange>
              </w:rPr>
              <w:instrText>\\01%20</w:instrText>
            </w:r>
            <w:r w:rsidRPr="00F43332">
              <w:rPr>
                <w:rFonts w:ascii="微軟正黑體" w:eastAsia="微軟正黑體" w:hAnsi="微軟正黑體"/>
                <w:rPrChange w:id="51" w:author="駱淳渝" w:date="2026-02-05T22:26:00Z" w16du:dateUtc="2026-02-05T14:26:00Z">
                  <w:rPr/>
                </w:rPrChange>
              </w:rPr>
              <w:instrText>合併改版</w:instrText>
            </w:r>
            <w:r w:rsidRPr="00F43332">
              <w:rPr>
                <w:rFonts w:ascii="微軟正黑體" w:eastAsia="微軟正黑體" w:hAnsi="微軟正黑體"/>
                <w:rPrChange w:id="52" w:author="駱淳渝" w:date="2026-02-05T22:26:00Z" w16du:dateUtc="2026-02-05T14:26:00Z">
                  <w:rPr/>
                </w:rPrChange>
              </w:rPr>
              <w:instrText>\\00%20</w:instrText>
            </w:r>
            <w:r w:rsidRPr="00F43332">
              <w:rPr>
                <w:rFonts w:ascii="微軟正黑體" w:eastAsia="微軟正黑體" w:hAnsi="微軟正黑體"/>
                <w:rPrChange w:id="53" w:author="駱淳渝" w:date="2026-02-05T22:26:00Z" w16du:dateUtc="2026-02-05T14:26:00Z">
                  <w:rPr/>
                </w:rPrChange>
              </w:rPr>
              <w:instrText>大事紀完整版</w:instrText>
            </w:r>
            <w:r w:rsidRPr="00F43332">
              <w:rPr>
                <w:rFonts w:ascii="微軟正黑體" w:eastAsia="微軟正黑體" w:hAnsi="微軟正黑體"/>
                <w:rPrChange w:id="54" w:author="駱淳渝" w:date="2026-02-05T22:26:00Z" w16du:dateUtc="2026-02-05T14:26:00Z">
                  <w:rPr/>
                </w:rPrChange>
              </w:rPr>
              <w:instrText>\\14-A.</w:instrText>
            </w:r>
            <w:r w:rsidRPr="00F43332">
              <w:rPr>
                <w:rFonts w:ascii="微軟正黑體" w:eastAsia="微軟正黑體" w:hAnsi="微軟正黑體"/>
                <w:rPrChange w:id="55" w:author="駱淳渝" w:date="2026-02-05T22:26:00Z" w16du:dateUtc="2026-02-05T14:26:00Z">
                  <w:rPr/>
                </w:rPrChange>
              </w:rPr>
              <w:instrText>第十四期編寫</w:instrText>
            </w:r>
            <w:r w:rsidRPr="00F43332">
              <w:rPr>
                <w:rFonts w:ascii="微軟正黑體" w:eastAsia="微軟正黑體" w:hAnsi="微軟正黑體"/>
                <w:rPrChange w:id="56" w:author="駱淳渝" w:date="2026-02-05T22:26:00Z" w16du:dateUtc="2026-02-05T14:26:00Z">
                  <w:rPr/>
                </w:rPrChange>
              </w:rPr>
              <w:instrText>-</w:instrText>
            </w:r>
            <w:r w:rsidRPr="00F43332">
              <w:rPr>
                <w:rFonts w:ascii="微軟正黑體" w:eastAsia="微軟正黑體" w:hAnsi="微軟正黑體"/>
                <w:rPrChange w:id="57" w:author="駱淳渝" w:date="2026-02-05T22:26:00Z" w16du:dateUtc="2026-02-05T14:26:00Z">
                  <w:rPr/>
                </w:rPrChange>
              </w:rPr>
              <w:instrText>行政</w:instrText>
            </w:r>
            <w:r w:rsidRPr="00F43332">
              <w:rPr>
                <w:rFonts w:ascii="微軟正黑體" w:eastAsia="微軟正黑體" w:hAnsi="微軟正黑體"/>
                <w:rPrChange w:id="58" w:author="駱淳渝" w:date="2026-02-05T22:26:00Z" w16du:dateUtc="2026-02-05T14:26:00Z">
                  <w:rPr/>
                </w:rPrChange>
              </w:rPr>
              <w:instrText>-</w:instrText>
            </w:r>
            <w:r w:rsidRPr="00F43332">
              <w:rPr>
                <w:rFonts w:ascii="微軟正黑體" w:eastAsia="微軟正黑體" w:hAnsi="微軟正黑體"/>
                <w:rPrChange w:id="59" w:author="駱淳渝" w:date="2026-02-05T22:26:00Z" w16du:dateUtc="2026-02-05T14:26:00Z">
                  <w:rPr/>
                </w:rPrChange>
              </w:rPr>
              <w:instrText>淑滿</w:instrText>
            </w:r>
            <w:r w:rsidRPr="00F43332">
              <w:rPr>
                <w:rFonts w:ascii="微軟正黑體" w:eastAsia="微軟正黑體" w:hAnsi="微軟正黑體"/>
                <w:rPrChange w:id="60" w:author="駱淳渝" w:date="2026-02-05T22:26:00Z" w16du:dateUtc="2026-02-05T14:26:00Z">
                  <w:rPr/>
                </w:rPrChange>
              </w:rPr>
              <w:instrText>(20250616)-</w:instrText>
            </w:r>
            <w:r w:rsidRPr="00F43332">
              <w:rPr>
                <w:rFonts w:ascii="微軟正黑體" w:eastAsia="微軟正黑體" w:hAnsi="微軟正黑體"/>
                <w:rPrChange w:id="61" w:author="駱淳渝" w:date="2026-02-05T22:26:00Z" w16du:dateUtc="2026-02-05T14:26:00Z">
                  <w:rPr/>
                </w:rPrChange>
              </w:rPr>
              <w:instrText>劍華</w:instrText>
            </w:r>
            <w:r w:rsidRPr="00F43332">
              <w:rPr>
                <w:rFonts w:ascii="微軟正黑體" w:eastAsia="微軟正黑體" w:hAnsi="微軟正黑體"/>
                <w:rPrChange w:id="62" w:author="駱淳渝" w:date="2026-02-05T22:26:00Z" w16du:dateUtc="2026-02-05T14:26:00Z">
                  <w:rPr/>
                </w:rPrChange>
              </w:rPr>
              <w:instrText>(0701)</w:instrText>
            </w:r>
            <w:r w:rsidRPr="00F43332">
              <w:rPr>
                <w:rFonts w:ascii="微軟正黑體" w:eastAsia="微軟正黑體" w:hAnsi="微軟正黑體"/>
                <w:rPrChange w:id="63" w:author="駱淳渝" w:date="2026-02-05T22:26:00Z" w16du:dateUtc="2026-02-05T14:26:00Z">
                  <w:rPr/>
                </w:rPrChange>
              </w:rPr>
              <w:instrText>接受所有變更</w:instrText>
            </w:r>
            <w:r w:rsidRPr="00F43332">
              <w:rPr>
                <w:rFonts w:ascii="微軟正黑體" w:eastAsia="微軟正黑體" w:hAnsi="微軟正黑體"/>
                <w:rPrChange w:id="64" w:author="駱淳渝" w:date="2026-02-05T22:26:00Z" w16du:dateUtc="2026-02-05T14:26:00Z">
                  <w:rPr/>
                </w:rPrChange>
              </w:rPr>
              <w:instrText>(20251025).docx"</w:instrText>
            </w:r>
            <w:r w:rsidRPr="00F43332">
              <w:rPr>
                <w:rFonts w:ascii="微軟正黑體" w:eastAsia="微軟正黑體" w:hAnsi="微軟正黑體"/>
                <w:rPrChange w:id="65" w:author="駱淳渝" w:date="2026-02-05T22:26:00Z" w16du:dateUtc="2026-02-05T14:26:00Z">
                  <w:rPr/>
                </w:rPrChange>
              </w:rPr>
            </w:r>
            <w:r w:rsidRPr="00F43332">
              <w:rPr>
                <w:rFonts w:ascii="微軟正黑體" w:eastAsia="微軟正黑體" w:hAnsi="微軟正黑體"/>
                <w:rPrChange w:id="66" w:author="駱淳渝" w:date="2026-02-05T22:26:00Z" w16du:dateUtc="2026-02-05T14:26:00Z">
                  <w:rPr/>
                </w:rPrChange>
              </w:rPr>
              <w:fldChar w:fldCharType="separate"/>
            </w:r>
            <w:r w:rsidRPr="00F43332">
              <w:rPr>
                <w:rStyle w:val="afd"/>
                <w:rFonts w:ascii="微軟正黑體" w:eastAsia="微軟正黑體" w:hAnsi="微軟正黑體" w:cs="Times New Roman" w:hint="eastAsia"/>
                <w:bCs/>
                <w:color w:val="auto"/>
                <w:szCs w:val="24"/>
                <w:u w:val="none"/>
                <w:rPrChange w:id="67" w:author="駱淳渝" w:date="2026-02-05T22:26:00Z" w16du:dateUtc="2026-02-05T14:26:00Z">
                  <w:rPr>
                    <w:rStyle w:val="afd"/>
                    <w:rFonts w:ascii="微軟正黑體" w:eastAsia="微軟正黑體" w:hAnsi="微軟正黑體" w:cs="Times New Roman" w:hint="eastAsia"/>
                    <w:bCs/>
                    <w:szCs w:val="24"/>
                  </w:rPr>
                </w:rPrChange>
              </w:rPr>
              <w:t>三處</w:t>
            </w:r>
            <w:r w:rsidRPr="00F43332">
              <w:rPr>
                <w:rFonts w:ascii="微軟正黑體" w:eastAsia="微軟正黑體" w:hAnsi="微軟正黑體"/>
                <w:rPrChange w:id="68" w:author="駱淳渝" w:date="2026-02-05T22:26:00Z" w16du:dateUtc="2026-02-05T14:26:00Z">
                  <w:rPr/>
                </w:rPrChange>
              </w:rPr>
              <w:fldChar w:fldCharType="end"/>
            </w:r>
            <w:r w:rsidRPr="00F43332">
              <w:rPr>
                <w:rStyle w:val="af2"/>
                <w:rFonts w:ascii="微軟正黑體" w:eastAsia="微軟正黑體" w:hAnsi="微軟正黑體" w:cs="Times New Roman"/>
                <w:bCs/>
                <w:szCs w:val="24"/>
              </w:rPr>
              <w:footnoteReference w:id="6"/>
            </w:r>
            <w:r w:rsidRPr="00F43332">
              <w:rPr>
                <w:rFonts w:ascii="微軟正黑體" w:eastAsia="微軟正黑體" w:hAnsi="微軟正黑體" w:cs="Times New Roman" w:hint="eastAsia"/>
                <w:bCs/>
                <w:szCs w:val="24"/>
              </w:rPr>
              <w:t>，公開宣演佛法大義</w:t>
            </w:r>
          </w:p>
        </w:tc>
        <w:tc>
          <w:tcPr>
            <w:tcW w:w="8222" w:type="dxa"/>
          </w:tcPr>
          <w:p w14:paraId="6D815C82" w14:textId="65E70DC6" w:rsidR="00E764CD" w:rsidRPr="00F43332" w:rsidRDefault="00E764CD" w:rsidP="00E764CD">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lastRenderedPageBreak/>
              <w:t>平實導師</w:t>
            </w:r>
            <w:r w:rsidRPr="00F43332">
              <w:rPr>
                <w:rFonts w:ascii="微軟正黑體" w:eastAsia="微軟正黑體" w:hAnsi="微軟正黑體" w:cs="Times New Roman"/>
                <w:bCs/>
                <w:szCs w:val="24"/>
              </w:rPr>
              <w:t>因專心參禪</w:t>
            </w:r>
            <w:r w:rsidR="002A71DA" w:rsidRPr="00F43332">
              <w:rPr>
                <w:rFonts w:ascii="微軟正黑體" w:eastAsia="微軟正黑體" w:hAnsi="微軟正黑體" w:cs="Times New Roman" w:hint="eastAsia"/>
                <w:bCs/>
                <w:szCs w:val="24"/>
              </w:rPr>
              <w:t>曾</w:t>
            </w:r>
            <w:r w:rsidR="00233094" w:rsidRPr="00F43332">
              <w:rPr>
                <w:rFonts w:ascii="微軟正黑體" w:eastAsia="微軟正黑體" w:hAnsi="微軟正黑體" w:cs="Times New Roman" w:hint="eastAsia"/>
                <w:bCs/>
                <w:szCs w:val="24"/>
              </w:rPr>
              <w:t>暫</w:t>
            </w:r>
            <w:r w:rsidR="002A71DA" w:rsidRPr="00F43332">
              <w:rPr>
                <w:rFonts w:ascii="微軟正黑體" w:eastAsia="微軟正黑體" w:hAnsi="微軟正黑體" w:cs="Times New Roman" w:hint="eastAsia"/>
                <w:bCs/>
                <w:szCs w:val="24"/>
              </w:rPr>
              <w:t>時</w:t>
            </w:r>
            <w:r w:rsidRPr="00F43332">
              <w:rPr>
                <w:rFonts w:ascii="微軟正黑體" w:eastAsia="微軟正黑體" w:hAnsi="微軟正黑體" w:cs="Times New Roman"/>
                <w:bCs/>
                <w:szCs w:val="24"/>
              </w:rPr>
              <w:t>中斷說法，1990年底復出弘法度眾</w:t>
            </w:r>
            <w:r w:rsidRPr="00F43332">
              <w:rPr>
                <w:rFonts w:ascii="微軟正黑體" w:eastAsia="微軟正黑體" w:hAnsi="微軟正黑體" w:cs="Times New Roman" w:hint="eastAsia"/>
                <w:bCs/>
                <w:szCs w:val="24"/>
              </w:rPr>
              <w:t>，於 1991/9/3開始，每週同時於他人所有之場所：中央信託局佛學社、石牌、建國北路等三</w:t>
            </w:r>
            <w:r w:rsidRPr="00F43332">
              <w:rPr>
                <w:rFonts w:ascii="微軟正黑體" w:eastAsia="微軟正黑體" w:hAnsi="微軟正黑體" w:cs="Times New Roman" w:hint="eastAsia"/>
                <w:bCs/>
                <w:szCs w:val="24"/>
              </w:rPr>
              <w:lastRenderedPageBreak/>
              <w:t>處，以客座講席心態宣講佛法，正式以無相念佛的行門，教導大眾培養參禪所需的動中定力。期間演述了《博山參禪警語》、《修習止觀坐禪法要》等，令眾弟子得以修學實證空性如來藏妙義。</w:t>
            </w:r>
          </w:p>
        </w:tc>
      </w:tr>
      <w:tr w:rsidR="00F43332" w:rsidRPr="00F43332" w14:paraId="50930459" w14:textId="16C6D60C" w:rsidTr="12B8A48B">
        <w:tblPrEx>
          <w:tblLook w:val="04A0" w:firstRow="1" w:lastRow="0" w:firstColumn="1" w:lastColumn="0" w:noHBand="0" w:noVBand="1"/>
        </w:tblPrEx>
        <w:trPr>
          <w:trHeight w:val="318"/>
        </w:trPr>
        <w:tc>
          <w:tcPr>
            <w:tcW w:w="1108" w:type="dxa"/>
            <w:tcMar>
              <w:top w:w="40" w:type="dxa"/>
              <w:left w:w="40" w:type="dxa"/>
              <w:bottom w:w="40" w:type="dxa"/>
              <w:right w:w="40" w:type="dxa"/>
            </w:tcMar>
            <w:vAlign w:val="center"/>
          </w:tcPr>
          <w:p w14:paraId="687792E1" w14:textId="77777777" w:rsidR="00E764CD" w:rsidRPr="00F43332" w:rsidRDefault="00E764CD" w:rsidP="00E764CD">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E4AB2CE" w14:textId="77777777" w:rsidR="00E764CD" w:rsidRPr="00F43332" w:rsidRDefault="00E764CD" w:rsidP="00E764CD">
            <w:pPr>
              <w:spacing w:after="0" w:line="300" w:lineRule="exact"/>
              <w:rPr>
                <w:rFonts w:ascii="微軟正黑體" w:eastAsia="微軟正黑體" w:hAnsi="微軟正黑體"/>
                <w:bCs/>
              </w:rPr>
            </w:pPr>
            <w:r w:rsidRPr="00F43332">
              <w:rPr>
                <w:rFonts w:ascii="微軟正黑體" w:eastAsia="微軟正黑體" w:hAnsi="微軟正黑體" w:cs="Times New Roman"/>
                <w:bCs/>
                <w:szCs w:val="24"/>
              </w:rPr>
              <w:t>1993/00/00#</w:t>
            </w:r>
          </w:p>
        </w:tc>
        <w:tc>
          <w:tcPr>
            <w:tcW w:w="4395" w:type="dxa"/>
            <w:tcMar>
              <w:top w:w="100" w:type="dxa"/>
              <w:left w:w="100" w:type="dxa"/>
              <w:bottom w:w="100" w:type="dxa"/>
              <w:right w:w="100" w:type="dxa"/>
            </w:tcMar>
            <w:vAlign w:val="center"/>
          </w:tcPr>
          <w:p w14:paraId="22BA6659" w14:textId="4919A09D" w:rsidR="00E764CD" w:rsidRPr="00F43332" w:rsidRDefault="00E764CD" w:rsidP="00E764CD">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導師開講「</w:t>
            </w:r>
            <w:r w:rsidRPr="00F43332">
              <w:rPr>
                <w:rFonts w:ascii="微軟正黑體" w:eastAsia="微軟正黑體" w:hAnsi="微軟正黑體"/>
                <w:rPrChange w:id="71" w:author="駱淳渝" w:date="2026-02-05T22:26:00Z" w16du:dateUtc="2026-02-05T14:26:00Z">
                  <w:rPr/>
                </w:rPrChange>
              </w:rPr>
              <w:fldChar w:fldCharType="begin"/>
            </w:r>
            <w:r w:rsidRPr="00F43332">
              <w:rPr>
                <w:rFonts w:ascii="微軟正黑體" w:eastAsia="微軟正黑體" w:hAnsi="微軟正黑體"/>
                <w:rPrChange w:id="72" w:author="駱淳渝" w:date="2026-02-05T22:26:00Z" w16du:dateUtc="2026-02-05T14:26:00Z">
                  <w:rPr/>
                </w:rPrChange>
              </w:rPr>
              <w:instrText>HYPERLINK "file:///C:\\Users\\88692\\Downloads\\</w:instrText>
            </w:r>
            <w:r w:rsidRPr="00F43332">
              <w:rPr>
                <w:rFonts w:ascii="微軟正黑體" w:eastAsia="微軟正黑體" w:hAnsi="微軟正黑體"/>
                <w:rPrChange w:id="73" w:author="駱淳渝" w:date="2026-02-05T22:26:00Z" w16du:dateUtc="2026-02-05T14:26:00Z">
                  <w:rPr/>
                </w:rPrChange>
              </w:rPr>
              <w:instrText>大事紀改版</w:instrText>
            </w:r>
            <w:r w:rsidRPr="00F43332">
              <w:rPr>
                <w:rFonts w:ascii="微軟正黑體" w:eastAsia="微軟正黑體" w:hAnsi="微軟正黑體"/>
                <w:rPrChange w:id="74" w:author="駱淳渝" w:date="2026-02-05T22:26:00Z" w16du:dateUtc="2026-02-05T14:26:00Z">
                  <w:rPr/>
                </w:rPrChange>
              </w:rPr>
              <w:instrText>\\01%20</w:instrText>
            </w:r>
            <w:r w:rsidRPr="00F43332">
              <w:rPr>
                <w:rFonts w:ascii="微軟正黑體" w:eastAsia="微軟正黑體" w:hAnsi="微軟正黑體"/>
                <w:rPrChange w:id="75" w:author="駱淳渝" w:date="2026-02-05T22:26:00Z" w16du:dateUtc="2026-02-05T14:26:00Z">
                  <w:rPr/>
                </w:rPrChange>
              </w:rPr>
              <w:instrText>合併改版</w:instrText>
            </w:r>
            <w:r w:rsidRPr="00F43332">
              <w:rPr>
                <w:rFonts w:ascii="微軟正黑體" w:eastAsia="微軟正黑體" w:hAnsi="微軟正黑體"/>
                <w:rPrChange w:id="76" w:author="駱淳渝" w:date="2026-02-05T22:26:00Z" w16du:dateUtc="2026-02-05T14:26:00Z">
                  <w:rPr/>
                </w:rPrChange>
              </w:rPr>
              <w:instrText>\\00%20</w:instrText>
            </w:r>
            <w:r w:rsidRPr="00F43332">
              <w:rPr>
                <w:rFonts w:ascii="微軟正黑體" w:eastAsia="微軟正黑體" w:hAnsi="微軟正黑體"/>
                <w:rPrChange w:id="77" w:author="駱淳渝" w:date="2026-02-05T22:26:00Z" w16du:dateUtc="2026-02-05T14:26:00Z">
                  <w:rPr/>
                </w:rPrChange>
              </w:rPr>
              <w:instrText>大事紀完整版</w:instrText>
            </w:r>
            <w:r w:rsidRPr="00F43332">
              <w:rPr>
                <w:rFonts w:ascii="微軟正黑體" w:eastAsia="微軟正黑體" w:hAnsi="微軟正黑體"/>
                <w:rPrChange w:id="78" w:author="駱淳渝" w:date="2026-02-05T22:26:00Z" w16du:dateUtc="2026-02-05T14:26:00Z">
                  <w:rPr/>
                </w:rPrChange>
              </w:rPr>
              <w:instrText>\\14-A.</w:instrText>
            </w:r>
            <w:r w:rsidRPr="00F43332">
              <w:rPr>
                <w:rFonts w:ascii="微軟正黑體" w:eastAsia="微軟正黑體" w:hAnsi="微軟正黑體"/>
                <w:rPrChange w:id="79" w:author="駱淳渝" w:date="2026-02-05T22:26:00Z" w16du:dateUtc="2026-02-05T14:26:00Z">
                  <w:rPr/>
                </w:rPrChange>
              </w:rPr>
              <w:instrText>第十四期編寫</w:instrText>
            </w:r>
            <w:r w:rsidRPr="00F43332">
              <w:rPr>
                <w:rFonts w:ascii="微軟正黑體" w:eastAsia="微軟正黑體" w:hAnsi="微軟正黑體"/>
                <w:rPrChange w:id="80" w:author="駱淳渝" w:date="2026-02-05T22:26:00Z" w16du:dateUtc="2026-02-05T14:26:00Z">
                  <w:rPr/>
                </w:rPrChange>
              </w:rPr>
              <w:instrText>-</w:instrText>
            </w:r>
            <w:r w:rsidRPr="00F43332">
              <w:rPr>
                <w:rFonts w:ascii="微軟正黑體" w:eastAsia="微軟正黑體" w:hAnsi="微軟正黑體"/>
                <w:rPrChange w:id="81" w:author="駱淳渝" w:date="2026-02-05T22:26:00Z" w16du:dateUtc="2026-02-05T14:26:00Z">
                  <w:rPr/>
                </w:rPrChange>
              </w:rPr>
              <w:instrText>行政</w:instrText>
            </w:r>
            <w:r w:rsidRPr="00F43332">
              <w:rPr>
                <w:rFonts w:ascii="微軟正黑體" w:eastAsia="微軟正黑體" w:hAnsi="微軟正黑體"/>
                <w:rPrChange w:id="82" w:author="駱淳渝" w:date="2026-02-05T22:26:00Z" w16du:dateUtc="2026-02-05T14:26:00Z">
                  <w:rPr/>
                </w:rPrChange>
              </w:rPr>
              <w:instrText>-</w:instrText>
            </w:r>
            <w:r w:rsidRPr="00F43332">
              <w:rPr>
                <w:rFonts w:ascii="微軟正黑體" w:eastAsia="微軟正黑體" w:hAnsi="微軟正黑體"/>
                <w:rPrChange w:id="83" w:author="駱淳渝" w:date="2026-02-05T22:26:00Z" w16du:dateUtc="2026-02-05T14:26:00Z">
                  <w:rPr/>
                </w:rPrChange>
              </w:rPr>
              <w:instrText>淑滿</w:instrText>
            </w:r>
            <w:r w:rsidRPr="00F43332">
              <w:rPr>
                <w:rFonts w:ascii="微軟正黑體" w:eastAsia="微軟正黑體" w:hAnsi="微軟正黑體"/>
                <w:rPrChange w:id="84" w:author="駱淳渝" w:date="2026-02-05T22:26:00Z" w16du:dateUtc="2026-02-05T14:26:00Z">
                  <w:rPr/>
                </w:rPrChange>
              </w:rPr>
              <w:instrText>(20250616)-</w:instrText>
            </w:r>
            <w:r w:rsidRPr="00F43332">
              <w:rPr>
                <w:rFonts w:ascii="微軟正黑體" w:eastAsia="微軟正黑體" w:hAnsi="微軟正黑體"/>
                <w:rPrChange w:id="85" w:author="駱淳渝" w:date="2026-02-05T22:26:00Z" w16du:dateUtc="2026-02-05T14:26:00Z">
                  <w:rPr/>
                </w:rPrChange>
              </w:rPr>
              <w:instrText>劍華</w:instrText>
            </w:r>
            <w:r w:rsidRPr="00F43332">
              <w:rPr>
                <w:rFonts w:ascii="微軟正黑體" w:eastAsia="微軟正黑體" w:hAnsi="微軟正黑體"/>
                <w:rPrChange w:id="86" w:author="駱淳渝" w:date="2026-02-05T22:26:00Z" w16du:dateUtc="2026-02-05T14:26:00Z">
                  <w:rPr/>
                </w:rPrChange>
              </w:rPr>
              <w:instrText>(0701)</w:instrText>
            </w:r>
            <w:r w:rsidRPr="00F43332">
              <w:rPr>
                <w:rFonts w:ascii="微軟正黑體" w:eastAsia="微軟正黑體" w:hAnsi="微軟正黑體"/>
                <w:rPrChange w:id="87" w:author="駱淳渝" w:date="2026-02-05T22:26:00Z" w16du:dateUtc="2026-02-05T14:26:00Z">
                  <w:rPr/>
                </w:rPrChange>
              </w:rPr>
              <w:instrText>接受所有變更</w:instrText>
            </w:r>
            <w:r w:rsidRPr="00F43332">
              <w:rPr>
                <w:rFonts w:ascii="微軟正黑體" w:eastAsia="微軟正黑體" w:hAnsi="微軟正黑體"/>
                <w:rPrChange w:id="88" w:author="駱淳渝" w:date="2026-02-05T22:26:00Z" w16du:dateUtc="2026-02-05T14:26:00Z">
                  <w:rPr/>
                </w:rPrChange>
              </w:rPr>
              <w:instrText>(20251025).docx"</w:instrText>
            </w:r>
            <w:r w:rsidRPr="00F43332">
              <w:rPr>
                <w:rFonts w:ascii="微軟正黑體" w:eastAsia="微軟正黑體" w:hAnsi="微軟正黑體"/>
                <w:rPrChange w:id="89" w:author="駱淳渝" w:date="2026-02-05T22:26:00Z" w16du:dateUtc="2026-02-05T14:26:00Z">
                  <w:rPr/>
                </w:rPrChange>
              </w:rPr>
            </w:r>
            <w:r w:rsidRPr="00F43332">
              <w:rPr>
                <w:rFonts w:ascii="微軟正黑體" w:eastAsia="微軟正黑體" w:hAnsi="微軟正黑體"/>
                <w:rPrChange w:id="90" w:author="駱淳渝" w:date="2026-02-05T22:26:00Z" w16du:dateUtc="2026-02-05T14:26:00Z">
                  <w:rPr/>
                </w:rPrChange>
              </w:rPr>
              <w:fldChar w:fldCharType="separate"/>
            </w:r>
            <w:r w:rsidRPr="00F43332">
              <w:rPr>
                <w:rStyle w:val="afd"/>
                <w:rFonts w:ascii="微軟正黑體" w:eastAsia="微軟正黑體" w:hAnsi="微軟正黑體" w:cs="Times New Roman" w:hint="eastAsia"/>
                <w:bCs/>
                <w:color w:val="auto"/>
                <w:szCs w:val="24"/>
                <w:u w:val="none"/>
                <w:rPrChange w:id="91" w:author="駱淳渝" w:date="2026-02-05T22:26:00Z" w16du:dateUtc="2026-02-05T14:26:00Z">
                  <w:rPr>
                    <w:rStyle w:val="afd"/>
                    <w:rFonts w:ascii="微軟正黑體" w:eastAsia="微軟正黑體" w:hAnsi="微軟正黑體" w:cs="Times New Roman" w:hint="eastAsia"/>
                    <w:bCs/>
                    <w:szCs w:val="24"/>
                  </w:rPr>
                </w:rPrChange>
              </w:rPr>
              <w:t>禪—悟前與悟後</w:t>
            </w:r>
            <w:r w:rsidRPr="00F43332">
              <w:rPr>
                <w:rFonts w:ascii="微軟正黑體" w:eastAsia="微軟正黑體" w:hAnsi="微軟正黑體"/>
                <w:rPrChange w:id="92" w:author="駱淳渝" w:date="2026-02-05T22:26:00Z" w16du:dateUtc="2026-02-05T14:26:00Z">
                  <w:rPr/>
                </w:rPrChange>
              </w:rPr>
              <w:fldChar w:fldCharType="end"/>
            </w:r>
            <w:r w:rsidRPr="00F43332">
              <w:rPr>
                <w:rFonts w:ascii="微軟正黑體" w:eastAsia="微軟正黑體" w:hAnsi="微軟正黑體" w:cs="Times New Roman"/>
                <w:bCs/>
                <w:szCs w:val="24"/>
              </w:rPr>
              <w:t>」</w:t>
            </w:r>
          </w:p>
        </w:tc>
        <w:tc>
          <w:tcPr>
            <w:tcW w:w="8222" w:type="dxa"/>
          </w:tcPr>
          <w:p w14:paraId="52F8A89E" w14:textId="6C6014A0" w:rsidR="00E764CD" w:rsidRPr="00F43332" w:rsidRDefault="00E764CD" w:rsidP="00E764CD">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平實導師於1993~1994年開示《禪—悟前與悟後》，後彙整成書，有次第的說明佛教禪法知見及參禪應有之功夫，明心見性應具之條件，並提示悟後起修之道，建立佛子見道之信心及知見。</w:t>
            </w:r>
          </w:p>
          <w:p w14:paraId="2869A80A" w14:textId="3D05D4D8" w:rsidR="00E764CD" w:rsidRPr="00F43332" w:rsidRDefault="00E764CD" w:rsidP="00E764CD">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1995/12出版一巨冊，以贈閱方式流通；由於書中所說勝妙法義，間接顯示諸方大師自稱證悟，其實是錯悟而遭其抵制；又因書店建議「應該避免以結緣方式導致眾生輕視乃至隨意丟棄」，故改版為上下兩冊出售。</w:t>
            </w:r>
          </w:p>
          <w:p w14:paraId="650E56B6" w14:textId="23C34227" w:rsidR="00E764CD" w:rsidRPr="00F43332" w:rsidRDefault="00E764CD" w:rsidP="00E764CD">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2005/4發行《禪</w:t>
            </w:r>
            <w:r w:rsidR="003B531B" w:rsidRPr="00F43332">
              <w:rPr>
                <w:rFonts w:ascii="微軟正黑體" w:eastAsia="微軟正黑體" w:hAnsi="微軟正黑體" w:cs="Times New Roman" w:hint="eastAsia"/>
                <w:bCs/>
                <w:szCs w:val="24"/>
              </w:rPr>
              <w:t>—</w:t>
            </w:r>
            <w:r w:rsidRPr="00F43332">
              <w:rPr>
                <w:rFonts w:ascii="微軟正黑體" w:eastAsia="微軟正黑體" w:hAnsi="微軟正黑體" w:cs="Times New Roman" w:hint="eastAsia"/>
                <w:bCs/>
                <w:szCs w:val="24"/>
              </w:rPr>
              <w:t>悟前與悟後》簡體中文版。</w:t>
            </w:r>
          </w:p>
        </w:tc>
      </w:tr>
      <w:tr w:rsidR="00F43332" w:rsidRPr="00F43332" w14:paraId="212DC1D5" w14:textId="7221617A"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31AAAEA" w14:textId="77777777" w:rsidR="00E764CD" w:rsidRPr="00F43332" w:rsidRDefault="00E764CD" w:rsidP="00E764CD">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11BB205" w14:textId="77777777" w:rsidR="00E764CD" w:rsidRPr="00F43332" w:rsidRDefault="00E764CD" w:rsidP="00E764CD">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1993</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3</w:t>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892995" w14:textId="310A7D60" w:rsidR="00E764CD" w:rsidRPr="00F43332" w:rsidRDefault="00E764CD" w:rsidP="00E764CD">
            <w:pPr>
              <w:spacing w:after="0" w:line="300" w:lineRule="exact"/>
              <w:jc w:val="both"/>
              <w:rPr>
                <w:rFonts w:ascii="微軟正黑體" w:eastAsia="微軟正黑體" w:hAnsi="微軟正黑體" w:cs="Times New Roman"/>
                <w:szCs w:val="24"/>
                <w:rPrChange w:id="93" w:author="駱淳渝" w:date="2026-02-05T22:26:00Z" w16du:dateUtc="2026-02-05T14:26:00Z">
                  <w:rPr>
                    <w:rFonts w:ascii="微軟正黑體" w:eastAsia="微軟正黑體" w:hAnsi="微軟正黑體" w:cs="Times New Roman"/>
                    <w:szCs w:val="24"/>
                  </w:rPr>
                </w:rPrChange>
              </w:rPr>
            </w:pPr>
            <w:commentRangeStart w:id="94"/>
            <w:commentRangeStart w:id="95"/>
            <w:commentRangeStart w:id="96"/>
            <w:r w:rsidRPr="00F43332">
              <w:rPr>
                <w:rFonts w:ascii="微軟正黑體" w:eastAsia="微軟正黑體" w:hAnsi="微軟正黑體" w:cs="Times New Roman" w:hint="eastAsia"/>
                <w:szCs w:val="24"/>
              </w:rPr>
              <w:t>出版</w:t>
            </w:r>
            <w:r w:rsidRPr="00F43332">
              <w:rPr>
                <w:rFonts w:ascii="微軟正黑體" w:eastAsia="微軟正黑體" w:hAnsi="微軟正黑體"/>
                <w:rPrChange w:id="97" w:author="駱淳渝" w:date="2026-02-05T22:26:00Z" w16du:dateUtc="2026-02-05T14:26:00Z">
                  <w:rPr/>
                </w:rPrChange>
              </w:rPr>
              <w:fldChar w:fldCharType="begin"/>
            </w:r>
            <w:r w:rsidRPr="00F43332">
              <w:rPr>
                <w:rFonts w:ascii="微軟正黑體" w:eastAsia="微軟正黑體" w:hAnsi="微軟正黑體"/>
                <w:rPrChange w:id="98" w:author="駱淳渝" w:date="2026-02-05T22:26:00Z" w16du:dateUtc="2026-02-05T14:26:00Z">
                  <w:rPr/>
                </w:rPrChange>
              </w:rPr>
              <w:instrText>HYPERLINK "file:///C:\\Users\\88692\\Downloads\\</w:instrText>
            </w:r>
            <w:r w:rsidRPr="00F43332">
              <w:rPr>
                <w:rFonts w:ascii="微軟正黑體" w:eastAsia="微軟正黑體" w:hAnsi="微軟正黑體"/>
                <w:rPrChange w:id="99" w:author="駱淳渝" w:date="2026-02-05T22:26:00Z" w16du:dateUtc="2026-02-05T14:26:00Z">
                  <w:rPr/>
                </w:rPrChange>
              </w:rPr>
              <w:instrText>大事紀改版</w:instrText>
            </w:r>
            <w:r w:rsidRPr="00F43332">
              <w:rPr>
                <w:rFonts w:ascii="微軟正黑體" w:eastAsia="微軟正黑體" w:hAnsi="微軟正黑體"/>
                <w:rPrChange w:id="100" w:author="駱淳渝" w:date="2026-02-05T22:26:00Z" w16du:dateUtc="2026-02-05T14:26:00Z">
                  <w:rPr/>
                </w:rPrChange>
              </w:rPr>
              <w:instrText>\\01%20</w:instrText>
            </w:r>
            <w:r w:rsidRPr="00F43332">
              <w:rPr>
                <w:rFonts w:ascii="微軟正黑體" w:eastAsia="微軟正黑體" w:hAnsi="微軟正黑體"/>
                <w:rPrChange w:id="101" w:author="駱淳渝" w:date="2026-02-05T22:26:00Z" w16du:dateUtc="2026-02-05T14:26:00Z">
                  <w:rPr/>
                </w:rPrChange>
              </w:rPr>
              <w:instrText>合併改版</w:instrText>
            </w:r>
            <w:r w:rsidRPr="00F43332">
              <w:rPr>
                <w:rFonts w:ascii="微軟正黑體" w:eastAsia="微軟正黑體" w:hAnsi="微軟正黑體"/>
                <w:rPrChange w:id="102" w:author="駱淳渝" w:date="2026-02-05T22:26:00Z" w16du:dateUtc="2026-02-05T14:26:00Z">
                  <w:rPr/>
                </w:rPrChange>
              </w:rPr>
              <w:instrText>\\00%20</w:instrText>
            </w:r>
            <w:r w:rsidRPr="00F43332">
              <w:rPr>
                <w:rFonts w:ascii="微軟正黑體" w:eastAsia="微軟正黑體" w:hAnsi="微軟正黑體"/>
                <w:rPrChange w:id="103" w:author="駱淳渝" w:date="2026-02-05T22:26:00Z" w16du:dateUtc="2026-02-05T14:26:00Z">
                  <w:rPr/>
                </w:rPrChange>
              </w:rPr>
              <w:instrText>大事紀完整版</w:instrText>
            </w:r>
            <w:r w:rsidRPr="00F43332">
              <w:rPr>
                <w:rFonts w:ascii="微軟正黑體" w:eastAsia="微軟正黑體" w:hAnsi="微軟正黑體"/>
                <w:rPrChange w:id="104" w:author="駱淳渝" w:date="2026-02-05T22:26:00Z" w16du:dateUtc="2026-02-05T14:26:00Z">
                  <w:rPr/>
                </w:rPrChange>
              </w:rPr>
              <w:instrText>\\14-B.</w:instrText>
            </w:r>
            <w:r w:rsidRPr="00F43332">
              <w:rPr>
                <w:rFonts w:ascii="微軟正黑體" w:eastAsia="微軟正黑體" w:hAnsi="微軟正黑體"/>
                <w:rPrChange w:id="105" w:author="駱淳渝" w:date="2026-02-05T22:26:00Z" w16du:dateUtc="2026-02-05T14:26:00Z">
                  <w:rPr/>
                </w:rPrChange>
              </w:rPr>
              <w:instrText>第十四期編寫</w:instrText>
            </w:r>
            <w:r w:rsidRPr="00F43332">
              <w:rPr>
                <w:rFonts w:ascii="微軟正黑體" w:eastAsia="微軟正黑體" w:hAnsi="微軟正黑體"/>
                <w:rPrChange w:id="106" w:author="駱淳渝" w:date="2026-02-05T22:26:00Z" w16du:dateUtc="2026-02-05T14:26:00Z">
                  <w:rPr/>
                </w:rPrChange>
              </w:rPr>
              <w:instrText>-</w:instrText>
            </w:r>
            <w:r w:rsidRPr="00F43332">
              <w:rPr>
                <w:rFonts w:ascii="微軟正黑體" w:eastAsia="微軟正黑體" w:hAnsi="微軟正黑體"/>
                <w:rPrChange w:id="107" w:author="駱淳渝" w:date="2026-02-05T22:26:00Z" w16du:dateUtc="2026-02-05T14:26:00Z">
                  <w:rPr/>
                </w:rPrChange>
              </w:rPr>
              <w:instrText>編譯</w:instrText>
            </w:r>
            <w:r w:rsidRPr="00F43332">
              <w:rPr>
                <w:rFonts w:ascii="微軟正黑體" w:eastAsia="微軟正黑體" w:hAnsi="微軟正黑體"/>
                <w:rPrChange w:id="108" w:author="駱淳渝" w:date="2026-02-05T22:26:00Z" w16du:dateUtc="2026-02-05T14:26:00Z">
                  <w:rPr/>
                </w:rPrChange>
              </w:rPr>
              <w:instrText>-</w:instrText>
            </w:r>
            <w:r w:rsidRPr="00F43332">
              <w:rPr>
                <w:rFonts w:ascii="微軟正黑體" w:eastAsia="微軟正黑體" w:hAnsi="微軟正黑體"/>
                <w:rPrChange w:id="109" w:author="駱淳渝" w:date="2026-02-05T22:26:00Z" w16du:dateUtc="2026-02-05T14:26:00Z">
                  <w:rPr/>
                </w:rPrChange>
              </w:rPr>
              <w:instrText>柄富</w:instrText>
            </w:r>
            <w:r w:rsidRPr="00F43332">
              <w:rPr>
                <w:rFonts w:ascii="微軟正黑體" w:eastAsia="微軟正黑體" w:hAnsi="微軟正黑體"/>
                <w:rPrChange w:id="110" w:author="駱淳渝" w:date="2026-02-05T22:26:00Z" w16du:dateUtc="2026-02-05T14:26:00Z">
                  <w:rPr/>
                </w:rPrChange>
              </w:rPr>
              <w:instrText>(20250616)-</w:instrText>
            </w:r>
            <w:r w:rsidRPr="00F43332">
              <w:rPr>
                <w:rFonts w:ascii="微軟正黑體" w:eastAsia="微軟正黑體" w:hAnsi="微軟正黑體"/>
                <w:rPrChange w:id="111" w:author="駱淳渝" w:date="2026-02-05T22:26:00Z" w16du:dateUtc="2026-02-05T14:26:00Z">
                  <w:rPr/>
                </w:rPrChange>
              </w:rPr>
              <w:instrText>淳渝</w:instrText>
            </w:r>
            <w:r w:rsidRPr="00F43332">
              <w:rPr>
                <w:rFonts w:ascii="微軟正黑體" w:eastAsia="微軟正黑體" w:hAnsi="微軟正黑體"/>
                <w:rPrChange w:id="112" w:author="駱淳渝" w:date="2026-02-05T22:26:00Z" w16du:dateUtc="2026-02-05T14:26:00Z">
                  <w:rPr/>
                </w:rPrChange>
              </w:rPr>
              <w:instrText>(616)-</w:instrText>
            </w:r>
            <w:r w:rsidRPr="00F43332">
              <w:rPr>
                <w:rFonts w:ascii="微軟正黑體" w:eastAsia="微軟正黑體" w:hAnsi="微軟正黑體"/>
                <w:rPrChange w:id="113" w:author="駱淳渝" w:date="2026-02-05T22:26:00Z" w16du:dateUtc="2026-02-05T14:26:00Z">
                  <w:rPr/>
                </w:rPrChange>
              </w:rPr>
              <w:instrText>劍華</w:instrText>
            </w:r>
            <w:r w:rsidRPr="00F43332">
              <w:rPr>
                <w:rFonts w:ascii="微軟正黑體" w:eastAsia="微軟正黑體" w:hAnsi="微軟正黑體"/>
                <w:rPrChange w:id="114" w:author="駱淳渝" w:date="2026-02-05T22:26:00Z" w16du:dateUtc="2026-02-05T14:26:00Z">
                  <w:rPr/>
                </w:rPrChange>
              </w:rPr>
              <w:instrText>(0706)</w:instrText>
            </w:r>
            <w:r w:rsidRPr="00F43332">
              <w:rPr>
                <w:rFonts w:ascii="微軟正黑體" w:eastAsia="微軟正黑體" w:hAnsi="微軟正黑體"/>
                <w:rPrChange w:id="115" w:author="駱淳渝" w:date="2026-02-05T22:26:00Z" w16du:dateUtc="2026-02-05T14:26:00Z">
                  <w:rPr/>
                </w:rPrChange>
              </w:rPr>
              <w:instrText>接受所有變更</w:instrText>
            </w:r>
            <w:r w:rsidRPr="00F43332">
              <w:rPr>
                <w:rFonts w:ascii="微軟正黑體" w:eastAsia="微軟正黑體" w:hAnsi="微軟正黑體"/>
                <w:rPrChange w:id="116" w:author="駱淳渝" w:date="2026-02-05T22:26:00Z" w16du:dateUtc="2026-02-05T14:26:00Z">
                  <w:rPr/>
                </w:rPrChange>
              </w:rPr>
              <w:instrText>(20251025).docx"</w:instrText>
            </w:r>
            <w:r w:rsidRPr="00F43332">
              <w:rPr>
                <w:rFonts w:ascii="微軟正黑體" w:eastAsia="微軟正黑體" w:hAnsi="微軟正黑體"/>
                <w:rPrChange w:id="117" w:author="駱淳渝" w:date="2026-02-05T22:26:00Z" w16du:dateUtc="2026-02-05T14:26:00Z">
                  <w:rPr/>
                </w:rPrChange>
              </w:rPr>
            </w:r>
            <w:r w:rsidRPr="00F43332">
              <w:rPr>
                <w:rFonts w:ascii="微軟正黑體" w:eastAsia="微軟正黑體" w:hAnsi="微軟正黑體"/>
                <w:rPrChange w:id="118" w:author="駱淳渝" w:date="2026-02-05T22:26:00Z" w16du:dateUtc="2026-02-05T14:26:00Z">
                  <w:rPr/>
                </w:rPrChange>
              </w:rPr>
              <w:fldChar w:fldCharType="separate"/>
            </w:r>
            <w:r w:rsidRPr="00F43332">
              <w:rPr>
                <w:rStyle w:val="afd"/>
                <w:rFonts w:ascii="微軟正黑體" w:eastAsia="微軟正黑體" w:hAnsi="微軟正黑體" w:cs="Times New Roman"/>
                <w:color w:val="auto"/>
                <w:szCs w:val="24"/>
                <w:u w:val="none"/>
                <w:rPrChange w:id="119" w:author="駱淳渝" w:date="2026-02-05T22:26:00Z" w16du:dateUtc="2026-02-05T14:26:00Z">
                  <w:rPr>
                    <w:rStyle w:val="afd"/>
                    <w:rFonts w:ascii="微軟正黑體" w:eastAsia="微軟正黑體" w:hAnsi="微軟正黑體" w:cs="Times New Roman"/>
                    <w:szCs w:val="24"/>
                  </w:rPr>
                </w:rPrChange>
              </w:rPr>
              <w:t>《無相念佛》</w:t>
            </w:r>
            <w:r w:rsidRPr="00F43332">
              <w:rPr>
                <w:rFonts w:ascii="微軟正黑體" w:eastAsia="微軟正黑體" w:hAnsi="微軟正黑體"/>
                <w:rPrChange w:id="120" w:author="駱淳渝" w:date="2026-02-05T22:26:00Z" w16du:dateUtc="2026-02-05T14:26:00Z">
                  <w:rPr/>
                </w:rPrChange>
              </w:rPr>
              <w:fldChar w:fldCharType="end"/>
            </w:r>
            <w:commentRangeEnd w:id="94"/>
            <w:r w:rsidR="00F43332" w:rsidRPr="00F43332">
              <w:rPr>
                <w:rStyle w:val="af5"/>
                <w:rFonts w:ascii="微軟正黑體" w:eastAsia="微軟正黑體" w:hAnsi="微軟正黑體" w:cs="Times New Roman"/>
                <w:sz w:val="24"/>
                <w:szCs w:val="24"/>
                <w:rPrChange w:id="121" w:author="駱淳渝" w:date="2026-02-05T22:26:00Z" w16du:dateUtc="2026-02-05T14:26:00Z">
                  <w:rPr>
                    <w:rStyle w:val="af5"/>
                    <w:rFonts w:ascii="微軟正黑體" w:eastAsia="微軟正黑體" w:hAnsi="微軟正黑體" w:cs="Times New Roman"/>
                    <w:sz w:val="24"/>
                    <w:szCs w:val="24"/>
                  </w:rPr>
                </w:rPrChange>
              </w:rPr>
              <w:commentReference w:id="94"/>
            </w:r>
            <w:commentRangeEnd w:id="95"/>
            <w:r w:rsidRPr="00F43332">
              <w:rPr>
                <w:rStyle w:val="af5"/>
                <w:rFonts w:ascii="微軟正黑體" w:eastAsia="微軟正黑體" w:hAnsi="微軟正黑體" w:cs="Times New Roman"/>
                <w:sz w:val="24"/>
                <w:szCs w:val="24"/>
                <w:rPrChange w:id="122" w:author="駱淳渝" w:date="2026-02-05T22:26:00Z" w16du:dateUtc="2026-02-05T14:26:00Z">
                  <w:rPr>
                    <w:rStyle w:val="af5"/>
                    <w:rFonts w:ascii="微軟正黑體" w:eastAsia="微軟正黑體" w:hAnsi="微軟正黑體" w:cs="Times New Roman"/>
                    <w:sz w:val="24"/>
                    <w:szCs w:val="24"/>
                  </w:rPr>
                </w:rPrChange>
              </w:rPr>
              <w:commentReference w:id="95"/>
            </w:r>
            <w:commentRangeEnd w:id="96"/>
            <w:r w:rsidRPr="00F43332">
              <w:rPr>
                <w:rStyle w:val="af5"/>
                <w:rFonts w:ascii="微軟正黑體" w:eastAsia="微軟正黑體" w:hAnsi="微軟正黑體" w:cs="Times New Roman"/>
                <w:sz w:val="24"/>
                <w:szCs w:val="24"/>
                <w:rPrChange w:id="123" w:author="駱淳渝" w:date="2026-02-05T22:26:00Z" w16du:dateUtc="2026-02-05T14:26:00Z">
                  <w:rPr>
                    <w:rStyle w:val="af5"/>
                    <w:rFonts w:ascii="微軟正黑體" w:eastAsia="微軟正黑體" w:hAnsi="微軟正黑體" w:cs="Times New Roman"/>
                    <w:sz w:val="24"/>
                    <w:szCs w:val="24"/>
                  </w:rPr>
                </w:rPrChange>
              </w:rPr>
              <w:commentReference w:id="96"/>
            </w:r>
          </w:p>
        </w:tc>
        <w:tc>
          <w:tcPr>
            <w:tcW w:w="8222" w:type="dxa"/>
          </w:tcPr>
          <w:p w14:paraId="05A56B9A" w14:textId="5FC5B474" w:rsidR="00E764CD" w:rsidRPr="00F43332" w:rsidRDefault="00E764CD" w:rsidP="008953B5">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 xml:space="preserve">《無相念佛》是 </w:t>
            </w:r>
            <w:r w:rsidRPr="00F43332">
              <w:rPr>
                <w:rFonts w:ascii="微軟正黑體" w:eastAsia="微軟正黑體" w:hAnsi="微軟正黑體" w:cs="Times New Roman"/>
                <w:szCs w:val="24"/>
              </w:rPr>
              <w:t>平實導師</w:t>
            </w:r>
            <w:r w:rsidRPr="00F43332">
              <w:rPr>
                <w:rFonts w:ascii="微軟正黑體" w:eastAsia="微軟正黑體" w:hAnsi="微軟正黑體" w:cs="Times New Roman" w:hint="eastAsia"/>
                <w:szCs w:val="24"/>
              </w:rPr>
              <w:t>此世第一本著作</w:t>
            </w:r>
            <w:r w:rsidR="003B531B" w:rsidRPr="00F43332">
              <w:rPr>
                <w:rFonts w:ascii="微軟正黑體" w:eastAsia="微軟正黑體" w:hAnsi="微軟正黑體" w:cs="Times New Roman" w:hint="eastAsia"/>
                <w:szCs w:val="24"/>
              </w:rPr>
              <w:t>，</w:t>
            </w:r>
            <w:bookmarkStart w:id="124" w:name="_Hlk177248702"/>
            <w:r w:rsidRPr="00F43332">
              <w:rPr>
                <w:rFonts w:ascii="微軟正黑體" w:eastAsia="微軟正黑體" w:hAnsi="微軟正黑體" w:cs="Times New Roman"/>
                <w:szCs w:val="24"/>
              </w:rPr>
              <w:t>1993／3</w:t>
            </w:r>
            <w:r w:rsidRPr="00F43332">
              <w:rPr>
                <w:rFonts w:ascii="微軟正黑體" w:eastAsia="微軟正黑體" w:hAnsi="微軟正黑體" w:cs="Times New Roman" w:hint="eastAsia"/>
                <w:szCs w:val="24"/>
              </w:rPr>
              <w:t>出版</w:t>
            </w:r>
            <w:r w:rsidRPr="00F43332">
              <w:rPr>
                <w:rFonts w:ascii="微軟正黑體" w:eastAsia="微軟正黑體" w:hAnsi="微軟正黑體" w:hint="eastAsia"/>
                <w:szCs w:val="24"/>
              </w:rPr>
              <w:t>印贈有緣，</w:t>
            </w:r>
            <w:r w:rsidRPr="00F43332">
              <w:rPr>
                <w:rFonts w:ascii="微軟正黑體" w:eastAsia="微軟正黑體" w:hAnsi="微軟正黑體" w:cs="Times New Roman"/>
                <w:szCs w:val="24"/>
              </w:rPr>
              <w:t>截至2021年元月，發行流通逾70萬冊</w:t>
            </w:r>
            <w:r w:rsidRPr="00F43332">
              <w:rPr>
                <w:rStyle w:val="af2"/>
                <w:rFonts w:ascii="微軟正黑體" w:eastAsia="微軟正黑體" w:hAnsi="微軟正黑體" w:cs="Times New Roman"/>
                <w:szCs w:val="24"/>
              </w:rPr>
              <w:footnoteReference w:id="7"/>
            </w:r>
            <w:r w:rsidRPr="00F43332">
              <w:rPr>
                <w:rFonts w:ascii="微軟正黑體" w:eastAsia="微軟正黑體" w:hAnsi="微軟正黑體" w:cs="Times New Roman" w:hint="eastAsia"/>
                <w:szCs w:val="24"/>
              </w:rPr>
              <w:t>，</w:t>
            </w:r>
            <w:r w:rsidRPr="00F43332">
              <w:rPr>
                <w:rFonts w:ascii="微軟正黑體" w:eastAsia="微軟正黑體" w:hAnsi="微軟正黑體" w:hint="eastAsia"/>
                <w:szCs w:val="24"/>
              </w:rPr>
              <w:t>為本會印行數量最多之結緣書</w:t>
            </w:r>
            <w:commentRangeStart w:id="128"/>
            <w:commentRangeStart w:id="129"/>
            <w:r w:rsidRPr="00F43332">
              <w:rPr>
                <w:rFonts w:ascii="微軟正黑體" w:eastAsia="微軟正黑體" w:hAnsi="微軟正黑體" w:cs="Times New Roman"/>
                <w:szCs w:val="24"/>
              </w:rPr>
              <w:t>。</w:t>
            </w:r>
            <w:bookmarkEnd w:id="124"/>
            <w:commentRangeEnd w:id="128"/>
            <w:r w:rsidR="00F43332" w:rsidRPr="00C75795">
              <w:rPr>
                <w:rStyle w:val="af5"/>
                <w:rFonts w:ascii="微軟正黑體" w:eastAsia="微軟正黑體" w:hAnsi="微軟正黑體" w:cs="Times New Roman"/>
                <w:sz w:val="24"/>
                <w:szCs w:val="24"/>
              </w:rPr>
              <w:commentReference w:id="128"/>
            </w:r>
            <w:commentRangeEnd w:id="129"/>
            <w:r w:rsidRPr="00C75795">
              <w:rPr>
                <w:rStyle w:val="af5"/>
                <w:rFonts w:ascii="微軟正黑體" w:eastAsia="微軟正黑體" w:hAnsi="微軟正黑體" w:cs="Times New Roman"/>
                <w:sz w:val="24"/>
                <w:szCs w:val="24"/>
              </w:rPr>
              <w:commentReference w:id="129"/>
            </w:r>
          </w:p>
        </w:tc>
      </w:tr>
      <w:tr w:rsidR="00F43332" w:rsidRPr="00F43332" w14:paraId="780DCAB5" w14:textId="361DA42D"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7371C751" w14:textId="77777777" w:rsidR="00C42F19" w:rsidRPr="00F43332" w:rsidRDefault="00C42F19" w:rsidP="00C42F19">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6EF85E71" w14:textId="77777777" w:rsidR="00C42F19" w:rsidRPr="00F43332" w:rsidRDefault="00C42F19" w:rsidP="00C42F19">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1993/12/00#</w:t>
            </w:r>
            <w:r w:rsidRPr="00F43332">
              <w:rPr>
                <w:rStyle w:val="af2"/>
                <w:rFonts w:ascii="微軟正黑體" w:eastAsia="微軟正黑體" w:hAnsi="微軟正黑體" w:cs="Times New Roman"/>
                <w:bCs/>
                <w:szCs w:val="24"/>
              </w:rPr>
              <w:footnoteReference w:id="8"/>
            </w:r>
          </w:p>
        </w:tc>
        <w:tc>
          <w:tcPr>
            <w:tcW w:w="4395" w:type="dxa"/>
            <w:tcMar>
              <w:top w:w="100" w:type="dxa"/>
              <w:left w:w="100" w:type="dxa"/>
              <w:bottom w:w="100" w:type="dxa"/>
              <w:right w:w="100" w:type="dxa"/>
            </w:tcMar>
            <w:vAlign w:val="center"/>
          </w:tcPr>
          <w:p w14:paraId="494C042B" w14:textId="6283FE5B" w:rsidR="00C42F19" w:rsidRPr="00F43332" w:rsidRDefault="00C42F19" w:rsidP="00C42F19">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導師開講「</w:t>
            </w:r>
            <w:r w:rsidRPr="00F43332">
              <w:rPr>
                <w:rFonts w:ascii="微軟正黑體" w:eastAsia="微軟正黑體" w:hAnsi="微軟正黑體"/>
                <w:rPrChange w:id="130" w:author="駱淳渝" w:date="2026-02-05T22:26:00Z" w16du:dateUtc="2026-02-05T14:26:00Z">
                  <w:rPr/>
                </w:rPrChange>
              </w:rPr>
              <w:fldChar w:fldCharType="begin"/>
            </w:r>
            <w:r w:rsidRPr="00F43332">
              <w:rPr>
                <w:rFonts w:ascii="微軟正黑體" w:eastAsia="微軟正黑體" w:hAnsi="微軟正黑體"/>
                <w:rPrChange w:id="131" w:author="駱淳渝" w:date="2026-02-05T22:26:00Z" w16du:dateUtc="2026-02-05T14:26:00Z">
                  <w:rPr/>
                </w:rPrChange>
              </w:rPr>
              <w:instrText>HYPERLINK "file:///C:\\Users\\</w:instrText>
            </w:r>
            <w:r w:rsidRPr="00F43332">
              <w:rPr>
                <w:rFonts w:ascii="微軟正黑體" w:eastAsia="微軟正黑體" w:hAnsi="微軟正黑體"/>
                <w:rPrChange w:id="132" w:author="駱淳渝" w:date="2026-02-05T22:26:00Z" w16du:dateUtc="2026-02-05T14:26:00Z">
                  <w:rPr/>
                </w:rPrChange>
              </w:rPr>
              <w:instrText>張淑真</w:instrText>
            </w:r>
            <w:r w:rsidRPr="00F43332">
              <w:rPr>
                <w:rFonts w:ascii="微軟正黑體" w:eastAsia="微軟正黑體" w:hAnsi="微軟正黑體"/>
                <w:rPrChange w:id="133" w:author="駱淳渝" w:date="2026-02-05T22:26:00Z" w16du:dateUtc="2026-02-05T14:26:00Z">
                  <w:rPr/>
                </w:rPrChange>
              </w:rPr>
              <w:instrText>\\AppData\\Roaming\\Microsoft\\Word\\</w:instrText>
            </w:r>
            <w:r w:rsidRPr="00F43332">
              <w:rPr>
                <w:rFonts w:ascii="微軟正黑體" w:eastAsia="微軟正黑體" w:hAnsi="微軟正黑體"/>
                <w:rPrChange w:id="134" w:author="駱淳渝" w:date="2026-02-05T22:26:00Z" w16du:dateUtc="2026-02-05T14:26:00Z">
                  <w:rPr/>
                </w:rPrChange>
              </w:rPr>
              <w:instrText>大事紀改版</w:instrText>
            </w:r>
            <w:r w:rsidRPr="00F43332">
              <w:rPr>
                <w:rFonts w:ascii="微軟正黑體" w:eastAsia="微軟正黑體" w:hAnsi="微軟正黑體"/>
                <w:rPrChange w:id="135" w:author="駱淳渝" w:date="2026-02-05T22:26:00Z" w16du:dateUtc="2026-02-05T14:26:00Z">
                  <w:rPr/>
                </w:rPrChange>
              </w:rPr>
              <w:instrText>\\01%20</w:instrText>
            </w:r>
            <w:r w:rsidRPr="00F43332">
              <w:rPr>
                <w:rFonts w:ascii="微軟正黑體" w:eastAsia="微軟正黑體" w:hAnsi="微軟正黑體"/>
                <w:rPrChange w:id="136" w:author="駱淳渝" w:date="2026-02-05T22:26:00Z" w16du:dateUtc="2026-02-05T14:26:00Z">
                  <w:rPr/>
                </w:rPrChange>
              </w:rPr>
              <w:instrText>合併改版</w:instrText>
            </w:r>
            <w:r w:rsidRPr="00F43332">
              <w:rPr>
                <w:rFonts w:ascii="微軟正黑體" w:eastAsia="微軟正黑體" w:hAnsi="微軟正黑體"/>
                <w:rPrChange w:id="137" w:author="駱淳渝" w:date="2026-02-05T22:26:00Z" w16du:dateUtc="2026-02-05T14:26:00Z">
                  <w:rPr/>
                </w:rPrChange>
              </w:rPr>
              <w:instrText>\\00%20</w:instrText>
            </w:r>
            <w:r w:rsidRPr="00F43332">
              <w:rPr>
                <w:rFonts w:ascii="微軟正黑體" w:eastAsia="微軟正黑體" w:hAnsi="微軟正黑體"/>
                <w:rPrChange w:id="138" w:author="駱淳渝" w:date="2026-02-05T22:26:00Z" w16du:dateUtc="2026-02-05T14:26:00Z">
                  <w:rPr/>
                </w:rPrChange>
              </w:rPr>
              <w:instrText>大事紀完整版</w:instrText>
            </w:r>
            <w:r w:rsidRPr="00F43332">
              <w:rPr>
                <w:rFonts w:ascii="微軟正黑體" w:eastAsia="微軟正黑體" w:hAnsi="微軟正黑體"/>
                <w:rPrChange w:id="139" w:author="駱淳渝" w:date="2026-02-05T22:26:00Z" w16du:dateUtc="2026-02-05T14:26:00Z">
                  <w:rPr/>
                </w:rPrChange>
              </w:rPr>
              <w:instrText>\\14-A.</w:instrText>
            </w:r>
            <w:r w:rsidRPr="00F43332">
              <w:rPr>
                <w:rFonts w:ascii="微軟正黑體" w:eastAsia="微軟正黑體" w:hAnsi="微軟正黑體"/>
                <w:rPrChange w:id="140" w:author="駱淳渝" w:date="2026-02-05T22:26:00Z" w16du:dateUtc="2026-02-05T14:26:00Z">
                  <w:rPr/>
                </w:rPrChange>
              </w:rPr>
              <w:instrText>第十四期編寫</w:instrText>
            </w:r>
            <w:r w:rsidRPr="00F43332">
              <w:rPr>
                <w:rFonts w:ascii="微軟正黑體" w:eastAsia="微軟正黑體" w:hAnsi="微軟正黑體"/>
                <w:rPrChange w:id="141" w:author="駱淳渝" w:date="2026-02-05T22:26:00Z" w16du:dateUtc="2026-02-05T14:26:00Z">
                  <w:rPr/>
                </w:rPrChange>
              </w:rPr>
              <w:instrText>-</w:instrText>
            </w:r>
            <w:r w:rsidRPr="00F43332">
              <w:rPr>
                <w:rFonts w:ascii="微軟正黑體" w:eastAsia="微軟正黑體" w:hAnsi="微軟正黑體"/>
                <w:rPrChange w:id="142" w:author="駱淳渝" w:date="2026-02-05T22:26:00Z" w16du:dateUtc="2026-02-05T14:26:00Z">
                  <w:rPr/>
                </w:rPrChange>
              </w:rPr>
              <w:instrText>行政</w:instrText>
            </w:r>
            <w:r w:rsidRPr="00F43332">
              <w:rPr>
                <w:rFonts w:ascii="微軟正黑體" w:eastAsia="微軟正黑體" w:hAnsi="微軟正黑體"/>
                <w:rPrChange w:id="143" w:author="駱淳渝" w:date="2026-02-05T22:26:00Z" w16du:dateUtc="2026-02-05T14:26:00Z">
                  <w:rPr/>
                </w:rPrChange>
              </w:rPr>
              <w:instrText>-</w:instrText>
            </w:r>
            <w:r w:rsidRPr="00F43332">
              <w:rPr>
                <w:rFonts w:ascii="微軟正黑體" w:eastAsia="微軟正黑體" w:hAnsi="微軟正黑體"/>
                <w:rPrChange w:id="144" w:author="駱淳渝" w:date="2026-02-05T22:26:00Z" w16du:dateUtc="2026-02-05T14:26:00Z">
                  <w:rPr/>
                </w:rPrChange>
              </w:rPr>
              <w:instrText>淑滿</w:instrText>
            </w:r>
            <w:r w:rsidRPr="00F43332">
              <w:rPr>
                <w:rFonts w:ascii="微軟正黑體" w:eastAsia="微軟正黑體" w:hAnsi="微軟正黑體"/>
                <w:rPrChange w:id="145" w:author="駱淳渝" w:date="2026-02-05T22:26:00Z" w16du:dateUtc="2026-02-05T14:26:00Z">
                  <w:rPr/>
                </w:rPrChange>
              </w:rPr>
              <w:instrText>(20250616)-</w:instrText>
            </w:r>
            <w:r w:rsidRPr="00F43332">
              <w:rPr>
                <w:rFonts w:ascii="微軟正黑體" w:eastAsia="微軟正黑體" w:hAnsi="微軟正黑體"/>
                <w:rPrChange w:id="146" w:author="駱淳渝" w:date="2026-02-05T22:26:00Z" w16du:dateUtc="2026-02-05T14:26:00Z">
                  <w:rPr/>
                </w:rPrChange>
              </w:rPr>
              <w:instrText>劍華</w:instrText>
            </w:r>
            <w:r w:rsidRPr="00F43332">
              <w:rPr>
                <w:rFonts w:ascii="微軟正黑體" w:eastAsia="微軟正黑體" w:hAnsi="微軟正黑體"/>
                <w:rPrChange w:id="147" w:author="駱淳渝" w:date="2026-02-05T22:26:00Z" w16du:dateUtc="2026-02-05T14:26:00Z">
                  <w:rPr/>
                </w:rPrChange>
              </w:rPr>
              <w:instrText>(0701)</w:instrText>
            </w:r>
            <w:r w:rsidRPr="00F43332">
              <w:rPr>
                <w:rFonts w:ascii="微軟正黑體" w:eastAsia="微軟正黑體" w:hAnsi="微軟正黑體"/>
                <w:rPrChange w:id="148" w:author="駱淳渝" w:date="2026-02-05T22:26:00Z" w16du:dateUtc="2026-02-05T14:26:00Z">
                  <w:rPr/>
                </w:rPrChange>
              </w:rPr>
              <w:instrText>接受所有變更</w:instrText>
            </w:r>
            <w:r w:rsidRPr="00F43332">
              <w:rPr>
                <w:rFonts w:ascii="微軟正黑體" w:eastAsia="微軟正黑體" w:hAnsi="微軟正黑體"/>
                <w:rPrChange w:id="149" w:author="駱淳渝" w:date="2026-02-05T22:26:00Z" w16du:dateUtc="2026-02-05T14:26:00Z">
                  <w:rPr/>
                </w:rPrChange>
              </w:rPr>
              <w:instrText>(20251025).docx"</w:instrText>
            </w:r>
            <w:r w:rsidRPr="00F43332">
              <w:rPr>
                <w:rFonts w:ascii="微軟正黑體" w:eastAsia="微軟正黑體" w:hAnsi="微軟正黑體"/>
                <w:rPrChange w:id="150" w:author="駱淳渝" w:date="2026-02-05T22:26:00Z" w16du:dateUtc="2026-02-05T14:26:00Z">
                  <w:rPr/>
                </w:rPrChange>
              </w:rPr>
            </w:r>
            <w:r w:rsidRPr="00F43332">
              <w:rPr>
                <w:rFonts w:ascii="微軟正黑體" w:eastAsia="微軟正黑體" w:hAnsi="微軟正黑體"/>
                <w:rPrChange w:id="151" w:author="駱淳渝" w:date="2026-02-05T22:26:00Z" w16du:dateUtc="2026-02-05T14:26:00Z">
                  <w:rPr/>
                </w:rPrChange>
              </w:rPr>
              <w:fldChar w:fldCharType="separate"/>
            </w:r>
            <w:r w:rsidRPr="00F43332">
              <w:rPr>
                <w:rStyle w:val="afd"/>
                <w:rFonts w:ascii="微軟正黑體" w:eastAsia="微軟正黑體" w:hAnsi="微軟正黑體"/>
                <w:bCs/>
                <w:color w:val="auto"/>
                <w:u w:val="none"/>
                <w:rPrChange w:id="152" w:author="駱淳渝" w:date="2026-02-05T22:26:00Z" w16du:dateUtc="2026-02-05T14:26:00Z">
                  <w:rPr>
                    <w:rStyle w:val="afd"/>
                    <w:rFonts w:ascii="微軟正黑體" w:eastAsia="微軟正黑體" w:hAnsi="微軟正黑體"/>
                    <w:bCs/>
                  </w:rPr>
                </w:rPrChange>
              </w:rPr>
              <w:t>念佛三昧修學次第</w:t>
            </w:r>
            <w:r w:rsidRPr="00F43332">
              <w:rPr>
                <w:rFonts w:ascii="微軟正黑體" w:eastAsia="微軟正黑體" w:hAnsi="微軟正黑體"/>
                <w:rPrChange w:id="153" w:author="駱淳渝" w:date="2026-02-05T22:26:00Z" w16du:dateUtc="2026-02-05T14:26:00Z">
                  <w:rPr/>
                </w:rPrChange>
              </w:rPr>
              <w:fldChar w:fldCharType="end"/>
            </w:r>
            <w:r w:rsidRPr="00F43332">
              <w:rPr>
                <w:rFonts w:ascii="微軟正黑體" w:eastAsia="微軟正黑體" w:hAnsi="微軟正黑體"/>
                <w:bCs/>
              </w:rPr>
              <w:t>」</w:t>
            </w:r>
          </w:p>
        </w:tc>
        <w:tc>
          <w:tcPr>
            <w:tcW w:w="8222" w:type="dxa"/>
          </w:tcPr>
          <w:p w14:paraId="4E18A508" w14:textId="353B6B3B" w:rsidR="008953B5" w:rsidRPr="00F43332" w:rsidRDefault="00C42F19" w:rsidP="00C42F19">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w:t>
            </w:r>
            <w:r w:rsidRPr="00F43332">
              <w:rPr>
                <w:rFonts w:ascii="微軟正黑體" w:eastAsia="微軟正黑體" w:hAnsi="微軟正黑體" w:cs="Times New Roman"/>
                <w:szCs w:val="24"/>
              </w:rPr>
              <w:t>993/12</w:t>
            </w:r>
            <w:r w:rsidRPr="00F43332">
              <w:rPr>
                <w:rFonts w:ascii="微軟正黑體" w:eastAsia="微軟正黑體" w:hAnsi="微軟正黑體" w:cs="Times New Roman" w:hint="eastAsia"/>
                <w:szCs w:val="24"/>
              </w:rPr>
              <w:t xml:space="preserve"> 平實導師於臺北市石牌共修處開講「念佛三昧修學次第」，後於</w:t>
            </w:r>
            <w:r w:rsidRPr="00F43332">
              <w:rPr>
                <w:rFonts w:ascii="微軟正黑體" w:eastAsia="微軟正黑體" w:hAnsi="微軟正黑體" w:cs="Times New Roman"/>
                <w:szCs w:val="24"/>
              </w:rPr>
              <w:t>1994/5/31起</w:t>
            </w:r>
            <w:r w:rsidRPr="00F43332">
              <w:rPr>
                <w:rFonts w:ascii="微軟正黑體" w:eastAsia="微軟正黑體" w:hAnsi="微軟正黑體" w:cs="Times New Roman" w:hint="eastAsia"/>
                <w:szCs w:val="24"/>
              </w:rPr>
              <w:t>同時在中信局、建國北路等處先後宣講</w:t>
            </w:r>
            <w:r w:rsidR="008953B5"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szCs w:val="24"/>
              </w:rPr>
              <w:t>本課程講述持名念佛、觀想念佛、繫念思惟念佛、無相念佛、體究念佛、實相念佛及其各各相應之實修法門。</w:t>
            </w:r>
          </w:p>
          <w:p w14:paraId="2A3012CA" w14:textId="438D7C31" w:rsidR="00C42F19" w:rsidRPr="00F43332" w:rsidRDefault="00C42F19" w:rsidP="00C42F19">
            <w:pPr>
              <w:spacing w:after="0" w:line="300" w:lineRule="exact"/>
              <w:jc w:val="both"/>
              <w:rPr>
                <w:rFonts w:ascii="微軟正黑體" w:eastAsia="微軟正黑體" w:hAnsi="微軟正黑體"/>
                <w:bCs/>
              </w:rPr>
            </w:pPr>
            <w:r w:rsidRPr="00F43332">
              <w:rPr>
                <w:rFonts w:ascii="微軟正黑體" w:eastAsia="微軟正黑體" w:hAnsi="微軟正黑體" w:cs="Times New Roman"/>
                <w:szCs w:val="24"/>
              </w:rPr>
              <w:t>1994/11/1講述圓滿後整理成文，1995/5付梓出版</w:t>
            </w:r>
            <w:commentRangeStart w:id="154"/>
            <w:commentRangeEnd w:id="154"/>
            <w:r w:rsidR="00F43332" w:rsidRPr="00F43332">
              <w:rPr>
                <w:rStyle w:val="af5"/>
                <w:rFonts w:ascii="微軟正黑體" w:eastAsia="微軟正黑體" w:hAnsi="微軟正黑體" w:cs="Times New Roman" w:hint="eastAsia"/>
                <w:sz w:val="24"/>
                <w:szCs w:val="24"/>
                <w:rPrChange w:id="155" w:author="駱淳渝" w:date="2026-02-05T22:26:00Z" w16du:dateUtc="2026-02-05T14:26:00Z">
                  <w:rPr>
                    <w:rStyle w:val="af5"/>
                    <w:rFonts w:ascii="微軟正黑體" w:eastAsia="微軟正黑體" w:hAnsi="微軟正黑體" w:cs="Times New Roman" w:hint="eastAsia"/>
                    <w:sz w:val="24"/>
                    <w:szCs w:val="24"/>
                  </w:rPr>
                </w:rPrChange>
              </w:rPr>
              <w:commentReference w:id="154"/>
            </w:r>
            <w:r w:rsidRPr="00F43332">
              <w:rPr>
                <w:rFonts w:ascii="微軟正黑體" w:eastAsia="微軟正黑體" w:hAnsi="微軟正黑體" w:cs="Times New Roman" w:hint="eastAsia"/>
                <w:szCs w:val="24"/>
                <w:rPrChange w:id="156" w:author="駱淳渝" w:date="2026-02-05T22:26:00Z" w16du:dateUtc="2026-02-05T14:26:00Z">
                  <w:rPr>
                    <w:rFonts w:ascii="微軟正黑體" w:eastAsia="微軟正黑體" w:hAnsi="微軟正黑體" w:cs="Times New Roman" w:hint="eastAsia"/>
                    <w:szCs w:val="24"/>
                  </w:rPr>
                </w:rPrChange>
              </w:rPr>
              <w:t>，印贈有緣。</w:t>
            </w:r>
          </w:p>
        </w:tc>
      </w:tr>
      <w:tr w:rsidR="00F43332" w:rsidRPr="00F43332" w14:paraId="05A808A2" w14:textId="114D8AF4"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4266988" w14:textId="77777777" w:rsidR="00C42F19" w:rsidRPr="00F43332" w:rsidRDefault="00C42F19" w:rsidP="00C42F19">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AB4FEA" w14:textId="77777777" w:rsidR="00C42F19" w:rsidRPr="00F43332" w:rsidRDefault="00C42F19" w:rsidP="00C42F19">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1994/04/03</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7257EC1" w14:textId="0751CAF6" w:rsidR="00C42F19" w:rsidRPr="00F43332" w:rsidRDefault="00C42F19" w:rsidP="00C42F19">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於猴硐行陀禪寺舉辦</w:t>
            </w:r>
            <w:r w:rsidRPr="00F43332">
              <w:rPr>
                <w:rFonts w:ascii="微軟正黑體" w:eastAsia="微軟正黑體" w:hAnsi="微軟正黑體"/>
                <w:rPrChange w:id="157" w:author="駱淳渝" w:date="2026-02-05T22:26:00Z" w16du:dateUtc="2026-02-05T14:26:00Z">
                  <w:rPr/>
                </w:rPrChange>
              </w:rPr>
              <w:fldChar w:fldCharType="begin"/>
            </w:r>
            <w:r w:rsidRPr="00F43332">
              <w:rPr>
                <w:rFonts w:ascii="微軟正黑體" w:eastAsia="微軟正黑體" w:hAnsi="微軟正黑體"/>
                <w:rPrChange w:id="158" w:author="駱淳渝" w:date="2026-02-05T22:26:00Z" w16du:dateUtc="2026-02-05T14:26:00Z">
                  <w:rPr/>
                </w:rPrChange>
              </w:rPr>
              <w:instrText>HYPERLINK "file:///C:\\Users\\</w:instrText>
            </w:r>
            <w:r w:rsidRPr="00F43332">
              <w:rPr>
                <w:rFonts w:ascii="微軟正黑體" w:eastAsia="微軟正黑體" w:hAnsi="微軟正黑體"/>
                <w:rPrChange w:id="159" w:author="駱淳渝" w:date="2026-02-05T22:26:00Z" w16du:dateUtc="2026-02-05T14:26:00Z">
                  <w:rPr/>
                </w:rPrChange>
              </w:rPr>
              <w:instrText>張淑真</w:instrText>
            </w:r>
            <w:r w:rsidRPr="00F43332">
              <w:rPr>
                <w:rFonts w:ascii="微軟正黑體" w:eastAsia="微軟正黑體" w:hAnsi="微軟正黑體"/>
                <w:rPrChange w:id="160" w:author="駱淳渝" w:date="2026-02-05T22:26:00Z" w16du:dateUtc="2026-02-05T14:26:00Z">
                  <w:rPr/>
                </w:rPrChange>
              </w:rPr>
              <w:instrText>\\AppData\\Roaming\\Microsoft\\Word\\</w:instrText>
            </w:r>
            <w:r w:rsidRPr="00F43332">
              <w:rPr>
                <w:rFonts w:ascii="微軟正黑體" w:eastAsia="微軟正黑體" w:hAnsi="微軟正黑體"/>
                <w:rPrChange w:id="161" w:author="駱淳渝" w:date="2026-02-05T22:26:00Z" w16du:dateUtc="2026-02-05T14:26:00Z">
                  <w:rPr/>
                </w:rPrChange>
              </w:rPr>
              <w:instrText>大事紀改版</w:instrText>
            </w:r>
            <w:r w:rsidRPr="00F43332">
              <w:rPr>
                <w:rFonts w:ascii="微軟正黑體" w:eastAsia="微軟正黑體" w:hAnsi="微軟正黑體"/>
                <w:rPrChange w:id="162" w:author="駱淳渝" w:date="2026-02-05T22:26:00Z" w16du:dateUtc="2026-02-05T14:26:00Z">
                  <w:rPr/>
                </w:rPrChange>
              </w:rPr>
              <w:instrText>\\01%20</w:instrText>
            </w:r>
            <w:r w:rsidRPr="00F43332">
              <w:rPr>
                <w:rFonts w:ascii="微軟正黑體" w:eastAsia="微軟正黑體" w:hAnsi="微軟正黑體"/>
                <w:rPrChange w:id="163" w:author="駱淳渝" w:date="2026-02-05T22:26:00Z" w16du:dateUtc="2026-02-05T14:26:00Z">
                  <w:rPr/>
                </w:rPrChange>
              </w:rPr>
              <w:instrText>合併改版</w:instrText>
            </w:r>
            <w:r w:rsidRPr="00F43332">
              <w:rPr>
                <w:rFonts w:ascii="微軟正黑體" w:eastAsia="微軟正黑體" w:hAnsi="微軟正黑體"/>
                <w:rPrChange w:id="164" w:author="駱淳渝" w:date="2026-02-05T22:26:00Z" w16du:dateUtc="2026-02-05T14:26:00Z">
                  <w:rPr/>
                </w:rPrChange>
              </w:rPr>
              <w:instrText>\\00%20</w:instrText>
            </w:r>
            <w:r w:rsidRPr="00F43332">
              <w:rPr>
                <w:rFonts w:ascii="微軟正黑體" w:eastAsia="微軟正黑體" w:hAnsi="微軟正黑體"/>
                <w:rPrChange w:id="165" w:author="駱淳渝" w:date="2026-02-05T22:26:00Z" w16du:dateUtc="2026-02-05T14:26:00Z">
                  <w:rPr/>
                </w:rPrChange>
              </w:rPr>
              <w:instrText>大事紀完整版</w:instrText>
            </w:r>
            <w:r w:rsidRPr="00F43332">
              <w:rPr>
                <w:rFonts w:ascii="微軟正黑體" w:eastAsia="微軟正黑體" w:hAnsi="微軟正黑體"/>
                <w:rPrChange w:id="166" w:author="駱淳渝" w:date="2026-02-05T22:26:00Z" w16du:dateUtc="2026-02-05T14:26:00Z">
                  <w:rPr/>
                </w:rPrChange>
              </w:rPr>
              <w:instrText>\\14-C.</w:instrText>
            </w:r>
            <w:r w:rsidRPr="00F43332">
              <w:rPr>
                <w:rFonts w:ascii="微軟正黑體" w:eastAsia="微軟正黑體" w:hAnsi="微軟正黑體"/>
                <w:rPrChange w:id="167" w:author="駱淳渝" w:date="2026-02-05T22:26:00Z" w16du:dateUtc="2026-02-05T14:26:00Z">
                  <w:rPr/>
                </w:rPrChange>
              </w:rPr>
              <w:instrText>第十四期編寫</w:instrText>
            </w:r>
            <w:r w:rsidRPr="00F43332">
              <w:rPr>
                <w:rFonts w:ascii="微軟正黑體" w:eastAsia="微軟正黑體" w:hAnsi="微軟正黑體"/>
                <w:rPrChange w:id="168" w:author="駱淳渝" w:date="2026-02-05T22:26:00Z" w16du:dateUtc="2026-02-05T14:26:00Z">
                  <w:rPr/>
                </w:rPrChange>
              </w:rPr>
              <w:instrText>-</w:instrText>
            </w:r>
            <w:r w:rsidRPr="00F43332">
              <w:rPr>
                <w:rFonts w:ascii="微軟正黑體" w:eastAsia="微軟正黑體" w:hAnsi="微軟正黑體"/>
                <w:rPrChange w:id="169" w:author="駱淳渝" w:date="2026-02-05T22:26:00Z" w16du:dateUtc="2026-02-05T14:26:00Z">
                  <w:rPr/>
                </w:rPrChange>
              </w:rPr>
              <w:instrText>教學</w:instrText>
            </w:r>
            <w:r w:rsidRPr="00F43332">
              <w:rPr>
                <w:rFonts w:ascii="微軟正黑體" w:eastAsia="微軟正黑體" w:hAnsi="微軟正黑體"/>
                <w:rPrChange w:id="170" w:author="駱淳渝" w:date="2026-02-05T22:26:00Z" w16du:dateUtc="2026-02-05T14:26:00Z">
                  <w:rPr/>
                </w:rPrChange>
              </w:rPr>
              <w:instrText>-</w:instrText>
            </w:r>
            <w:r w:rsidRPr="00F43332">
              <w:rPr>
                <w:rFonts w:ascii="微軟正黑體" w:eastAsia="微軟正黑體" w:hAnsi="微軟正黑體"/>
                <w:rPrChange w:id="171" w:author="駱淳渝" w:date="2026-02-05T22:26:00Z" w16du:dateUtc="2026-02-05T14:26:00Z">
                  <w:rPr/>
                </w:rPrChange>
              </w:rPr>
              <w:instrText>淑妙</w:instrText>
            </w:r>
            <w:r w:rsidRPr="00F43332">
              <w:rPr>
                <w:rFonts w:ascii="微軟正黑體" w:eastAsia="微軟正黑體" w:hAnsi="微軟正黑體"/>
                <w:rPrChange w:id="172" w:author="駱淳渝" w:date="2026-02-05T22:26:00Z" w16du:dateUtc="2026-02-05T14:26:00Z">
                  <w:rPr/>
                </w:rPrChange>
              </w:rPr>
              <w:instrText>(20250616)-</w:instrText>
            </w:r>
            <w:r w:rsidRPr="00F43332">
              <w:rPr>
                <w:rFonts w:ascii="微軟正黑體" w:eastAsia="微軟正黑體" w:hAnsi="微軟正黑體"/>
                <w:rPrChange w:id="173" w:author="駱淳渝" w:date="2026-02-05T22:26:00Z" w16du:dateUtc="2026-02-05T14:26:00Z">
                  <w:rPr/>
                </w:rPrChange>
              </w:rPr>
              <w:instrText>劍華</w:instrText>
            </w:r>
            <w:r w:rsidRPr="00F43332">
              <w:rPr>
                <w:rFonts w:ascii="微軟正黑體" w:eastAsia="微軟正黑體" w:hAnsi="微軟正黑體"/>
                <w:rPrChange w:id="174" w:author="駱淳渝" w:date="2026-02-05T22:26:00Z" w16du:dateUtc="2026-02-05T14:26:00Z">
                  <w:rPr/>
                </w:rPrChange>
              </w:rPr>
              <w:instrText>(0701)</w:instrText>
            </w:r>
            <w:r w:rsidRPr="00F43332">
              <w:rPr>
                <w:rFonts w:ascii="微軟正黑體" w:eastAsia="微軟正黑體" w:hAnsi="微軟正黑體"/>
                <w:rPrChange w:id="175" w:author="駱淳渝" w:date="2026-02-05T22:26:00Z" w16du:dateUtc="2026-02-05T14:26:00Z">
                  <w:rPr/>
                </w:rPrChange>
              </w:rPr>
              <w:instrText>接受所有變更</w:instrText>
            </w:r>
            <w:r w:rsidRPr="00F43332">
              <w:rPr>
                <w:rFonts w:ascii="微軟正黑體" w:eastAsia="微軟正黑體" w:hAnsi="微軟正黑體"/>
                <w:rPrChange w:id="176" w:author="駱淳渝" w:date="2026-02-05T22:26:00Z" w16du:dateUtc="2026-02-05T14:26:00Z">
                  <w:rPr/>
                </w:rPrChange>
              </w:rPr>
              <w:instrText>(20251025).docx"</w:instrText>
            </w:r>
            <w:r w:rsidRPr="00F43332">
              <w:rPr>
                <w:rFonts w:ascii="微軟正黑體" w:eastAsia="微軟正黑體" w:hAnsi="微軟正黑體"/>
                <w:rPrChange w:id="177" w:author="駱淳渝" w:date="2026-02-05T22:26:00Z" w16du:dateUtc="2026-02-05T14:26:00Z">
                  <w:rPr/>
                </w:rPrChange>
              </w:rPr>
            </w:r>
            <w:r w:rsidRPr="00F43332">
              <w:rPr>
                <w:rFonts w:ascii="微軟正黑體" w:eastAsia="微軟正黑體" w:hAnsi="微軟正黑體"/>
                <w:rPrChange w:id="178" w:author="駱淳渝" w:date="2026-02-05T22:26:00Z" w16du:dateUtc="2026-02-05T14:26:00Z">
                  <w:rPr/>
                </w:rPrChange>
              </w:rPr>
              <w:fldChar w:fldCharType="separate"/>
            </w:r>
            <w:r w:rsidRPr="00F43332">
              <w:rPr>
                <w:rStyle w:val="afd"/>
                <w:rFonts w:ascii="微軟正黑體" w:eastAsia="微軟正黑體" w:hAnsi="微軟正黑體" w:cs="Times New Roman" w:hint="eastAsia"/>
                <w:color w:val="auto"/>
                <w:szCs w:val="24"/>
                <w:u w:val="none"/>
                <w:rPrChange w:id="179" w:author="駱淳渝" w:date="2026-02-05T22:26:00Z" w16du:dateUtc="2026-02-05T14:26:00Z">
                  <w:rPr>
                    <w:rStyle w:val="afd"/>
                    <w:rFonts w:ascii="微軟正黑體" w:eastAsia="微軟正黑體" w:hAnsi="微軟正黑體" w:cs="Times New Roman" w:hint="eastAsia"/>
                    <w:szCs w:val="24"/>
                  </w:rPr>
                </w:rPrChange>
              </w:rPr>
              <w:t>第一次禪三</w:t>
            </w:r>
            <w:r w:rsidRPr="00F43332">
              <w:rPr>
                <w:rFonts w:ascii="微軟正黑體" w:eastAsia="微軟正黑體" w:hAnsi="微軟正黑體"/>
                <w:rPrChange w:id="180" w:author="駱淳渝" w:date="2026-02-05T22:26:00Z" w16du:dateUtc="2026-02-05T14:26:00Z">
                  <w:rPr/>
                </w:rPrChange>
              </w:rPr>
              <w:fldChar w:fldCharType="end"/>
            </w:r>
          </w:p>
        </w:tc>
        <w:tc>
          <w:tcPr>
            <w:tcW w:w="8222" w:type="dxa"/>
          </w:tcPr>
          <w:p w14:paraId="25A315EF" w14:textId="498918EA" w:rsidR="00C42F19" w:rsidRPr="00F43332" w:rsidRDefault="00C42F19" w:rsidP="00C42F19">
            <w:pPr>
              <w:spacing w:after="0"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平實導師初期弘法度眾時，常於共修上課前，個別找同修給予指導，令其悟入；後來改為舉辦禪三令學人求悟。</w:t>
            </w:r>
            <w:r w:rsidR="001E25FB" w:rsidRPr="00F43332">
              <w:rPr>
                <w:rFonts w:ascii="微軟正黑體" w:eastAsia="微軟正黑體" w:hAnsi="微軟正黑體" w:cs="Times New Roman" w:hint="eastAsia"/>
                <w:szCs w:val="24"/>
              </w:rPr>
              <w:t>1994/4/3借用猴硐行陀禪寺舉辦第一次禪三，共有21人參加。</w:t>
            </w:r>
            <w:r w:rsidRPr="00F43332">
              <w:rPr>
                <w:rFonts w:ascii="微軟正黑體" w:eastAsia="微軟正黑體" w:hAnsi="微軟正黑體" w:cs="Times New Roman" w:hint="eastAsia"/>
                <w:szCs w:val="24"/>
              </w:rPr>
              <w:t>前三次禪三期間，導師明講真如密意，致使在前三次禪三皆受色身之苦</w:t>
            </w:r>
            <w:r w:rsidR="008573F2" w:rsidRPr="00F43332">
              <w:rPr>
                <w:rFonts w:ascii="微軟正黑體" w:eastAsia="微軟正黑體" w:hAnsi="微軟正黑體" w:cs="Times New Roman"/>
                <w:szCs w:val="24"/>
              </w:rPr>
              <w:t>且學人易於心中生疑</w:t>
            </w:r>
            <w:r w:rsidRPr="00F43332">
              <w:rPr>
                <w:rFonts w:ascii="微軟正黑體" w:eastAsia="微軟正黑體" w:hAnsi="微軟正黑體" w:cs="Times New Roman" w:hint="eastAsia"/>
                <w:szCs w:val="24"/>
              </w:rPr>
              <w:t>，是故禪三不復輕洩密意，並立下「不許在禪三以外場合勘驗」之門風。</w:t>
            </w:r>
            <w:bookmarkStart w:id="181" w:name="_Hlk172364845"/>
          </w:p>
          <w:p w14:paraId="66D875A0" w14:textId="636E2CFB" w:rsidR="00C42F19" w:rsidRPr="00F43332" w:rsidRDefault="00C42F19" w:rsidP="00C42F19">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早期學人修學三個月即可參加禪三，隨著制度建立，報名參加精進禪三資格有</w:t>
            </w:r>
            <w:r w:rsidRPr="00F43332">
              <w:rPr>
                <w:rFonts w:ascii="微軟正黑體" w:eastAsia="微軟正黑體" w:hAnsi="微軟正黑體" w:cs="Times New Roman" w:hint="eastAsia"/>
                <w:szCs w:val="24"/>
              </w:rPr>
              <w:lastRenderedPageBreak/>
              <w:t>三：1.本會會員，2.禪淨班二年半共修期滿結業，3.經審核知見、福德、定力、性障等條件合格。自2003年起，再立先斷我見才助其明心之規範，同時新增勘驗題，旨在令學子確定斷我見後轉依真如，不輕易被蠱惑而退轉</w:t>
            </w:r>
            <w:r w:rsidRPr="00F43332">
              <w:rPr>
                <w:rStyle w:val="af2"/>
                <w:rFonts w:ascii="微軟正黑體" w:eastAsia="微軟正黑體" w:hAnsi="微軟正黑體"/>
                <w:szCs w:val="24"/>
                <w:rPrChange w:id="182" w:author="駱淳渝" w:date="2026-02-05T22:26:00Z" w16du:dateUtc="2026-02-05T14:26:00Z">
                  <w:rPr>
                    <w:rStyle w:val="af2"/>
                    <w:szCs w:val="24"/>
                  </w:rPr>
                </w:rPrChange>
              </w:rPr>
              <w:footnoteReference w:id="9"/>
            </w:r>
            <w:r w:rsidRPr="00F43332">
              <w:rPr>
                <w:rFonts w:ascii="微軟正黑體" w:eastAsia="微軟正黑體" w:hAnsi="微軟正黑體" w:cs="Times New Roman" w:hint="eastAsia"/>
                <w:szCs w:val="24"/>
              </w:rPr>
              <w:t>。</w:t>
            </w:r>
            <w:bookmarkEnd w:id="181"/>
          </w:p>
        </w:tc>
      </w:tr>
      <w:tr w:rsidR="00F43332" w:rsidRPr="00F43332" w14:paraId="3C76DEFB" w14:textId="259D8429"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2C05B8A" w14:textId="77777777" w:rsidR="00C42F19" w:rsidRPr="00F43332" w:rsidRDefault="00C42F19" w:rsidP="00C42F19">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8849A1F" w14:textId="77777777" w:rsidR="00C42F19" w:rsidRPr="00F43332" w:rsidRDefault="00C42F19" w:rsidP="00C42F19">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1995/00/00#</w:t>
            </w:r>
          </w:p>
        </w:tc>
        <w:tc>
          <w:tcPr>
            <w:tcW w:w="4395" w:type="dxa"/>
            <w:tcMar>
              <w:top w:w="100" w:type="dxa"/>
              <w:left w:w="100" w:type="dxa"/>
              <w:bottom w:w="100" w:type="dxa"/>
              <w:right w:w="100" w:type="dxa"/>
            </w:tcMar>
            <w:vAlign w:val="center"/>
          </w:tcPr>
          <w:p w14:paraId="62195AB2" w14:textId="31CD9B94" w:rsidR="00C42F19" w:rsidRPr="00F43332" w:rsidRDefault="00C42F19" w:rsidP="00C42F19">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設立「念佛三昧印經會」</w:t>
            </w:r>
            <w:r w:rsidRPr="00F43332">
              <w:rPr>
                <w:rStyle w:val="af2"/>
                <w:rFonts w:ascii="微軟正黑體" w:eastAsia="微軟正黑體" w:hAnsi="微軟正黑體" w:cs="Times New Roman"/>
                <w:bCs/>
                <w:szCs w:val="24"/>
              </w:rPr>
              <w:footnoteReference w:id="10"/>
            </w:r>
            <w:r w:rsidRPr="00F43332">
              <w:rPr>
                <w:rFonts w:ascii="微軟正黑體" w:eastAsia="微軟正黑體" w:hAnsi="微軟正黑體" w:cs="Times New Roman" w:hint="eastAsia"/>
                <w:bCs/>
                <w:szCs w:val="24"/>
              </w:rPr>
              <w:t>，以印書流通為主</w:t>
            </w:r>
          </w:p>
        </w:tc>
        <w:tc>
          <w:tcPr>
            <w:tcW w:w="8222" w:type="dxa"/>
          </w:tcPr>
          <w:p w14:paraId="26E3E493" w14:textId="6A549030" w:rsidR="00C42F19" w:rsidRPr="00F43332" w:rsidRDefault="00C42F19" w:rsidP="00C42F19">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w:t>
            </w:r>
          </w:p>
        </w:tc>
      </w:tr>
      <w:tr w:rsidR="00F43332" w:rsidRPr="00F43332" w14:paraId="62A1E89F" w14:textId="1FE0A2F4"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A61778C" w14:textId="77777777" w:rsidR="00C42F19" w:rsidRPr="00F43332" w:rsidRDefault="00C42F19" w:rsidP="00C42F19">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8341DF0" w14:textId="77777777" w:rsidR="00C42F19" w:rsidRPr="00F43332" w:rsidRDefault="00C42F19" w:rsidP="00C42F19">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1995/08/11</w:t>
            </w:r>
          </w:p>
        </w:tc>
        <w:tc>
          <w:tcPr>
            <w:tcW w:w="4395" w:type="dxa"/>
            <w:tcMar>
              <w:top w:w="100" w:type="dxa"/>
              <w:left w:w="100" w:type="dxa"/>
              <w:bottom w:w="100" w:type="dxa"/>
              <w:right w:w="100" w:type="dxa"/>
            </w:tcMar>
            <w:vAlign w:val="center"/>
          </w:tcPr>
          <w:p w14:paraId="426D3F21" w14:textId="6BD5B081" w:rsidR="00C42F19" w:rsidRPr="00F43332" w:rsidRDefault="00C42F19" w:rsidP="00C42F19">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導師於</w:t>
            </w:r>
            <w:r w:rsidR="00F929F3" w:rsidRPr="00F43332">
              <w:rPr>
                <w:rFonts w:ascii="微軟正黑體" w:eastAsia="微軟正黑體" w:hAnsi="微軟正黑體" w:cs="Times New Roman" w:hint="eastAsia"/>
                <w:bCs/>
                <w:szCs w:val="24"/>
              </w:rPr>
              <w:t>臺北市</w:t>
            </w:r>
            <w:r w:rsidRPr="00F43332">
              <w:rPr>
                <w:rFonts w:ascii="微軟正黑體" w:eastAsia="微軟正黑體" w:hAnsi="微軟正黑體" w:cs="Times New Roman" w:hint="eastAsia"/>
                <w:bCs/>
                <w:szCs w:val="24"/>
              </w:rPr>
              <w:t>石牌陽明精舍開講</w:t>
            </w:r>
            <w:r w:rsidRPr="00F43332">
              <w:rPr>
                <w:rFonts w:ascii="微軟正黑體" w:eastAsia="微軟正黑體" w:hAnsi="微軟正黑體"/>
                <w:rPrChange w:id="187" w:author="駱淳渝" w:date="2026-02-05T22:26:00Z" w16du:dateUtc="2026-02-05T14:26:00Z">
                  <w:rPr/>
                </w:rPrChange>
              </w:rPr>
              <w:fldChar w:fldCharType="begin"/>
            </w:r>
            <w:r w:rsidRPr="00F43332">
              <w:rPr>
                <w:rFonts w:ascii="微軟正黑體" w:eastAsia="微軟正黑體" w:hAnsi="微軟正黑體"/>
                <w:rPrChange w:id="188" w:author="駱淳渝" w:date="2026-02-05T22:26:00Z" w16du:dateUtc="2026-02-05T14:26:00Z">
                  <w:rPr/>
                </w:rPrChange>
              </w:rPr>
              <w:instrText>HYPERLINK "file:///D:\\4%20</w:instrText>
            </w:r>
            <w:r w:rsidRPr="00F43332">
              <w:rPr>
                <w:rFonts w:ascii="微軟正黑體" w:eastAsia="微軟正黑體" w:hAnsi="微軟正黑體"/>
                <w:rPrChange w:id="189" w:author="駱淳渝" w:date="2026-02-05T22:26:00Z" w16du:dateUtc="2026-02-05T14:26:00Z">
                  <w:rPr/>
                </w:rPrChange>
              </w:rPr>
              <w:instrText>正覺弘法史</w:instrText>
            </w:r>
            <w:r w:rsidRPr="00F43332">
              <w:rPr>
                <w:rFonts w:ascii="微軟正黑體" w:eastAsia="微軟正黑體" w:hAnsi="微軟正黑體"/>
                <w:rPrChange w:id="190" w:author="駱淳渝" w:date="2026-02-05T22:26:00Z" w16du:dateUtc="2026-02-05T14:26:00Z">
                  <w:rPr/>
                </w:rPrChange>
              </w:rPr>
              <w:instrText>\\2%20</w:instrText>
            </w:r>
            <w:r w:rsidRPr="00F43332">
              <w:rPr>
                <w:rFonts w:ascii="微軟正黑體" w:eastAsia="微軟正黑體" w:hAnsi="微軟正黑體"/>
                <w:rPrChange w:id="191" w:author="駱淳渝" w:date="2026-02-05T22:26:00Z" w16du:dateUtc="2026-02-05T14:26:00Z">
                  <w:rPr/>
                </w:rPrChange>
              </w:rPr>
              <w:instrText>大事紀改版</w:instrText>
            </w:r>
            <w:r w:rsidRPr="00F43332">
              <w:rPr>
                <w:rFonts w:ascii="微軟正黑體" w:eastAsia="微軟正黑體" w:hAnsi="微軟正黑體"/>
                <w:rPrChange w:id="192" w:author="駱淳渝" w:date="2026-02-05T22:26:00Z" w16du:dateUtc="2026-02-05T14:26:00Z">
                  <w:rPr/>
                </w:rPrChange>
              </w:rPr>
              <w:instrText>-</w:instrText>
            </w:r>
            <w:r w:rsidRPr="00F43332">
              <w:rPr>
                <w:rFonts w:ascii="微軟正黑體" w:eastAsia="微軟正黑體" w:hAnsi="微軟正黑體"/>
                <w:rPrChange w:id="193" w:author="駱淳渝" w:date="2026-02-05T22:26:00Z" w16du:dateUtc="2026-02-05T14:26:00Z">
                  <w:rPr/>
                </w:rPrChange>
              </w:rPr>
              <w:instrText>備註</w:instrText>
            </w:r>
            <w:r w:rsidRPr="00F43332">
              <w:rPr>
                <w:rFonts w:ascii="微軟正黑體" w:eastAsia="微軟正黑體" w:hAnsi="微軟正黑體"/>
                <w:rPrChange w:id="194" w:author="駱淳渝" w:date="2026-02-05T22:26:00Z" w16du:dateUtc="2026-02-05T14:26:00Z">
                  <w:rPr/>
                </w:rPrChange>
              </w:rPr>
              <w:instrText>%20</w:instrText>
            </w:r>
            <w:r w:rsidRPr="00F43332">
              <w:rPr>
                <w:rFonts w:ascii="微軟正黑體" w:eastAsia="微軟正黑體" w:hAnsi="微軟正黑體"/>
                <w:rPrChange w:id="195" w:author="駱淳渝" w:date="2026-02-05T22:26:00Z" w16du:dateUtc="2026-02-05T14:26:00Z">
                  <w:rPr/>
                </w:rPrChange>
              </w:rPr>
              <w:instrText>紀要版</w:instrText>
            </w:r>
            <w:r w:rsidRPr="00F43332">
              <w:rPr>
                <w:rFonts w:ascii="微軟正黑體" w:eastAsia="微軟正黑體" w:hAnsi="微軟正黑體"/>
                <w:rPrChange w:id="196" w:author="駱淳渝" w:date="2026-02-05T22:26:00Z" w16du:dateUtc="2026-02-05T14:26:00Z">
                  <w:rPr/>
                </w:rPrChange>
              </w:rPr>
              <w:instrText>\\</w:instrText>
            </w:r>
            <w:r w:rsidRPr="00F43332">
              <w:rPr>
                <w:rFonts w:ascii="微軟正黑體" w:eastAsia="微軟正黑體" w:hAnsi="微軟正黑體"/>
                <w:rPrChange w:id="197" w:author="駱淳渝" w:date="2026-02-05T22:26:00Z" w16du:dateUtc="2026-02-05T14:26:00Z">
                  <w:rPr/>
                </w:rPrChange>
              </w:rPr>
              <w:instrText>大事紀改版</w:instrText>
            </w:r>
            <w:r w:rsidRPr="00F43332">
              <w:rPr>
                <w:rFonts w:ascii="微軟正黑體" w:eastAsia="微軟正黑體" w:hAnsi="微軟正黑體"/>
                <w:rPrChange w:id="198" w:author="駱淳渝" w:date="2026-02-05T22:26:00Z" w16du:dateUtc="2026-02-05T14:26:00Z">
                  <w:rPr/>
                </w:rPrChange>
              </w:rPr>
              <w:instrText>\\01%20</w:instrText>
            </w:r>
            <w:r w:rsidRPr="00F43332">
              <w:rPr>
                <w:rFonts w:ascii="微軟正黑體" w:eastAsia="微軟正黑體" w:hAnsi="微軟正黑體"/>
                <w:rPrChange w:id="199" w:author="駱淳渝" w:date="2026-02-05T22:26:00Z" w16du:dateUtc="2026-02-05T14:26:00Z">
                  <w:rPr/>
                </w:rPrChange>
              </w:rPr>
              <w:instrText>合併改版</w:instrText>
            </w:r>
            <w:r w:rsidRPr="00F43332">
              <w:rPr>
                <w:rFonts w:ascii="微軟正黑體" w:eastAsia="微軟正黑體" w:hAnsi="微軟正黑體"/>
                <w:rPrChange w:id="200" w:author="駱淳渝" w:date="2026-02-05T22:26:00Z" w16du:dateUtc="2026-02-05T14:26:00Z">
                  <w:rPr/>
                </w:rPrChange>
              </w:rPr>
              <w:instrText>\\00%20</w:instrText>
            </w:r>
            <w:r w:rsidRPr="00F43332">
              <w:rPr>
                <w:rFonts w:ascii="微軟正黑體" w:eastAsia="微軟正黑體" w:hAnsi="微軟正黑體"/>
                <w:rPrChange w:id="201" w:author="駱淳渝" w:date="2026-02-05T22:26:00Z" w16du:dateUtc="2026-02-05T14:26:00Z">
                  <w:rPr/>
                </w:rPrChange>
              </w:rPr>
              <w:instrText>大事紀完整版</w:instrText>
            </w:r>
            <w:r w:rsidRPr="00F43332">
              <w:rPr>
                <w:rFonts w:ascii="微軟正黑體" w:eastAsia="微軟正黑體" w:hAnsi="微軟正黑體"/>
                <w:rPrChange w:id="202" w:author="駱淳渝" w:date="2026-02-05T22:26:00Z" w16du:dateUtc="2026-02-05T14:26:00Z">
                  <w:rPr/>
                </w:rPrChange>
              </w:rPr>
              <w:instrText>\\14-A.</w:instrText>
            </w:r>
            <w:r w:rsidRPr="00F43332">
              <w:rPr>
                <w:rFonts w:ascii="微軟正黑體" w:eastAsia="微軟正黑體" w:hAnsi="微軟正黑體"/>
                <w:rPrChange w:id="203" w:author="駱淳渝" w:date="2026-02-05T22:26:00Z" w16du:dateUtc="2026-02-05T14:26:00Z">
                  <w:rPr/>
                </w:rPrChange>
              </w:rPr>
              <w:instrText>第十四期編寫</w:instrText>
            </w:r>
            <w:r w:rsidRPr="00F43332">
              <w:rPr>
                <w:rFonts w:ascii="微軟正黑體" w:eastAsia="微軟正黑體" w:hAnsi="微軟正黑體"/>
                <w:rPrChange w:id="204" w:author="駱淳渝" w:date="2026-02-05T22:26:00Z" w16du:dateUtc="2026-02-05T14:26:00Z">
                  <w:rPr/>
                </w:rPrChange>
              </w:rPr>
              <w:instrText>-</w:instrText>
            </w:r>
            <w:r w:rsidRPr="00F43332">
              <w:rPr>
                <w:rFonts w:ascii="微軟正黑體" w:eastAsia="微軟正黑體" w:hAnsi="微軟正黑體"/>
                <w:rPrChange w:id="205" w:author="駱淳渝" w:date="2026-02-05T22:26:00Z" w16du:dateUtc="2026-02-05T14:26:00Z">
                  <w:rPr/>
                </w:rPrChange>
              </w:rPr>
              <w:instrText>行政</w:instrText>
            </w:r>
            <w:r w:rsidRPr="00F43332">
              <w:rPr>
                <w:rFonts w:ascii="微軟正黑體" w:eastAsia="微軟正黑體" w:hAnsi="微軟正黑體"/>
                <w:rPrChange w:id="206" w:author="駱淳渝" w:date="2026-02-05T22:26:00Z" w16du:dateUtc="2026-02-05T14:26:00Z">
                  <w:rPr/>
                </w:rPrChange>
              </w:rPr>
              <w:instrText>-</w:instrText>
            </w:r>
            <w:r w:rsidRPr="00F43332">
              <w:rPr>
                <w:rFonts w:ascii="微軟正黑體" w:eastAsia="微軟正黑體" w:hAnsi="微軟正黑體"/>
                <w:rPrChange w:id="207" w:author="駱淳渝" w:date="2026-02-05T22:26:00Z" w16du:dateUtc="2026-02-05T14:26:00Z">
                  <w:rPr/>
                </w:rPrChange>
              </w:rPr>
              <w:instrText>淑滿</w:instrText>
            </w:r>
            <w:r w:rsidRPr="00F43332">
              <w:rPr>
                <w:rFonts w:ascii="微軟正黑體" w:eastAsia="微軟正黑體" w:hAnsi="微軟正黑體"/>
                <w:rPrChange w:id="208" w:author="駱淳渝" w:date="2026-02-05T22:26:00Z" w16du:dateUtc="2026-02-05T14:26:00Z">
                  <w:rPr/>
                </w:rPrChange>
              </w:rPr>
              <w:instrText>(20250616)-</w:instrText>
            </w:r>
            <w:r w:rsidRPr="00F43332">
              <w:rPr>
                <w:rFonts w:ascii="微軟正黑體" w:eastAsia="微軟正黑體" w:hAnsi="微軟正黑體"/>
                <w:rPrChange w:id="209" w:author="駱淳渝" w:date="2026-02-05T22:26:00Z" w16du:dateUtc="2026-02-05T14:26:00Z">
                  <w:rPr/>
                </w:rPrChange>
              </w:rPr>
              <w:instrText>劍華</w:instrText>
            </w:r>
            <w:r w:rsidRPr="00F43332">
              <w:rPr>
                <w:rFonts w:ascii="微軟正黑體" w:eastAsia="微軟正黑體" w:hAnsi="微軟正黑體"/>
                <w:rPrChange w:id="210" w:author="駱淳渝" w:date="2026-02-05T22:26:00Z" w16du:dateUtc="2026-02-05T14:26:00Z">
                  <w:rPr/>
                </w:rPrChange>
              </w:rPr>
              <w:instrText>(0701)</w:instrText>
            </w:r>
            <w:r w:rsidRPr="00F43332">
              <w:rPr>
                <w:rFonts w:ascii="微軟正黑體" w:eastAsia="微軟正黑體" w:hAnsi="微軟正黑體"/>
                <w:rPrChange w:id="211" w:author="駱淳渝" w:date="2026-02-05T22:26:00Z" w16du:dateUtc="2026-02-05T14:26:00Z">
                  <w:rPr/>
                </w:rPrChange>
              </w:rPr>
              <w:instrText>接受所有變更</w:instrText>
            </w:r>
            <w:r w:rsidRPr="00F43332">
              <w:rPr>
                <w:rFonts w:ascii="微軟正黑體" w:eastAsia="微軟正黑體" w:hAnsi="微軟正黑體"/>
                <w:rPrChange w:id="212" w:author="駱淳渝" w:date="2026-02-05T22:26:00Z" w16du:dateUtc="2026-02-05T14:26:00Z">
                  <w:rPr/>
                </w:rPrChange>
              </w:rPr>
              <w:instrText>(20251025).docx"</w:instrText>
            </w:r>
            <w:r w:rsidRPr="00F43332">
              <w:rPr>
                <w:rFonts w:ascii="微軟正黑體" w:eastAsia="微軟正黑體" w:hAnsi="微軟正黑體"/>
                <w:rPrChange w:id="213" w:author="駱淳渝" w:date="2026-02-05T22:26:00Z" w16du:dateUtc="2026-02-05T14:26:00Z">
                  <w:rPr/>
                </w:rPrChange>
              </w:rPr>
            </w:r>
            <w:r w:rsidRPr="00F43332">
              <w:rPr>
                <w:rFonts w:ascii="微軟正黑體" w:eastAsia="微軟正黑體" w:hAnsi="微軟正黑體"/>
                <w:rPrChange w:id="214" w:author="駱淳渝" w:date="2026-02-05T22:26:00Z" w16du:dateUtc="2026-02-05T14:26:00Z">
                  <w:rPr/>
                </w:rPrChange>
              </w:rPr>
              <w:fldChar w:fldCharType="separate"/>
            </w:r>
            <w:r w:rsidRPr="00F43332">
              <w:rPr>
                <w:rStyle w:val="afd"/>
                <w:rFonts w:ascii="微軟正黑體" w:eastAsia="微軟正黑體" w:hAnsi="微軟正黑體" w:cs="Times New Roman" w:hint="eastAsia"/>
                <w:bCs/>
                <w:color w:val="auto"/>
                <w:szCs w:val="24"/>
                <w:u w:val="none"/>
                <w:rPrChange w:id="215" w:author="駱淳渝" w:date="2026-02-05T22:26:00Z" w16du:dateUtc="2026-02-05T14:26:00Z">
                  <w:rPr>
                    <w:rStyle w:val="afd"/>
                    <w:rFonts w:ascii="微軟正黑體" w:eastAsia="微軟正黑體" w:hAnsi="微軟正黑體" w:cs="Times New Roman" w:hint="eastAsia"/>
                    <w:bCs/>
                    <w:szCs w:val="24"/>
                  </w:rPr>
                </w:rPrChange>
              </w:rPr>
              <w:t>《楞伽經》</w:t>
            </w:r>
            <w:r w:rsidRPr="00F43332">
              <w:rPr>
                <w:rFonts w:ascii="微軟正黑體" w:eastAsia="微軟正黑體" w:hAnsi="微軟正黑體"/>
                <w:rPrChange w:id="216" w:author="駱淳渝" w:date="2026-02-05T22:26:00Z" w16du:dateUtc="2026-02-05T14:26:00Z">
                  <w:rPr/>
                </w:rPrChange>
              </w:rPr>
              <w:fldChar w:fldCharType="end"/>
            </w:r>
            <w:r w:rsidR="00134AEF" w:rsidRPr="00F43332">
              <w:rPr>
                <w:rFonts w:ascii="微軟正黑體" w:eastAsia="微軟正黑體" w:hAnsi="微軟正黑體" w:cs="Times New Roman" w:hint="eastAsia"/>
                <w:bCs/>
                <w:szCs w:val="24"/>
              </w:rPr>
              <w:t>，</w:t>
            </w:r>
            <w:r w:rsidR="00134AEF" w:rsidRPr="00F43332">
              <w:rPr>
                <w:rFonts w:ascii="微軟正黑體" w:eastAsia="微軟正黑體" w:hAnsi="微軟正黑體" w:cs="Times New Roman"/>
                <w:bCs/>
                <w:szCs w:val="24"/>
              </w:rPr>
              <w:t>開顯佛法「五法、三自性」之總成</w:t>
            </w:r>
          </w:p>
        </w:tc>
        <w:tc>
          <w:tcPr>
            <w:tcW w:w="8222" w:type="dxa"/>
          </w:tcPr>
          <w:p w14:paraId="173B8F55" w14:textId="5C5B7614" w:rsidR="00D6190C" w:rsidRPr="00F43332" w:rsidRDefault="00C42F19" w:rsidP="002833C8">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1995/8/11平實導師</w:t>
            </w:r>
            <w:r w:rsidR="00810184" w:rsidRPr="00F43332">
              <w:rPr>
                <w:rFonts w:ascii="微軟正黑體" w:eastAsia="微軟正黑體" w:hAnsi="微軟正黑體" w:cs="Times New Roman" w:hint="eastAsia"/>
                <w:szCs w:val="24"/>
              </w:rPr>
              <w:t>應邀</w:t>
            </w:r>
            <w:r w:rsidRPr="00F43332">
              <w:rPr>
                <w:rFonts w:ascii="微軟正黑體" w:eastAsia="微軟正黑體" w:hAnsi="微軟正黑體" w:cs="Times New Roman"/>
                <w:szCs w:val="24"/>
              </w:rPr>
              <w:t>假陽明精舍開講《楞伽經》，1997/2轉至正覺講堂續講，1997/9/26宣講圓滿。</w:t>
            </w:r>
            <w:r w:rsidR="00481740" w:rsidRPr="00F43332">
              <w:rPr>
                <w:rFonts w:ascii="微軟正黑體" w:eastAsia="微軟正黑體" w:hAnsi="微軟正黑體" w:cs="Times New Roman"/>
                <w:szCs w:val="24"/>
              </w:rPr>
              <w:t>此經為大乘佛法三部重要經典之一，</w:t>
            </w:r>
            <w:r w:rsidR="00673220" w:rsidRPr="00F43332">
              <w:rPr>
                <w:rFonts w:ascii="微軟正黑體" w:eastAsia="微軟正黑體" w:hAnsi="微軟正黑體" w:cs="Times New Roman"/>
                <w:szCs w:val="24"/>
              </w:rPr>
              <w:t>亦是禪宗見道印證之依據經典</w:t>
            </w:r>
            <w:r w:rsidR="00673220" w:rsidRPr="00F43332">
              <w:rPr>
                <w:rFonts w:ascii="微軟正黑體" w:eastAsia="微軟正黑體" w:hAnsi="微軟正黑體" w:cs="Times New Roman" w:hint="eastAsia"/>
                <w:szCs w:val="24"/>
              </w:rPr>
              <w:t>，</w:t>
            </w:r>
            <w:r w:rsidR="00673220" w:rsidRPr="00F43332">
              <w:rPr>
                <w:rStyle w:val="af2"/>
                <w:rFonts w:ascii="微軟正黑體" w:eastAsia="微軟正黑體" w:hAnsi="微軟正黑體" w:cs="Times New Roman"/>
                <w:szCs w:val="24"/>
              </w:rPr>
              <w:footnoteReference w:id="11"/>
            </w:r>
            <w:r w:rsidR="00481740" w:rsidRPr="00F43332">
              <w:rPr>
                <w:rFonts w:ascii="微軟正黑體" w:eastAsia="微軟正黑體" w:hAnsi="微軟正黑體" w:cs="Times New Roman"/>
                <w:szCs w:val="24"/>
              </w:rPr>
              <w:t>指出佛法總成「五法、三自性」之核心要義</w:t>
            </w:r>
            <w:r w:rsidR="00D87F56" w:rsidRPr="00F43332">
              <w:rPr>
                <w:rStyle w:val="af2"/>
                <w:rFonts w:ascii="微軟正黑體" w:eastAsia="微軟正黑體" w:hAnsi="微軟正黑體" w:cs="Times New Roman"/>
                <w:szCs w:val="24"/>
              </w:rPr>
              <w:footnoteReference w:id="12"/>
            </w:r>
            <w:r w:rsidR="00481740" w:rsidRPr="00F43332">
              <w:rPr>
                <w:rFonts w:ascii="微軟正黑體" w:eastAsia="微軟正黑體" w:hAnsi="微軟正黑體" w:cs="Times New Roman"/>
                <w:szCs w:val="24"/>
              </w:rPr>
              <w:t>，</w:t>
            </w:r>
            <w:r w:rsidR="00481740" w:rsidRPr="00F43332">
              <w:rPr>
                <w:rFonts w:ascii="微軟正黑體" w:eastAsia="微軟正黑體" w:hAnsi="微軟正黑體" w:cs="Times New Roman" w:hint="eastAsia"/>
                <w:szCs w:val="24"/>
              </w:rPr>
              <w:t>導師</w:t>
            </w:r>
            <w:r w:rsidR="00481740" w:rsidRPr="00F43332">
              <w:rPr>
                <w:rFonts w:ascii="微軟正黑體" w:eastAsia="微軟正黑體" w:hAnsi="微軟正黑體" w:cs="Times New Roman"/>
                <w:szCs w:val="24"/>
              </w:rPr>
              <w:t>依自身實證手持直譯經本直接宣講</w:t>
            </w:r>
            <w:r w:rsidR="00481740" w:rsidRPr="00F43332">
              <w:rPr>
                <w:rStyle w:val="af2"/>
                <w:rFonts w:ascii="微軟正黑體" w:eastAsia="微軟正黑體" w:hAnsi="微軟正黑體" w:cs="Times New Roman"/>
                <w:szCs w:val="24"/>
              </w:rPr>
              <w:footnoteReference w:id="13"/>
            </w:r>
            <w:r w:rsidR="00481740" w:rsidRPr="00F43332">
              <w:rPr>
                <w:rFonts w:ascii="微軟正黑體" w:eastAsia="微軟正黑體" w:hAnsi="微軟正黑體" w:cs="Times New Roman" w:hint="eastAsia"/>
                <w:szCs w:val="24"/>
              </w:rPr>
              <w:t>，</w:t>
            </w:r>
            <w:r w:rsidR="00D87F56" w:rsidRPr="00F43332">
              <w:rPr>
                <w:rFonts w:ascii="微軟正黑體" w:eastAsia="微軟正黑體" w:hAnsi="微軟正黑體" w:cs="Times New Roman"/>
                <w:szCs w:val="24"/>
              </w:rPr>
              <w:t>開示悟後起修之法及成就佛道之次第</w:t>
            </w:r>
            <w:r w:rsidR="00F66996" w:rsidRPr="00F43332">
              <w:rPr>
                <w:rFonts w:ascii="微軟正黑體" w:eastAsia="微軟正黑體" w:hAnsi="微軟正黑體" w:cs="Times New Roman" w:hint="eastAsia"/>
                <w:szCs w:val="24"/>
              </w:rPr>
              <w:t>。</w:t>
            </w:r>
          </w:p>
          <w:p w14:paraId="07D81D72" w14:textId="2DE63021" w:rsidR="00C42F19" w:rsidRPr="00F43332" w:rsidRDefault="00C42F19" w:rsidP="002833C8">
            <w:pPr>
              <w:spacing w:line="320" w:lineRule="exact"/>
              <w:rPr>
                <w:rFonts w:ascii="微軟正黑體" w:eastAsia="微軟正黑體" w:hAnsi="微軟正黑體" w:cs="Times New Roman"/>
                <w:bCs/>
                <w:szCs w:val="24"/>
              </w:rPr>
            </w:pPr>
            <w:r w:rsidRPr="00F43332">
              <w:rPr>
                <w:rFonts w:ascii="微軟正黑體" w:eastAsia="微軟正黑體" w:hAnsi="微軟正黑體" w:cs="Times New Roman"/>
                <w:szCs w:val="24"/>
              </w:rPr>
              <w:t>平實導師依所開演《楞伽經》之內容，親自重繕並增述其更深細之義理後</w:t>
            </w:r>
            <w:r w:rsidR="005E4A52" w:rsidRPr="00F43332">
              <w:rPr>
                <w:rFonts w:ascii="微軟正黑體" w:eastAsia="微軟正黑體" w:hAnsi="微軟正黑體" w:cs="Times New Roman" w:hint="eastAsia"/>
                <w:szCs w:val="24"/>
              </w:rPr>
              <w:t>，</w:t>
            </w:r>
            <w:r w:rsidR="00CD60DD" w:rsidRPr="00F43332">
              <w:rPr>
                <w:rFonts w:ascii="微軟正黑體" w:eastAsia="微軟正黑體" w:hAnsi="微軟正黑體" w:cs="Times New Roman" w:hint="eastAsia"/>
                <w:szCs w:val="24"/>
              </w:rPr>
              <w:t>陸續</w:t>
            </w:r>
            <w:r w:rsidRPr="00F43332">
              <w:rPr>
                <w:rFonts w:ascii="微軟正黑體" w:eastAsia="微軟正黑體" w:hAnsi="微軟正黑體" w:cs="Times New Roman"/>
                <w:szCs w:val="24"/>
              </w:rPr>
              <w:t>出版《楞伽經詳解》全套共十輯。自2000/5《楞伽經詳解》第三輯起，針對一些未悟示悟及方便示悟者（主要為印順法師及達賴喇嘛），導</w:t>
            </w:r>
            <w:r w:rsidRPr="00F43332">
              <w:rPr>
                <w:rFonts w:ascii="微軟正黑體" w:eastAsia="微軟正黑體" w:hAnsi="微軟正黑體" w:cs="Times New Roman" w:hint="eastAsia"/>
                <w:szCs w:val="24"/>
              </w:rPr>
              <w:t>師正式開始指名道姓破斥，藉以彰顯佛教正法之本義，導正已被曲解之教義。</w:t>
            </w:r>
            <w:r w:rsidRPr="00F43332">
              <w:rPr>
                <w:rFonts w:ascii="微軟正黑體" w:eastAsia="微軟正黑體" w:hAnsi="微軟正黑體" w:cs="Times New Roman"/>
                <w:szCs w:val="24"/>
              </w:rPr>
              <w:t>此書已成為大陸很多佛學院之教材。</w:t>
            </w:r>
          </w:p>
        </w:tc>
      </w:tr>
      <w:tr w:rsidR="00F43332" w:rsidRPr="00F43332" w14:paraId="7B3BFF0A" w14:textId="77777777"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1BB2F56F"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B7E6616" w14:textId="69F74170" w:rsidR="00427E1A" w:rsidRPr="00F43332" w:rsidRDefault="00427E1A" w:rsidP="00427E1A">
            <w:pPr>
              <w:spacing w:after="0" w:line="300" w:lineRule="exact"/>
              <w:rPr>
                <w:rFonts w:ascii="微軟正黑體" w:eastAsia="微軟正黑體" w:hAnsi="微軟正黑體"/>
                <w:bCs/>
              </w:rPr>
            </w:pPr>
            <w:commentRangeStart w:id="221"/>
            <w:commentRangeStart w:id="222"/>
            <w:r w:rsidRPr="00F43332">
              <w:rPr>
                <w:rFonts w:ascii="微軟正黑體" w:eastAsia="微軟正黑體" w:hAnsi="微軟正黑體" w:cs="Times New Roman"/>
                <w:szCs w:val="24"/>
                <w:rPrChange w:id="223" w:author="駱淳渝" w:date="2026-02-05T22:26:00Z" w16du:dateUtc="2026-02-05T14:26:00Z">
                  <w:rPr>
                    <w:rFonts w:ascii="微軟正黑體" w:eastAsia="微軟正黑體" w:hAnsi="微軟正黑體" w:cs="Times New Roman"/>
                    <w:color w:val="EE0000"/>
                    <w:szCs w:val="24"/>
                  </w:rPr>
                </w:rPrChange>
              </w:rPr>
              <w:t>1995</w:t>
            </w:r>
            <w:commentRangeEnd w:id="221"/>
            <w:r w:rsidR="00F43332" w:rsidRPr="00F43332">
              <w:rPr>
                <w:rStyle w:val="af5"/>
                <w:rFonts w:ascii="微軟正黑體" w:eastAsia="微軟正黑體" w:hAnsi="微軟正黑體" w:cs="Times New Roman" w:hint="eastAsia"/>
                <w:sz w:val="24"/>
                <w:szCs w:val="24"/>
                <w:rPrChange w:id="224" w:author="駱淳渝" w:date="2026-02-05T22:26:00Z" w16du:dateUtc="2026-02-05T14:26:00Z">
                  <w:rPr>
                    <w:rStyle w:val="af5"/>
                    <w:rFonts w:ascii="微軟正黑體" w:eastAsia="微軟正黑體" w:hAnsi="微軟正黑體" w:cs="Times New Roman" w:hint="eastAsia"/>
                    <w:sz w:val="24"/>
                    <w:szCs w:val="24"/>
                  </w:rPr>
                </w:rPrChange>
              </w:rPr>
              <w:commentReference w:id="221"/>
            </w:r>
            <w:commentRangeEnd w:id="222"/>
            <w:r w:rsidRPr="00F43332">
              <w:rPr>
                <w:rStyle w:val="af5"/>
                <w:rFonts w:ascii="微軟正黑體" w:eastAsia="微軟正黑體" w:hAnsi="微軟正黑體" w:cs="Times New Roman" w:hint="eastAsia"/>
                <w:sz w:val="24"/>
                <w:szCs w:val="24"/>
                <w:rPrChange w:id="225" w:author="駱淳渝" w:date="2026-02-05T22:26:00Z" w16du:dateUtc="2026-02-05T14:26:00Z">
                  <w:rPr>
                    <w:rStyle w:val="af5"/>
                    <w:rFonts w:ascii="微軟正黑體" w:eastAsia="微軟正黑體" w:hAnsi="微軟正黑體" w:cs="Times New Roman" w:hint="eastAsia"/>
                    <w:sz w:val="24"/>
                    <w:szCs w:val="24"/>
                  </w:rPr>
                </w:rPrChange>
              </w:rPr>
              <w:commentReference w:id="222"/>
            </w:r>
            <w:r w:rsidR="00ED5810" w:rsidRPr="00F43332">
              <w:rPr>
                <w:rFonts w:ascii="微軟正黑體" w:eastAsia="微軟正黑體" w:hAnsi="微軟正黑體" w:cs="Times New Roman" w:hint="eastAsia"/>
                <w:szCs w:val="24"/>
                <w:rPrChange w:id="226" w:author="駱淳渝" w:date="2026-02-05T22:26:00Z" w16du:dateUtc="2026-02-05T14:26:00Z">
                  <w:rPr>
                    <w:rFonts w:ascii="微軟正黑體" w:eastAsia="微軟正黑體" w:hAnsi="微軟正黑體" w:cs="Times New Roman" w:hint="eastAsia"/>
                    <w:szCs w:val="24"/>
                  </w:rPr>
                </w:rPrChange>
              </w:rPr>
              <w:t>下半年</w:t>
            </w:r>
          </w:p>
        </w:tc>
        <w:tc>
          <w:tcPr>
            <w:tcW w:w="4395" w:type="dxa"/>
            <w:tcMar>
              <w:top w:w="100" w:type="dxa"/>
              <w:left w:w="100" w:type="dxa"/>
              <w:bottom w:w="100" w:type="dxa"/>
              <w:right w:w="100" w:type="dxa"/>
            </w:tcMar>
            <w:vAlign w:val="center"/>
          </w:tcPr>
          <w:p w14:paraId="7B1F2DC2" w14:textId="7C6977D0" w:rsidR="00AF3441" w:rsidRPr="00F43332" w:rsidRDefault="009F0B87"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發生</w:t>
            </w:r>
            <w:r w:rsidR="00427E1A" w:rsidRPr="00F43332">
              <w:rPr>
                <w:rFonts w:ascii="微軟正黑體" w:eastAsia="微軟正黑體" w:hAnsi="微軟正黑體"/>
                <w:rPrChange w:id="227" w:author="駱淳渝" w:date="2026-02-05T22:26:00Z" w16du:dateUtc="2026-02-05T14:26:00Z">
                  <w:rPr/>
                </w:rPrChange>
              </w:rPr>
              <w:fldChar w:fldCharType="begin"/>
            </w:r>
            <w:r w:rsidR="00427E1A" w:rsidRPr="00F43332">
              <w:rPr>
                <w:rFonts w:ascii="微軟正黑體" w:eastAsia="微軟正黑體" w:hAnsi="微軟正黑體"/>
                <w:rPrChange w:id="228" w:author="駱淳渝" w:date="2026-02-05T22:26:00Z" w16du:dateUtc="2026-02-05T14:26:00Z">
                  <w:rPr/>
                </w:rPrChange>
              </w:rPr>
              <w:instrText>HYPERLINK "file:///C:\\Users\\</w:instrText>
            </w:r>
            <w:r w:rsidR="00427E1A" w:rsidRPr="00F43332">
              <w:rPr>
                <w:rFonts w:ascii="微軟正黑體" w:eastAsia="微軟正黑體" w:hAnsi="微軟正黑體"/>
                <w:rPrChange w:id="229" w:author="駱淳渝" w:date="2026-02-05T22:26:00Z" w16du:dateUtc="2026-02-05T14:26:00Z">
                  <w:rPr/>
                </w:rPrChange>
              </w:rPr>
              <w:instrText>張淑真</w:instrText>
            </w:r>
            <w:r w:rsidR="00427E1A" w:rsidRPr="00F43332">
              <w:rPr>
                <w:rFonts w:ascii="微軟正黑體" w:eastAsia="微軟正黑體" w:hAnsi="微軟正黑體"/>
                <w:rPrChange w:id="230" w:author="駱淳渝" w:date="2026-02-05T22:26:00Z" w16du:dateUtc="2026-02-05T14:26:00Z">
                  <w:rPr/>
                </w:rPrChange>
              </w:rPr>
              <w:instrText>\\AppData\\Roaming\\Microsoft\\Word\\</w:instrText>
            </w:r>
            <w:r w:rsidR="00427E1A" w:rsidRPr="00F43332">
              <w:rPr>
                <w:rFonts w:ascii="微軟正黑體" w:eastAsia="微軟正黑體" w:hAnsi="微軟正黑體"/>
                <w:rPrChange w:id="231" w:author="駱淳渝" w:date="2026-02-05T22:26:00Z" w16du:dateUtc="2026-02-05T14:26:00Z">
                  <w:rPr/>
                </w:rPrChange>
              </w:rPr>
              <w:instrText>大事紀改版</w:instrText>
            </w:r>
            <w:r w:rsidR="00427E1A" w:rsidRPr="00F43332">
              <w:rPr>
                <w:rFonts w:ascii="微軟正黑體" w:eastAsia="微軟正黑體" w:hAnsi="微軟正黑體"/>
                <w:rPrChange w:id="232" w:author="駱淳渝" w:date="2026-02-05T22:26:00Z" w16du:dateUtc="2026-02-05T14:26:00Z">
                  <w:rPr/>
                </w:rPrChange>
              </w:rPr>
              <w:instrText>\\01%20</w:instrText>
            </w:r>
            <w:r w:rsidR="00427E1A" w:rsidRPr="00F43332">
              <w:rPr>
                <w:rFonts w:ascii="微軟正黑體" w:eastAsia="微軟正黑體" w:hAnsi="微軟正黑體"/>
                <w:rPrChange w:id="233" w:author="駱淳渝" w:date="2026-02-05T22:26:00Z" w16du:dateUtc="2026-02-05T14:26:00Z">
                  <w:rPr/>
                </w:rPrChange>
              </w:rPr>
              <w:instrText>合併改版</w:instrText>
            </w:r>
            <w:r w:rsidR="00427E1A" w:rsidRPr="00F43332">
              <w:rPr>
                <w:rFonts w:ascii="微軟正黑體" w:eastAsia="微軟正黑體" w:hAnsi="微軟正黑體"/>
                <w:rPrChange w:id="234" w:author="駱淳渝" w:date="2026-02-05T22:26:00Z" w16du:dateUtc="2026-02-05T14:26:00Z">
                  <w:rPr/>
                </w:rPrChange>
              </w:rPr>
              <w:instrText>\\00%20</w:instrText>
            </w:r>
            <w:r w:rsidR="00427E1A" w:rsidRPr="00F43332">
              <w:rPr>
                <w:rFonts w:ascii="微軟正黑體" w:eastAsia="微軟正黑體" w:hAnsi="微軟正黑體"/>
                <w:rPrChange w:id="235" w:author="駱淳渝" w:date="2026-02-05T22:26:00Z" w16du:dateUtc="2026-02-05T14:26:00Z">
                  <w:rPr/>
                </w:rPrChange>
              </w:rPr>
              <w:instrText>大事紀完整版</w:instrText>
            </w:r>
            <w:r w:rsidR="00427E1A" w:rsidRPr="00F43332">
              <w:rPr>
                <w:rFonts w:ascii="微軟正黑體" w:eastAsia="微軟正黑體" w:hAnsi="微軟正黑體"/>
                <w:rPrChange w:id="236" w:author="駱淳渝" w:date="2026-02-05T22:26:00Z" w16du:dateUtc="2026-02-05T14:26:00Z">
                  <w:rPr/>
                </w:rPrChange>
              </w:rPr>
              <w:instrText>\\14-C.</w:instrText>
            </w:r>
            <w:r w:rsidR="00427E1A" w:rsidRPr="00F43332">
              <w:rPr>
                <w:rFonts w:ascii="微軟正黑體" w:eastAsia="微軟正黑體" w:hAnsi="微軟正黑體"/>
                <w:rPrChange w:id="237" w:author="駱淳渝" w:date="2026-02-05T22:26:00Z" w16du:dateUtc="2026-02-05T14:26:00Z">
                  <w:rPr/>
                </w:rPrChange>
              </w:rPr>
              <w:instrText>第十四期編寫</w:instrText>
            </w:r>
            <w:r w:rsidR="00427E1A" w:rsidRPr="00F43332">
              <w:rPr>
                <w:rFonts w:ascii="微軟正黑體" w:eastAsia="微軟正黑體" w:hAnsi="微軟正黑體"/>
                <w:rPrChange w:id="238" w:author="駱淳渝" w:date="2026-02-05T22:26:00Z" w16du:dateUtc="2026-02-05T14:26:00Z">
                  <w:rPr/>
                </w:rPrChange>
              </w:rPr>
              <w:instrText>-</w:instrText>
            </w:r>
            <w:r w:rsidR="00427E1A" w:rsidRPr="00F43332">
              <w:rPr>
                <w:rFonts w:ascii="微軟正黑體" w:eastAsia="微軟正黑體" w:hAnsi="微軟正黑體"/>
                <w:rPrChange w:id="239" w:author="駱淳渝" w:date="2026-02-05T22:26:00Z" w16du:dateUtc="2026-02-05T14:26:00Z">
                  <w:rPr/>
                </w:rPrChange>
              </w:rPr>
              <w:instrText>教學</w:instrText>
            </w:r>
            <w:r w:rsidR="00427E1A" w:rsidRPr="00F43332">
              <w:rPr>
                <w:rFonts w:ascii="微軟正黑體" w:eastAsia="微軟正黑體" w:hAnsi="微軟正黑體"/>
                <w:rPrChange w:id="240" w:author="駱淳渝" w:date="2026-02-05T22:26:00Z" w16du:dateUtc="2026-02-05T14:26:00Z">
                  <w:rPr/>
                </w:rPrChange>
              </w:rPr>
              <w:instrText>-</w:instrText>
            </w:r>
            <w:r w:rsidR="00427E1A" w:rsidRPr="00F43332">
              <w:rPr>
                <w:rFonts w:ascii="微軟正黑體" w:eastAsia="微軟正黑體" w:hAnsi="微軟正黑體"/>
                <w:rPrChange w:id="241" w:author="駱淳渝" w:date="2026-02-05T22:26:00Z" w16du:dateUtc="2026-02-05T14:26:00Z">
                  <w:rPr/>
                </w:rPrChange>
              </w:rPr>
              <w:instrText>淑妙</w:instrText>
            </w:r>
            <w:r w:rsidR="00427E1A" w:rsidRPr="00F43332">
              <w:rPr>
                <w:rFonts w:ascii="微軟正黑體" w:eastAsia="微軟正黑體" w:hAnsi="微軟正黑體"/>
                <w:rPrChange w:id="242" w:author="駱淳渝" w:date="2026-02-05T22:26:00Z" w16du:dateUtc="2026-02-05T14:26:00Z">
                  <w:rPr/>
                </w:rPrChange>
              </w:rPr>
              <w:instrText>(20250616)-</w:instrText>
            </w:r>
            <w:r w:rsidR="00427E1A" w:rsidRPr="00F43332">
              <w:rPr>
                <w:rFonts w:ascii="微軟正黑體" w:eastAsia="微軟正黑體" w:hAnsi="微軟正黑體"/>
                <w:rPrChange w:id="243" w:author="駱淳渝" w:date="2026-02-05T22:26:00Z" w16du:dateUtc="2026-02-05T14:26:00Z">
                  <w:rPr/>
                </w:rPrChange>
              </w:rPr>
              <w:instrText>劍華</w:instrText>
            </w:r>
            <w:r w:rsidR="00427E1A" w:rsidRPr="00F43332">
              <w:rPr>
                <w:rFonts w:ascii="微軟正黑體" w:eastAsia="微軟正黑體" w:hAnsi="微軟正黑體"/>
                <w:rPrChange w:id="244" w:author="駱淳渝" w:date="2026-02-05T22:26:00Z" w16du:dateUtc="2026-02-05T14:26:00Z">
                  <w:rPr/>
                </w:rPrChange>
              </w:rPr>
              <w:instrText>(0701)</w:instrText>
            </w:r>
            <w:r w:rsidR="00427E1A" w:rsidRPr="00F43332">
              <w:rPr>
                <w:rFonts w:ascii="微軟正黑體" w:eastAsia="微軟正黑體" w:hAnsi="微軟正黑體"/>
                <w:rPrChange w:id="245" w:author="駱淳渝" w:date="2026-02-05T22:26:00Z" w16du:dateUtc="2026-02-05T14:26:00Z">
                  <w:rPr/>
                </w:rPrChange>
              </w:rPr>
              <w:instrText>接受所有變更</w:instrText>
            </w:r>
            <w:r w:rsidR="00427E1A" w:rsidRPr="00F43332">
              <w:rPr>
                <w:rFonts w:ascii="微軟正黑體" w:eastAsia="微軟正黑體" w:hAnsi="微軟正黑體"/>
                <w:rPrChange w:id="246" w:author="駱淳渝" w:date="2026-02-05T22:26:00Z" w16du:dateUtc="2026-02-05T14:26:00Z">
                  <w:rPr/>
                </w:rPrChange>
              </w:rPr>
              <w:instrText>(20251025).docx"</w:instrText>
            </w:r>
            <w:r w:rsidR="00427E1A" w:rsidRPr="00F43332">
              <w:rPr>
                <w:rFonts w:ascii="微軟正黑體" w:eastAsia="微軟正黑體" w:hAnsi="微軟正黑體"/>
                <w:rPrChange w:id="247" w:author="駱淳渝" w:date="2026-02-05T22:26:00Z" w16du:dateUtc="2026-02-05T14:26:00Z">
                  <w:rPr/>
                </w:rPrChange>
              </w:rPr>
            </w:r>
            <w:r w:rsidR="00427E1A" w:rsidRPr="00F43332">
              <w:rPr>
                <w:rFonts w:ascii="微軟正黑體" w:eastAsia="微軟正黑體" w:hAnsi="微軟正黑體"/>
                <w:rPrChange w:id="248" w:author="駱淳渝" w:date="2026-02-05T22:26:00Z" w16du:dateUtc="2026-02-05T14:26:00Z">
                  <w:rPr/>
                </w:rPrChange>
              </w:rPr>
              <w:fldChar w:fldCharType="separate"/>
            </w:r>
            <w:r w:rsidR="00427E1A" w:rsidRPr="00F43332">
              <w:rPr>
                <w:rStyle w:val="afd"/>
                <w:rFonts w:ascii="微軟正黑體" w:eastAsia="微軟正黑體" w:hAnsi="微軟正黑體" w:cs="Times New Roman" w:hint="eastAsia"/>
                <w:color w:val="auto"/>
                <w:szCs w:val="24"/>
                <w:u w:val="none"/>
                <w:rPrChange w:id="249" w:author="駱淳渝" w:date="2026-02-05T22:26:00Z" w16du:dateUtc="2026-02-05T14:26:00Z">
                  <w:rPr>
                    <w:rStyle w:val="afd"/>
                    <w:rFonts w:ascii="微軟正黑體" w:eastAsia="微軟正黑體" w:hAnsi="微軟正黑體" w:cs="Times New Roman" w:hint="eastAsia"/>
                    <w:szCs w:val="24"/>
                  </w:rPr>
                </w:rPrChange>
              </w:rPr>
              <w:t>第一次法難</w:t>
            </w:r>
            <w:r w:rsidR="00427E1A" w:rsidRPr="00F43332">
              <w:rPr>
                <w:rFonts w:ascii="微軟正黑體" w:eastAsia="微軟正黑體" w:hAnsi="微軟正黑體"/>
                <w:rPrChange w:id="250" w:author="駱淳渝" w:date="2026-02-05T22:26:00Z" w16du:dateUtc="2026-02-05T14:26:00Z">
                  <w:rPr/>
                </w:rPrChange>
              </w:rPr>
              <w:fldChar w:fldCharType="end"/>
            </w:r>
            <w:r w:rsidR="00AF3441" w:rsidRPr="00F43332">
              <w:rPr>
                <w:rFonts w:ascii="微軟正黑體" w:eastAsia="微軟正黑體" w:hAnsi="微軟正黑體" w:cs="Times New Roman" w:hint="eastAsia"/>
                <w:szCs w:val="24"/>
              </w:rPr>
              <w:t>，</w:t>
            </w:r>
            <w:r w:rsidR="007D7916" w:rsidRPr="00F43332">
              <w:rPr>
                <w:rFonts w:ascii="微軟正黑體" w:eastAsia="微軟正黑體" w:hAnsi="微軟正黑體" w:cs="Times New Roman" w:hint="eastAsia"/>
                <w:szCs w:val="24"/>
              </w:rPr>
              <w:t>導師著</w:t>
            </w:r>
            <w:r w:rsidR="00AF3441" w:rsidRPr="00F43332">
              <w:rPr>
                <w:rFonts w:ascii="微軟正黑體" w:eastAsia="微軟正黑體" w:hAnsi="微軟正黑體" w:cs="Times New Roman"/>
                <w:szCs w:val="24"/>
              </w:rPr>
              <w:t>《護法集》</w:t>
            </w:r>
            <w:r w:rsidR="007D7916" w:rsidRPr="00F43332">
              <w:rPr>
                <w:rFonts w:ascii="微軟正黑體" w:eastAsia="微軟正黑體" w:hAnsi="微軟正黑體" w:cs="Times New Roman" w:hint="eastAsia"/>
                <w:szCs w:val="24"/>
              </w:rPr>
              <w:t>摧邪顯正</w:t>
            </w:r>
            <w:r w:rsidR="00AF3441" w:rsidRPr="00F43332">
              <w:rPr>
                <w:rFonts w:ascii="微軟正黑體" w:eastAsia="微軟正黑體" w:hAnsi="微軟正黑體" w:cs="Times New Roman" w:hint="eastAsia"/>
                <w:szCs w:val="24"/>
              </w:rPr>
              <w:t>。</w:t>
            </w:r>
          </w:p>
        </w:tc>
        <w:tc>
          <w:tcPr>
            <w:tcW w:w="8222" w:type="dxa"/>
          </w:tcPr>
          <w:p w14:paraId="762B6E86" w14:textId="594EBF7E" w:rsidR="00427E1A" w:rsidRPr="00F43332" w:rsidDel="005E4A52" w:rsidRDefault="00427E1A" w:rsidP="0016169C">
            <w:pPr>
              <w:spacing w:after="0" w:line="300" w:lineRule="exact"/>
              <w:jc w:val="both"/>
              <w:rPr>
                <w:rFonts w:ascii="微軟正黑體" w:eastAsia="微軟正黑體" w:hAnsi="微軟正黑體"/>
                <w:szCs w:val="24"/>
              </w:rPr>
            </w:pPr>
            <w:r w:rsidRPr="00F43332">
              <w:rPr>
                <w:rFonts w:ascii="微軟正黑體" w:eastAsia="微軟正黑體" w:hAnsi="微軟正黑體" w:hint="eastAsia"/>
                <w:szCs w:val="24"/>
              </w:rPr>
              <w:t>第一次法難緣起於法禪法師（即自在居士）誤以為月溪法師所弘是究竟法，派遣該團體中的連老師滲入同修會，鼓吹「一悟即成究竟佛地」邪見，致使劉建安、梁○○早期兩位親教師退轉，臺南共修處亦因梁○○退轉而關閉。後</w:t>
            </w:r>
            <w:r w:rsidRPr="00F43332">
              <w:rPr>
                <w:rFonts w:ascii="微軟正黑體" w:eastAsia="微軟正黑體" w:hAnsi="微軟正黑體" w:hint="eastAsia"/>
                <w:szCs w:val="24"/>
                <w:rPrChange w:id="251" w:author="駱淳渝" w:date="2026-02-05T22:26:00Z" w16du:dateUtc="2026-02-05T14:26:00Z">
                  <w:rPr>
                    <w:rFonts w:ascii="微軟正黑體" w:eastAsia="微軟正黑體" w:hAnsi="微軟正黑體" w:hint="eastAsia"/>
                    <w:color w:val="000000" w:themeColor="text1"/>
                    <w:szCs w:val="24"/>
                  </w:rPr>
                </w:rPrChange>
              </w:rPr>
              <w:t>陸續</w:t>
            </w:r>
            <w:r w:rsidRPr="00F43332">
              <w:rPr>
                <w:rFonts w:ascii="微軟正黑體" w:eastAsia="微軟正黑體" w:hAnsi="微軟正黑體" w:hint="eastAsia"/>
                <w:szCs w:val="24"/>
              </w:rPr>
              <w:t>有數位同修退轉，形成第一次法難。為救護正法弘傳，導師乃著《護法集》，藉摧邪說，而顯正法。</w:t>
            </w:r>
          </w:p>
        </w:tc>
      </w:tr>
      <w:tr w:rsidR="00F43332" w:rsidRPr="00F43332" w14:paraId="55069C0D" w14:textId="08EE57BD"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7865FD17"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7BAB59AE"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1995/10/03</w:t>
            </w:r>
          </w:p>
        </w:tc>
        <w:tc>
          <w:tcPr>
            <w:tcW w:w="4395" w:type="dxa"/>
            <w:tcMar>
              <w:top w:w="100" w:type="dxa"/>
              <w:left w:w="100" w:type="dxa"/>
              <w:bottom w:w="100" w:type="dxa"/>
              <w:right w:w="100" w:type="dxa"/>
            </w:tcMar>
            <w:vAlign w:val="center"/>
          </w:tcPr>
          <w:p w14:paraId="779C7200" w14:textId="0E23044C"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導師開示「</w:t>
            </w:r>
            <w:r w:rsidRPr="00F43332">
              <w:rPr>
                <w:rFonts w:ascii="微軟正黑體" w:eastAsia="微軟正黑體" w:hAnsi="微軟正黑體"/>
                <w:rPrChange w:id="252" w:author="駱淳渝" w:date="2026-02-05T22:26:00Z" w16du:dateUtc="2026-02-05T14:26:00Z">
                  <w:rPr/>
                </w:rPrChange>
              </w:rPr>
              <w:fldChar w:fldCharType="begin"/>
            </w:r>
            <w:r w:rsidRPr="00F43332">
              <w:rPr>
                <w:rFonts w:ascii="微軟正黑體" w:eastAsia="微軟正黑體" w:hAnsi="微軟正黑體"/>
                <w:rPrChange w:id="253" w:author="駱淳渝" w:date="2026-02-05T22:26:00Z" w16du:dateUtc="2026-02-05T14:26:00Z">
                  <w:rPr/>
                </w:rPrChange>
              </w:rPr>
              <w:instrText>HYPERLINK "file:///C:\\Users\\</w:instrText>
            </w:r>
            <w:r w:rsidRPr="00F43332">
              <w:rPr>
                <w:rFonts w:ascii="微軟正黑體" w:eastAsia="微軟正黑體" w:hAnsi="微軟正黑體"/>
                <w:rPrChange w:id="254" w:author="駱淳渝" w:date="2026-02-05T22:26:00Z" w16du:dateUtc="2026-02-05T14:26:00Z">
                  <w:rPr/>
                </w:rPrChange>
              </w:rPr>
              <w:instrText>張淑真</w:instrText>
            </w:r>
            <w:r w:rsidRPr="00F43332">
              <w:rPr>
                <w:rFonts w:ascii="微軟正黑體" w:eastAsia="微軟正黑體" w:hAnsi="微軟正黑體"/>
                <w:rPrChange w:id="255" w:author="駱淳渝" w:date="2026-02-05T22:26:00Z" w16du:dateUtc="2026-02-05T14:26:00Z">
                  <w:rPr/>
                </w:rPrChange>
              </w:rPr>
              <w:instrText>\\AppData\\Roaming\\Microsoft\\Word\\</w:instrText>
            </w:r>
            <w:r w:rsidRPr="00F43332">
              <w:rPr>
                <w:rFonts w:ascii="微軟正黑體" w:eastAsia="微軟正黑體" w:hAnsi="微軟正黑體"/>
                <w:rPrChange w:id="256" w:author="駱淳渝" w:date="2026-02-05T22:26:00Z" w16du:dateUtc="2026-02-05T14:26:00Z">
                  <w:rPr/>
                </w:rPrChange>
              </w:rPr>
              <w:instrText>大事紀改版</w:instrText>
            </w:r>
            <w:r w:rsidRPr="00F43332">
              <w:rPr>
                <w:rFonts w:ascii="微軟正黑體" w:eastAsia="微軟正黑體" w:hAnsi="微軟正黑體"/>
                <w:rPrChange w:id="257" w:author="駱淳渝" w:date="2026-02-05T22:26:00Z" w16du:dateUtc="2026-02-05T14:26:00Z">
                  <w:rPr/>
                </w:rPrChange>
              </w:rPr>
              <w:instrText>\\01%20</w:instrText>
            </w:r>
            <w:r w:rsidRPr="00F43332">
              <w:rPr>
                <w:rFonts w:ascii="微軟正黑體" w:eastAsia="微軟正黑體" w:hAnsi="微軟正黑體"/>
                <w:rPrChange w:id="258" w:author="駱淳渝" w:date="2026-02-05T22:26:00Z" w16du:dateUtc="2026-02-05T14:26:00Z">
                  <w:rPr/>
                </w:rPrChange>
              </w:rPr>
              <w:instrText>合併改版</w:instrText>
            </w:r>
            <w:r w:rsidRPr="00F43332">
              <w:rPr>
                <w:rFonts w:ascii="微軟正黑體" w:eastAsia="微軟正黑體" w:hAnsi="微軟正黑體"/>
                <w:rPrChange w:id="259" w:author="駱淳渝" w:date="2026-02-05T22:26:00Z" w16du:dateUtc="2026-02-05T14:26:00Z">
                  <w:rPr/>
                </w:rPrChange>
              </w:rPr>
              <w:instrText>\\00%20</w:instrText>
            </w:r>
            <w:r w:rsidRPr="00F43332">
              <w:rPr>
                <w:rFonts w:ascii="微軟正黑體" w:eastAsia="微軟正黑體" w:hAnsi="微軟正黑體"/>
                <w:rPrChange w:id="260" w:author="駱淳渝" w:date="2026-02-05T22:26:00Z" w16du:dateUtc="2026-02-05T14:26:00Z">
                  <w:rPr/>
                </w:rPrChange>
              </w:rPr>
              <w:instrText>大事紀完整版</w:instrText>
            </w:r>
            <w:r w:rsidRPr="00F43332">
              <w:rPr>
                <w:rFonts w:ascii="微軟正黑體" w:eastAsia="微軟正黑體" w:hAnsi="微軟正黑體"/>
                <w:rPrChange w:id="261" w:author="駱淳渝" w:date="2026-02-05T22:26:00Z" w16du:dateUtc="2026-02-05T14:26:00Z">
                  <w:rPr/>
                </w:rPrChange>
              </w:rPr>
              <w:instrText>\\14-A.</w:instrText>
            </w:r>
            <w:r w:rsidRPr="00F43332">
              <w:rPr>
                <w:rFonts w:ascii="微軟正黑體" w:eastAsia="微軟正黑體" w:hAnsi="微軟正黑體"/>
                <w:rPrChange w:id="262" w:author="駱淳渝" w:date="2026-02-05T22:26:00Z" w16du:dateUtc="2026-02-05T14:26:00Z">
                  <w:rPr/>
                </w:rPrChange>
              </w:rPr>
              <w:instrText>第十四期編寫</w:instrText>
            </w:r>
            <w:r w:rsidRPr="00F43332">
              <w:rPr>
                <w:rFonts w:ascii="微軟正黑體" w:eastAsia="微軟正黑體" w:hAnsi="微軟正黑體"/>
                <w:rPrChange w:id="263" w:author="駱淳渝" w:date="2026-02-05T22:26:00Z" w16du:dateUtc="2026-02-05T14:26:00Z">
                  <w:rPr/>
                </w:rPrChange>
              </w:rPr>
              <w:instrText>-</w:instrText>
            </w:r>
            <w:r w:rsidRPr="00F43332">
              <w:rPr>
                <w:rFonts w:ascii="微軟正黑體" w:eastAsia="微軟正黑體" w:hAnsi="微軟正黑體"/>
                <w:rPrChange w:id="264" w:author="駱淳渝" w:date="2026-02-05T22:26:00Z" w16du:dateUtc="2026-02-05T14:26:00Z">
                  <w:rPr/>
                </w:rPrChange>
              </w:rPr>
              <w:instrText>行政</w:instrText>
            </w:r>
            <w:r w:rsidRPr="00F43332">
              <w:rPr>
                <w:rFonts w:ascii="微軟正黑體" w:eastAsia="微軟正黑體" w:hAnsi="微軟正黑體"/>
                <w:rPrChange w:id="265" w:author="駱淳渝" w:date="2026-02-05T22:26:00Z" w16du:dateUtc="2026-02-05T14:26:00Z">
                  <w:rPr/>
                </w:rPrChange>
              </w:rPr>
              <w:instrText>-</w:instrText>
            </w:r>
            <w:r w:rsidRPr="00F43332">
              <w:rPr>
                <w:rFonts w:ascii="微軟正黑體" w:eastAsia="微軟正黑體" w:hAnsi="微軟正黑體"/>
                <w:rPrChange w:id="266" w:author="駱淳渝" w:date="2026-02-05T22:26:00Z" w16du:dateUtc="2026-02-05T14:26:00Z">
                  <w:rPr/>
                </w:rPrChange>
              </w:rPr>
              <w:instrText>淑滿</w:instrText>
            </w:r>
            <w:r w:rsidRPr="00F43332">
              <w:rPr>
                <w:rFonts w:ascii="微軟正黑體" w:eastAsia="微軟正黑體" w:hAnsi="微軟正黑體"/>
                <w:rPrChange w:id="267" w:author="駱淳渝" w:date="2026-02-05T22:26:00Z" w16du:dateUtc="2026-02-05T14:26:00Z">
                  <w:rPr/>
                </w:rPrChange>
              </w:rPr>
              <w:instrText>(20250616)-</w:instrText>
            </w:r>
            <w:r w:rsidRPr="00F43332">
              <w:rPr>
                <w:rFonts w:ascii="微軟正黑體" w:eastAsia="微軟正黑體" w:hAnsi="微軟正黑體"/>
                <w:rPrChange w:id="268" w:author="駱淳渝" w:date="2026-02-05T22:26:00Z" w16du:dateUtc="2026-02-05T14:26:00Z">
                  <w:rPr/>
                </w:rPrChange>
              </w:rPr>
              <w:instrText>劍華</w:instrText>
            </w:r>
            <w:r w:rsidRPr="00F43332">
              <w:rPr>
                <w:rFonts w:ascii="微軟正黑體" w:eastAsia="微軟正黑體" w:hAnsi="微軟正黑體"/>
                <w:rPrChange w:id="269" w:author="駱淳渝" w:date="2026-02-05T22:26:00Z" w16du:dateUtc="2026-02-05T14:26:00Z">
                  <w:rPr/>
                </w:rPrChange>
              </w:rPr>
              <w:instrText>(0701)</w:instrText>
            </w:r>
            <w:r w:rsidRPr="00F43332">
              <w:rPr>
                <w:rFonts w:ascii="微軟正黑體" w:eastAsia="微軟正黑體" w:hAnsi="微軟正黑體"/>
                <w:rPrChange w:id="270" w:author="駱淳渝" w:date="2026-02-05T22:26:00Z" w16du:dateUtc="2026-02-05T14:26:00Z">
                  <w:rPr/>
                </w:rPrChange>
              </w:rPr>
              <w:instrText>接受所有變更</w:instrText>
            </w:r>
            <w:r w:rsidRPr="00F43332">
              <w:rPr>
                <w:rFonts w:ascii="微軟正黑體" w:eastAsia="微軟正黑體" w:hAnsi="微軟正黑體"/>
                <w:rPrChange w:id="271" w:author="駱淳渝" w:date="2026-02-05T22:26:00Z" w16du:dateUtc="2026-02-05T14:26:00Z">
                  <w:rPr/>
                </w:rPrChange>
              </w:rPr>
              <w:instrText>(20251025).docx"</w:instrText>
            </w:r>
            <w:r w:rsidRPr="00F43332">
              <w:rPr>
                <w:rFonts w:ascii="微軟正黑體" w:eastAsia="微軟正黑體" w:hAnsi="微軟正黑體"/>
                <w:rPrChange w:id="272" w:author="駱淳渝" w:date="2026-02-05T22:26:00Z" w16du:dateUtc="2026-02-05T14:26:00Z">
                  <w:rPr/>
                </w:rPrChange>
              </w:rPr>
            </w:r>
            <w:r w:rsidRPr="00F43332">
              <w:rPr>
                <w:rFonts w:ascii="微軟正黑體" w:eastAsia="微軟正黑體" w:hAnsi="微軟正黑體"/>
                <w:rPrChange w:id="273" w:author="駱淳渝" w:date="2026-02-05T22:26:00Z" w16du:dateUtc="2026-02-05T14:26:00Z">
                  <w:rPr/>
                </w:rPrChange>
              </w:rPr>
              <w:fldChar w:fldCharType="separate"/>
            </w:r>
            <w:r w:rsidRPr="00F43332">
              <w:rPr>
                <w:rStyle w:val="afd"/>
                <w:rFonts w:ascii="微軟正黑體" w:eastAsia="微軟正黑體" w:hAnsi="微軟正黑體" w:cs="Times New Roman" w:hint="eastAsia"/>
                <w:bCs/>
                <w:color w:val="auto"/>
                <w:szCs w:val="24"/>
                <w:u w:val="none"/>
                <w:rPrChange w:id="274" w:author="駱淳渝" w:date="2026-02-05T22:26:00Z" w16du:dateUtc="2026-02-05T14:26:00Z">
                  <w:rPr>
                    <w:rStyle w:val="afd"/>
                    <w:rFonts w:ascii="微軟正黑體" w:eastAsia="微軟正黑體" w:hAnsi="微軟正黑體" w:cs="Times New Roman" w:hint="eastAsia"/>
                    <w:bCs/>
                    <w:szCs w:val="24"/>
                  </w:rPr>
                </w:rPrChange>
              </w:rPr>
              <w:t>批月集</w:t>
            </w:r>
            <w:r w:rsidRPr="00F43332">
              <w:rPr>
                <w:rFonts w:ascii="微軟正黑體" w:eastAsia="微軟正黑體" w:hAnsi="微軟正黑體"/>
                <w:rPrChange w:id="275" w:author="駱淳渝" w:date="2026-02-05T22:26:00Z" w16du:dateUtc="2026-02-05T14:26:00Z">
                  <w:rPr/>
                </w:rPrChange>
              </w:rPr>
              <w:fldChar w:fldCharType="end"/>
            </w:r>
            <w:r w:rsidRPr="00F43332">
              <w:rPr>
                <w:rFonts w:ascii="微軟正黑體" w:eastAsia="微軟正黑體" w:hAnsi="微軟正黑體" w:cs="Times New Roman" w:hint="eastAsia"/>
                <w:bCs/>
                <w:szCs w:val="24"/>
              </w:rPr>
              <w:t>」</w:t>
            </w:r>
            <w:r w:rsidRPr="00F43332">
              <w:rPr>
                <w:rStyle w:val="af2"/>
                <w:rFonts w:ascii="微軟正黑體" w:eastAsia="微軟正黑體" w:hAnsi="微軟正黑體" w:cs="Times New Roman"/>
                <w:bCs/>
                <w:szCs w:val="24"/>
              </w:rPr>
              <w:footnoteReference w:id="14"/>
            </w:r>
            <w:r w:rsidRPr="00F43332">
              <w:rPr>
                <w:rFonts w:ascii="微軟正黑體" w:eastAsia="微軟正黑體" w:hAnsi="微軟正黑體" w:cs="Times New Roman" w:hint="eastAsia"/>
                <w:bCs/>
                <w:szCs w:val="24"/>
              </w:rPr>
              <w:t>，辨正香港月溪法師之謬說</w:t>
            </w:r>
          </w:p>
        </w:tc>
        <w:tc>
          <w:tcPr>
            <w:tcW w:w="8222" w:type="dxa"/>
          </w:tcPr>
          <w:p w14:paraId="2919EBDD" w14:textId="08D7555C" w:rsidR="00427E1A" w:rsidRPr="00F43332" w:rsidRDefault="00427E1A" w:rsidP="00427E1A">
            <w:pPr>
              <w:spacing w:line="300" w:lineRule="exact"/>
              <w:rPr>
                <w:rFonts w:ascii="微軟正黑體" w:eastAsia="微軟正黑體" w:hAnsi="微軟正黑體" w:cs="Times New Roman"/>
                <w:szCs w:val="24"/>
                <w:rPrChange w:id="278" w:author="駱淳渝" w:date="2026-02-05T22:26:00Z" w16du:dateUtc="2026-02-05T14:26:00Z">
                  <w:rPr>
                    <w:rFonts w:ascii="微軟正黑體" w:eastAsia="微軟正黑體" w:hAnsi="微軟正黑體" w:cs="Times New Roman"/>
                    <w:color w:val="E97132" w:themeColor="accent2"/>
                    <w:szCs w:val="24"/>
                  </w:rPr>
                </w:rPrChange>
              </w:rPr>
            </w:pPr>
            <w:r w:rsidRPr="00F43332">
              <w:rPr>
                <w:rFonts w:ascii="微軟正黑體" w:eastAsia="微軟正黑體" w:hAnsi="微軟正黑體" w:cs="Times New Roman" w:hint="eastAsia"/>
                <w:szCs w:val="24"/>
              </w:rPr>
              <w:t>少數見道同修因為接觸月溪法師著述，從而否定 世尊正法乃至退轉，造成同修會第一次法難。平實導師於</w:t>
            </w:r>
            <w:r w:rsidRPr="00F43332">
              <w:rPr>
                <w:rFonts w:ascii="微軟正黑體" w:eastAsia="微軟正黑體" w:hAnsi="微軟正黑體" w:cs="Times New Roman"/>
                <w:szCs w:val="24"/>
              </w:rPr>
              <w:t>1995/10/3</w:t>
            </w:r>
            <w:r w:rsidRPr="00F43332">
              <w:rPr>
                <w:rFonts w:ascii="微軟正黑體" w:eastAsia="微軟正黑體" w:hAnsi="微軟正黑體" w:cs="Times New Roman" w:hint="eastAsia"/>
                <w:szCs w:val="24"/>
              </w:rPr>
              <w:t>在中信局等處</w:t>
            </w:r>
            <w:r w:rsidRPr="00F43332">
              <w:rPr>
                <w:rFonts w:ascii="微軟正黑體" w:eastAsia="微軟正黑體" w:hAnsi="微軟正黑體" w:cs="Times New Roman"/>
                <w:szCs w:val="24"/>
              </w:rPr>
              <w:t>開示</w:t>
            </w:r>
            <w:r w:rsidRPr="00F43332">
              <w:rPr>
                <w:rFonts w:ascii="微軟正黑體" w:eastAsia="微軟正黑體" w:hAnsi="微軟正黑體" w:cs="Times New Roman" w:hint="eastAsia"/>
                <w:szCs w:val="24"/>
              </w:rPr>
              <w:t>「批月集」</w:t>
            </w:r>
            <w:r w:rsidRPr="00F43332">
              <w:rPr>
                <w:rFonts w:ascii="微軟正黑體" w:eastAsia="微軟正黑體" w:hAnsi="微軟正黑體" w:hint="eastAsia"/>
                <w:szCs w:val="24"/>
              </w:rPr>
              <w:t>—批判月溪法師</w:t>
            </w:r>
            <w:r w:rsidRPr="00F43332">
              <w:rPr>
                <w:rFonts w:ascii="微軟正黑體" w:eastAsia="微軟正黑體" w:hAnsi="微軟正黑體" w:cs="Times New Roman" w:hint="eastAsia"/>
                <w:szCs w:val="24"/>
              </w:rPr>
              <w:t>，講完後隱其名諱、整理成書，於</w:t>
            </w:r>
            <w:r w:rsidRPr="00F43332">
              <w:rPr>
                <w:rFonts w:ascii="微軟正黑體" w:eastAsia="微軟正黑體" w:hAnsi="微軟正黑體" w:cs="Times New Roman"/>
                <w:szCs w:val="24"/>
              </w:rPr>
              <w:t>1996/10出版《正法眼藏—護法集》</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2025/2/27三版首刷之後，改為明舉月溪法師名號而作法義辨正，以免後世有人不明就理，又暢提月溪邪見</w:t>
            </w:r>
            <w:r w:rsidRPr="00F43332">
              <w:rPr>
                <w:rStyle w:val="af2"/>
                <w:rFonts w:ascii="微軟正黑體" w:eastAsia="微軟正黑體" w:hAnsi="微軟正黑體" w:cs="Times New Roman"/>
                <w:szCs w:val="24"/>
              </w:rPr>
              <w:footnoteReference w:id="15"/>
            </w:r>
            <w:r w:rsidRPr="00F43332">
              <w:rPr>
                <w:rFonts w:ascii="微軟正黑體" w:eastAsia="微軟正黑體" w:hAnsi="微軟正黑體" w:cs="Times New Roman"/>
                <w:szCs w:val="24"/>
              </w:rPr>
              <w:t>。</w:t>
            </w:r>
          </w:p>
          <w:p w14:paraId="3AA89F6A" w14:textId="15B73057" w:rsidR="00427E1A" w:rsidRPr="00F43332" w:rsidRDefault="00427E1A" w:rsidP="00427E1A">
            <w:pPr>
              <w:spacing w:line="300" w:lineRule="exact"/>
              <w:rPr>
                <w:rFonts w:ascii="微軟正黑體" w:eastAsia="微軟正黑體" w:hAnsi="微軟正黑體" w:cs="Times New Roman"/>
                <w:bCs/>
                <w:szCs w:val="24"/>
              </w:rPr>
            </w:pPr>
            <w:r w:rsidRPr="00F43332">
              <w:rPr>
                <w:rFonts w:ascii="微軟正黑體" w:eastAsia="微軟正黑體" w:hAnsi="微軟正黑體" w:cs="Times New Roman"/>
                <w:szCs w:val="24"/>
              </w:rPr>
              <w:t xml:space="preserve">本書旨在評論月溪法師之邪謬知見，並力顯 </w:t>
            </w:r>
            <w:r w:rsidRPr="00F43332">
              <w:rPr>
                <w:rFonts w:ascii="微軟正黑體" w:eastAsia="微軟正黑體" w:hAnsi="微軟正黑體" w:cs="Times New Roman" w:hint="eastAsia"/>
                <w:szCs w:val="24"/>
              </w:rPr>
              <w:t>世尊所開示真如佛性之正理，以法義論辯的方式，闡明如何辨別真假開悟，與悟後如何起修、斷除一念無明四住地煩惱。月溪法師邪說遺毒因之漸漸消聲匿跡。</w:t>
            </w:r>
            <w:r w:rsidRPr="00F43332">
              <w:rPr>
                <w:rFonts w:ascii="微軟正黑體" w:eastAsia="微軟正黑體" w:hAnsi="微軟正黑體" w:hint="eastAsia"/>
                <w:szCs w:val="24"/>
              </w:rPr>
              <w:t>由於 平實導師著作法義勝妙，反襯諸方大師所悟不真，致使遭受抵制情形嚴重，初版時兩岸皆有大法師蒐集此書予以焚毀之事。</w:t>
            </w:r>
          </w:p>
        </w:tc>
      </w:tr>
      <w:tr w:rsidR="00F43332" w:rsidRPr="00F43332" w14:paraId="4D2269AC" w14:textId="71F8705C"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3180C73F"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4689C2C" w14:textId="608E525E"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Change w:id="281" w:author="駱淳渝" w:date="2026-02-05T22:26:00Z" w16du:dateUtc="2026-02-05T14:26:00Z">
                  <w:rPr>
                    <w:rFonts w:ascii="微軟正黑體" w:eastAsia="微軟正黑體" w:hAnsi="微軟正黑體" w:cs="Times New Roman"/>
                    <w:bCs/>
                    <w:kern w:val="0"/>
                    <w:szCs w:val="24"/>
                    <w:lang w:val="zh-TW"/>
                    <w14:ligatures w14:val="none"/>
                  </w:rPr>
                </w:rPrChange>
              </w:rPr>
            </w:pPr>
            <w:commentRangeStart w:id="282"/>
            <w:commentRangeStart w:id="283"/>
            <w:commentRangeStart w:id="284"/>
            <w:r w:rsidRPr="00F43332">
              <w:rPr>
                <w:rFonts w:ascii="微軟正黑體" w:eastAsia="微軟正黑體" w:hAnsi="微軟正黑體"/>
                <w:bCs/>
              </w:rPr>
              <w:t>1996/0</w:t>
            </w:r>
            <w:r w:rsidR="00812591" w:rsidRPr="00F43332">
              <w:rPr>
                <w:rFonts w:ascii="微軟正黑體" w:eastAsia="微軟正黑體" w:hAnsi="微軟正黑體" w:hint="eastAsia"/>
                <w:bCs/>
              </w:rPr>
              <w:t>1</w:t>
            </w:r>
            <w:r w:rsidRPr="00F43332">
              <w:rPr>
                <w:rFonts w:ascii="微軟正黑體" w:eastAsia="微軟正黑體" w:hAnsi="微軟正黑體"/>
                <w:bCs/>
              </w:rPr>
              <w:t>/</w:t>
            </w:r>
            <w:r w:rsidR="00812591" w:rsidRPr="00F43332">
              <w:rPr>
                <w:rFonts w:ascii="微軟正黑體" w:eastAsia="微軟正黑體" w:hAnsi="微軟正黑體" w:hint="eastAsia"/>
                <w:bCs/>
              </w:rPr>
              <w:t>27</w:t>
            </w:r>
            <w:commentRangeEnd w:id="282"/>
            <w:r w:rsidR="00F43332" w:rsidRPr="00F43332">
              <w:rPr>
                <w:rStyle w:val="af5"/>
                <w:rFonts w:ascii="微軟正黑體" w:eastAsia="微軟正黑體" w:hAnsi="微軟正黑體" w:cs="Times New Roman"/>
                <w:bCs/>
                <w:kern w:val="0"/>
                <w:sz w:val="24"/>
                <w:szCs w:val="24"/>
                <w:lang w:val="zh-TW"/>
                <w14:ligatures w14:val="none"/>
                <w:rPrChange w:id="285"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282"/>
            </w:r>
            <w:commentRangeEnd w:id="283"/>
            <w:r w:rsidRPr="00F43332">
              <w:rPr>
                <w:rStyle w:val="af5"/>
                <w:rFonts w:ascii="微軟正黑體" w:eastAsia="微軟正黑體" w:hAnsi="微軟正黑體" w:cs="Times New Roman"/>
                <w:bCs/>
                <w:kern w:val="0"/>
                <w:sz w:val="24"/>
                <w:szCs w:val="24"/>
                <w:lang w:val="zh-TW"/>
                <w14:ligatures w14:val="none"/>
                <w:rPrChange w:id="286"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283"/>
            </w:r>
            <w:commentRangeEnd w:id="284"/>
            <w:r w:rsidRPr="00F43332">
              <w:rPr>
                <w:rStyle w:val="af5"/>
                <w:rFonts w:ascii="微軟正黑體" w:eastAsia="微軟正黑體" w:hAnsi="微軟正黑體" w:cs="Times New Roman"/>
                <w:bCs/>
                <w:kern w:val="0"/>
                <w:sz w:val="24"/>
                <w:szCs w:val="24"/>
                <w:lang w:val="zh-TW"/>
                <w14:ligatures w14:val="none"/>
                <w:rPrChange w:id="287"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284"/>
            </w:r>
          </w:p>
        </w:tc>
        <w:tc>
          <w:tcPr>
            <w:tcW w:w="4395" w:type="dxa"/>
            <w:tcMar>
              <w:top w:w="100" w:type="dxa"/>
              <w:left w:w="100" w:type="dxa"/>
              <w:bottom w:w="100" w:type="dxa"/>
              <w:right w:w="100" w:type="dxa"/>
            </w:tcMar>
            <w:vAlign w:val="center"/>
          </w:tcPr>
          <w:p w14:paraId="2C3C071F" w14:textId="13D0EEF2"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成立「內明共修會」</w:t>
            </w:r>
            <w:r w:rsidRPr="00F43332">
              <w:rPr>
                <w:rStyle w:val="af2"/>
                <w:rFonts w:ascii="微軟正黑體" w:eastAsia="微軟正黑體" w:hAnsi="微軟正黑體" w:cs="Times New Roman"/>
                <w:bCs/>
                <w:szCs w:val="24"/>
              </w:rPr>
              <w:footnoteReference w:id="16"/>
            </w:r>
          </w:p>
        </w:tc>
        <w:tc>
          <w:tcPr>
            <w:tcW w:w="8222" w:type="dxa"/>
          </w:tcPr>
          <w:p w14:paraId="62FB64DE" w14:textId="613579DD"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應陽明精舍負責人建議成立「內明共修會」</w:t>
            </w:r>
            <w:r w:rsidRPr="00F43332">
              <w:rPr>
                <w:rStyle w:val="af2"/>
                <w:rFonts w:ascii="微軟正黑體" w:eastAsia="微軟正黑體" w:hAnsi="微軟正黑體" w:cs="Times New Roman"/>
                <w:szCs w:val="24"/>
              </w:rPr>
              <w:footnoteReference w:id="17"/>
            </w:r>
            <w:r w:rsidRPr="00F43332">
              <w:rPr>
                <w:rFonts w:ascii="微軟正黑體" w:eastAsia="微軟正黑體" w:hAnsi="微軟正黑體" w:cs="Times New Roman" w:hint="eastAsia"/>
                <w:szCs w:val="24"/>
              </w:rPr>
              <w:t>，但相關法務、會務皆由陽明精舍主導。</w:t>
            </w:r>
          </w:p>
        </w:tc>
      </w:tr>
      <w:tr w:rsidR="00F43332" w:rsidRPr="00F43332" w14:paraId="65051C84" w14:textId="615984C5"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3C3CBB49"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0E9A428"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1996/02/06</w:t>
            </w:r>
          </w:p>
        </w:tc>
        <w:tc>
          <w:tcPr>
            <w:tcW w:w="4395" w:type="dxa"/>
            <w:tcMar>
              <w:top w:w="100" w:type="dxa"/>
              <w:left w:w="100" w:type="dxa"/>
              <w:bottom w:w="100" w:type="dxa"/>
              <w:right w:w="100" w:type="dxa"/>
            </w:tcMar>
            <w:vAlign w:val="center"/>
          </w:tcPr>
          <w:p w14:paraId="1E4B54B2" w14:textId="55CEAA5B"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導師第一次宣講《成唯識論》，開顯大乘佛法「八識論」正理</w:t>
            </w:r>
          </w:p>
        </w:tc>
        <w:tc>
          <w:tcPr>
            <w:tcW w:w="8222" w:type="dxa"/>
          </w:tcPr>
          <w:p w14:paraId="6B21C624" w14:textId="056BDAD2" w:rsidR="00427E1A" w:rsidRPr="00F43332" w:rsidRDefault="00427E1A" w:rsidP="00427E1A">
            <w:pPr>
              <w:spacing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平實導師初始弘法之時，當時臺灣北部最早以教禪及主持禪七聞名的</w:t>
            </w:r>
            <w:commentRangeStart w:id="292"/>
            <w:commentRangeStart w:id="293"/>
            <w:r w:rsidRPr="00F43332">
              <w:rPr>
                <w:rFonts w:ascii="微軟正黑體" w:eastAsia="微軟正黑體" w:hAnsi="微軟正黑體" w:hint="eastAsia"/>
                <w:szCs w:val="24"/>
              </w:rPr>
              <w:t>某大法師，</w:t>
            </w:r>
            <w:commentRangeEnd w:id="292"/>
            <w:r w:rsidR="00F43332" w:rsidRPr="00F43332">
              <w:rPr>
                <w:rStyle w:val="af5"/>
                <w:rFonts w:ascii="微軟正黑體" w:eastAsia="微軟正黑體" w:hAnsi="微軟正黑體"/>
                <w:sz w:val="24"/>
                <w:szCs w:val="24"/>
                <w:rPrChange w:id="294" w:author="駱淳渝" w:date="2026-02-05T22:26:00Z" w16du:dateUtc="2026-02-05T14:26:00Z">
                  <w:rPr>
                    <w:rStyle w:val="af5"/>
                    <w:rFonts w:ascii="微軟正黑體" w:eastAsia="微軟正黑體" w:hAnsi="微軟正黑體"/>
                    <w:sz w:val="24"/>
                    <w:szCs w:val="24"/>
                  </w:rPr>
                </w:rPrChange>
              </w:rPr>
              <w:commentReference w:id="292"/>
            </w:r>
            <w:commentRangeEnd w:id="293"/>
            <w:r w:rsidRPr="00F43332">
              <w:rPr>
                <w:rStyle w:val="af5"/>
                <w:rFonts w:ascii="微軟正黑體" w:eastAsia="微軟正黑體" w:hAnsi="微軟正黑體"/>
                <w:sz w:val="24"/>
                <w:szCs w:val="24"/>
                <w:rPrChange w:id="295" w:author="駱淳渝" w:date="2026-02-05T22:26:00Z" w16du:dateUtc="2026-02-05T14:26:00Z">
                  <w:rPr>
                    <w:rStyle w:val="af5"/>
                    <w:rFonts w:ascii="微軟正黑體" w:eastAsia="微軟正黑體" w:hAnsi="微軟正黑體"/>
                    <w:sz w:val="24"/>
                    <w:szCs w:val="24"/>
                  </w:rPr>
                </w:rPrChange>
              </w:rPr>
              <w:commentReference w:id="293"/>
            </w:r>
            <w:r w:rsidR="00780707" w:rsidRPr="00F43332">
              <w:rPr>
                <w:rFonts w:ascii="微軟正黑體" w:eastAsia="微軟正黑體" w:hAnsi="微軟正黑體"/>
                <w:szCs w:val="24"/>
                <w:rPrChange w:id="296" w:author="駱淳渝" w:date="2026-02-05T22:26:00Z" w16du:dateUtc="2026-02-05T14:26:00Z">
                  <w:rPr>
                    <w:rFonts w:ascii="微軟正黑體" w:eastAsia="微軟正黑體" w:hAnsi="微軟正黑體"/>
                    <w:szCs w:val="24"/>
                  </w:rPr>
                </w:rPrChange>
              </w:rPr>
              <w:t>甫聞</w:t>
            </w:r>
            <w:r w:rsidR="00780707" w:rsidRPr="00F43332">
              <w:rPr>
                <w:rFonts w:ascii="微軟正黑體" w:eastAsia="微軟正黑體" w:hAnsi="微軟正黑體"/>
                <w:szCs w:val="24"/>
              </w:rPr>
              <w:t xml:space="preserve"> 平實導師所度弟子告知其「人有真心與妄心」之別，即生質疑</w:t>
            </w:r>
            <w:r w:rsidRPr="00F43332">
              <w:rPr>
                <w:rFonts w:ascii="微軟正黑體" w:eastAsia="微軟正黑體" w:hAnsi="微軟正黑體" w:hint="eastAsia"/>
                <w:szCs w:val="24"/>
              </w:rPr>
              <w:t>；導師以</w:t>
            </w:r>
            <w:r w:rsidRPr="00F43332">
              <w:rPr>
                <w:rFonts w:ascii="微軟正黑體" w:eastAsia="微軟正黑體" w:hAnsi="微軟正黑體" w:cs="Times New Roman" w:hint="eastAsia"/>
                <w:szCs w:val="24"/>
              </w:rPr>
              <w:t>《成唯識論》具載分明為證，說明人類豈止兩個心，總共有八個識。於是有人請求講解《成唯識論》，以明八識正理；導師藉此因緣首次宣講《成唯識論》。</w:t>
            </w:r>
          </w:p>
          <w:p w14:paraId="42475787" w14:textId="2EB55E91"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導師自</w:t>
            </w:r>
            <w:r w:rsidRPr="00F43332">
              <w:rPr>
                <w:rFonts w:ascii="微軟正黑體" w:eastAsia="微軟正黑體" w:hAnsi="微軟正黑體" w:cs="Times New Roman"/>
                <w:szCs w:val="24"/>
              </w:rPr>
              <w:t>1996/2/6</w:t>
            </w:r>
            <w:r w:rsidRPr="00F43332">
              <w:rPr>
                <w:rFonts w:ascii="微軟正黑體" w:eastAsia="微軟正黑體" w:hAnsi="微軟正黑體" w:cs="Times New Roman" w:hint="eastAsia"/>
                <w:szCs w:val="24"/>
              </w:rPr>
              <w:t>起，於臺北市中信局佛學社、石牌、建國北路三處分別宣講《成唯識論》，並未限制聽講資格。</w:t>
            </w:r>
            <w:r w:rsidRPr="00F43332">
              <w:rPr>
                <w:rFonts w:ascii="微軟正黑體" w:eastAsia="微軟正黑體" w:hAnsi="微軟正黑體" w:cs="Times New Roman"/>
                <w:szCs w:val="24"/>
              </w:rPr>
              <w:t>1997</w:t>
            </w:r>
            <w:r w:rsidRPr="00F43332">
              <w:rPr>
                <w:rFonts w:ascii="微軟正黑體" w:eastAsia="微軟正黑體" w:hAnsi="微軟正黑體" w:cs="Times New Roman" w:hint="eastAsia"/>
                <w:szCs w:val="24"/>
              </w:rPr>
              <w:t>年新春過後，</w:t>
            </w:r>
            <w:r w:rsidRPr="00F43332">
              <w:rPr>
                <w:rStyle w:val="af2"/>
                <w:rFonts w:ascii="微軟正黑體" w:eastAsia="微軟正黑體" w:hAnsi="微軟正黑體" w:cs="Times New Roman"/>
                <w:szCs w:val="24"/>
              </w:rPr>
              <w:footnoteReference w:id="18"/>
            </w:r>
            <w:r w:rsidR="007F1733" w:rsidRPr="00F43332">
              <w:rPr>
                <w:rFonts w:ascii="微軟正黑體" w:eastAsia="微軟正黑體" w:hAnsi="微軟正黑體" w:cs="Times New Roman"/>
                <w:szCs w:val="24"/>
              </w:rPr>
              <w:t>三處同修們每週二合聚於正覺講堂聆聽。</w:t>
            </w:r>
            <w:r w:rsidRPr="00F43332">
              <w:rPr>
                <w:rFonts w:ascii="微軟正黑體" w:eastAsia="微軟正黑體" w:hAnsi="微軟正黑體" w:cs="Times New Roman" w:hint="eastAsia"/>
                <w:szCs w:val="24"/>
              </w:rPr>
              <w:t>，僅限本會原聽講會員及已明心者參加，於</w:t>
            </w:r>
            <w:r w:rsidRPr="00F43332">
              <w:rPr>
                <w:rFonts w:ascii="微軟正黑體" w:eastAsia="微軟正黑體" w:hAnsi="微軟正黑體" w:cs="Times New Roman"/>
                <w:szCs w:val="24"/>
              </w:rPr>
              <w:t>1999/11/9</w:t>
            </w:r>
            <w:r w:rsidRPr="00F43332">
              <w:rPr>
                <w:rFonts w:ascii="微軟正黑體" w:eastAsia="微軟正黑體" w:hAnsi="微軟正黑體" w:cs="Times New Roman" w:hint="eastAsia"/>
                <w:szCs w:val="24"/>
              </w:rPr>
              <w:t>講授完畢</w:t>
            </w:r>
            <w:commentRangeStart w:id="299"/>
            <w:r w:rsidRPr="00F43332">
              <w:rPr>
                <w:rFonts w:ascii="微軟正黑體" w:eastAsia="微軟正黑體" w:hAnsi="微軟正黑體" w:cs="Times New Roman" w:hint="eastAsia"/>
                <w:szCs w:val="24"/>
              </w:rPr>
              <w:t>。</w:t>
            </w:r>
            <w:commentRangeEnd w:id="299"/>
            <w:r w:rsidR="00F43332" w:rsidRPr="00EC1B77">
              <w:rPr>
                <w:rStyle w:val="af5"/>
                <w:rFonts w:ascii="微軟正黑體" w:eastAsia="微軟正黑體" w:hAnsi="微軟正黑體" w:cs="Times New Roman"/>
                <w:bCs/>
                <w:sz w:val="24"/>
                <w:szCs w:val="24"/>
              </w:rPr>
              <w:commentReference w:id="299"/>
            </w:r>
          </w:p>
        </w:tc>
      </w:tr>
      <w:tr w:rsidR="00F43332" w:rsidRPr="00F43332" w14:paraId="48597852" w14:textId="45F5A757"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1023CD92"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89216CE"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1996/09/08</w:t>
            </w:r>
          </w:p>
        </w:tc>
        <w:tc>
          <w:tcPr>
            <w:tcW w:w="4395" w:type="dxa"/>
            <w:tcMar>
              <w:top w:w="100" w:type="dxa"/>
              <w:left w:w="100" w:type="dxa"/>
              <w:bottom w:w="100" w:type="dxa"/>
              <w:right w:w="100" w:type="dxa"/>
            </w:tcMar>
            <w:vAlign w:val="center"/>
          </w:tcPr>
          <w:p w14:paraId="2781C297" w14:textId="017EA5E6" w:rsidR="00427E1A" w:rsidRPr="00F43332" w:rsidRDefault="00427E1A" w:rsidP="00427E1A">
            <w:pPr>
              <w:spacing w:after="0" w:line="300" w:lineRule="exact"/>
              <w:jc w:val="both"/>
              <w:rPr>
                <w:rFonts w:ascii="微軟正黑體" w:eastAsia="微軟正黑體" w:hAnsi="微軟正黑體" w:cs="Times New Roman"/>
                <w:bCs/>
                <w:kern w:val="0"/>
                <w:szCs w:val="24"/>
                <w14:ligatures w14:val="none"/>
              </w:rPr>
            </w:pPr>
            <w:r w:rsidRPr="00F43332">
              <w:rPr>
                <w:rFonts w:ascii="微軟正黑體" w:eastAsia="微軟正黑體" w:hAnsi="微軟正黑體" w:cs="Times New Roman" w:hint="eastAsia"/>
                <w:bCs/>
                <w:szCs w:val="24"/>
              </w:rPr>
              <w:t>導師於十方禪林演講「禪淨</w:t>
            </w:r>
            <w:r w:rsidRPr="00F43332">
              <w:rPr>
                <w:rFonts w:ascii="微軟正黑體" w:eastAsia="微軟正黑體" w:hAnsi="微軟正黑體" w:cs="Times New Roman"/>
                <w:bCs/>
              </w:rPr>
              <w:t>圓融</w:t>
            </w:r>
            <w:r w:rsidRPr="00F43332">
              <w:rPr>
                <w:rFonts w:ascii="微軟正黑體" w:eastAsia="微軟正黑體" w:hAnsi="微軟正黑體" w:cs="Times New Roman" w:hint="eastAsia"/>
                <w:bCs/>
                <w:szCs w:val="24"/>
              </w:rPr>
              <w:t>」</w:t>
            </w:r>
          </w:p>
        </w:tc>
        <w:tc>
          <w:tcPr>
            <w:tcW w:w="8222" w:type="dxa"/>
          </w:tcPr>
          <w:p w14:paraId="2DD9AAD8" w14:textId="390F538E" w:rsidR="00427E1A" w:rsidRPr="00F43332" w:rsidRDefault="00427E1A" w:rsidP="00427E1A">
            <w:pPr>
              <w:spacing w:line="32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w:t>
            </w:r>
            <w:r w:rsidRPr="00F43332">
              <w:rPr>
                <w:rFonts w:ascii="微軟正黑體" w:eastAsia="微軟正黑體" w:hAnsi="微軟正黑體" w:cs="Times New Roman"/>
                <w:szCs w:val="24"/>
              </w:rPr>
              <w:t>996/9/8</w:t>
            </w:r>
            <w:r w:rsidRPr="00F43332">
              <w:rPr>
                <w:rFonts w:ascii="微軟正黑體" w:eastAsia="微軟正黑體" w:hAnsi="微軟正黑體" w:cs="Times New Roman" w:hint="eastAsia"/>
                <w:szCs w:val="24"/>
              </w:rPr>
              <w:t xml:space="preserve"> 平實導師受邀至臺北市十方禪林以「禪淨</w:t>
            </w:r>
            <w:r w:rsidRPr="00F43332">
              <w:rPr>
                <w:rStyle w:val="cf01"/>
                <w:rFonts w:ascii="微軟正黑體" w:eastAsia="微軟正黑體" w:hAnsi="微軟正黑體" w:hint="default"/>
                <w:sz w:val="24"/>
                <w:szCs w:val="24"/>
              </w:rPr>
              <w:t>圓融</w:t>
            </w:r>
            <w:r w:rsidRPr="00F43332">
              <w:rPr>
                <w:rFonts w:ascii="微軟正黑體" w:eastAsia="微軟正黑體" w:hAnsi="微軟正黑體" w:cs="Times New Roman" w:hint="eastAsia"/>
                <w:szCs w:val="24"/>
              </w:rPr>
              <w:t>」為題演講。禪與淨土是中國佛教界最重要的兩個主流，</w:t>
            </w:r>
            <w:r w:rsidR="00187FD8" w:rsidRPr="00F43332">
              <w:rPr>
                <w:rFonts w:ascii="微軟正黑體" w:eastAsia="微軟正黑體" w:hAnsi="微軟正黑體" w:cs="Times New Roman"/>
                <w:szCs w:val="24"/>
              </w:rPr>
              <w:t>卻有互相批判的現象</w:t>
            </w:r>
            <w:r w:rsidR="00187FD8"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szCs w:val="24"/>
              </w:rPr>
              <w:t>導師提倡禪淨圓融，弘揚禪淨雙修法門</w:t>
            </w:r>
            <w:r w:rsidRPr="00F43332">
              <w:rPr>
                <w:rFonts w:ascii="微軟正黑體" w:eastAsia="微軟正黑體" w:hAnsi="微軟正黑體" w:cs="Times New Roman" w:hint="eastAsia"/>
                <w:szCs w:val="24"/>
                <w:rPrChange w:id="300" w:author="駱淳渝" w:date="2026-02-05T22:26:00Z" w16du:dateUtc="2026-02-05T14:26:00Z">
                  <w:rPr>
                    <w:rFonts w:ascii="微軟正黑體" w:eastAsia="微軟正黑體" w:hAnsi="微軟正黑體" w:cs="Times New Roman" w:hint="eastAsia"/>
                    <w:color w:val="00B0F0"/>
                    <w:szCs w:val="24"/>
                  </w:rPr>
                </w:rPrChange>
              </w:rPr>
              <w:t>，</w:t>
            </w:r>
            <w:r w:rsidRPr="00F43332">
              <w:rPr>
                <w:rFonts w:ascii="微軟正黑體" w:eastAsia="微軟正黑體" w:hAnsi="微軟正黑體" w:cs="Times New Roman" w:hint="eastAsia"/>
                <w:szCs w:val="24"/>
              </w:rPr>
              <w:t>並落實於同修會所開設接引初機的「禪淨雙修班」</w:t>
            </w:r>
            <w:r w:rsidRPr="00F43332">
              <w:rPr>
                <w:rFonts w:ascii="微軟正黑體" w:eastAsia="微軟正黑體" w:hAnsi="微軟正黑體" w:hint="eastAsia"/>
                <w:szCs w:val="24"/>
              </w:rPr>
              <w:t>。</w:t>
            </w:r>
          </w:p>
          <w:p w14:paraId="127BEE06" w14:textId="77777777" w:rsidR="00427E1A" w:rsidRPr="00F43332" w:rsidRDefault="00427E1A" w:rsidP="00427E1A">
            <w:pPr>
              <w:pStyle w:val="af6"/>
              <w:spacing w:line="320" w:lineRule="exact"/>
              <w:rPr>
                <w:rFonts w:ascii="微軟正黑體" w:eastAsia="微軟正黑體" w:hAnsi="微軟正黑體" w:cs="Times New Roman"/>
                <w:sz w:val="24"/>
                <w:szCs w:val="24"/>
              </w:rPr>
            </w:pPr>
            <w:r w:rsidRPr="00F43332">
              <w:rPr>
                <w:rFonts w:ascii="微軟正黑體" w:eastAsia="微軟正黑體" w:hAnsi="微軟正黑體" w:cs="Times New Roman" w:hint="eastAsia"/>
                <w:sz w:val="24"/>
                <w:szCs w:val="24"/>
              </w:rPr>
              <w:t>演講內容於1997/7整理成書《禪淨圓融》出版，為甫成立之正智出版社首次出書。</w:t>
            </w:r>
          </w:p>
          <w:p w14:paraId="7C219183" w14:textId="37670F95"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szCs w:val="24"/>
              </w:rPr>
              <w:t>2005/4</w:t>
            </w:r>
            <w:r w:rsidRPr="00F43332">
              <w:rPr>
                <w:rFonts w:ascii="微軟正黑體" w:eastAsia="微軟正黑體" w:hAnsi="微軟正黑體" w:cs="Times New Roman" w:hint="eastAsia"/>
                <w:szCs w:val="24"/>
              </w:rPr>
              <w:t>中國宗教文化出版社出版簡體版。</w:t>
            </w:r>
          </w:p>
        </w:tc>
      </w:tr>
      <w:tr w:rsidR="00F43332" w:rsidRPr="00F43332" w14:paraId="205F93A9" w14:textId="2ED857C9"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229E3EBE"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2BD9B6C6"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1997/02/00#</w:t>
            </w:r>
          </w:p>
        </w:tc>
        <w:tc>
          <w:tcPr>
            <w:tcW w:w="4395" w:type="dxa"/>
            <w:tcMar>
              <w:top w:w="100" w:type="dxa"/>
              <w:left w:w="100" w:type="dxa"/>
              <w:bottom w:w="100" w:type="dxa"/>
              <w:right w:w="100" w:type="dxa"/>
            </w:tcMar>
            <w:vAlign w:val="center"/>
          </w:tcPr>
          <w:p w14:paraId="5A4582CD" w14:textId="1A15DE15" w:rsidR="00427E1A" w:rsidRPr="00F43332" w:rsidRDefault="00140ED6"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於臺北市中山北路六段</w:t>
            </w:r>
            <w:r w:rsidR="00427E1A" w:rsidRPr="00F43332">
              <w:rPr>
                <w:rFonts w:ascii="微軟正黑體" w:eastAsia="微軟正黑體" w:hAnsi="微軟正黑體" w:cs="Times New Roman" w:hint="eastAsia"/>
                <w:bCs/>
                <w:szCs w:val="24"/>
              </w:rPr>
              <w:t>設立</w:t>
            </w:r>
            <w:bookmarkStart w:id="301" w:name="_Hlk216030570"/>
            <w:r w:rsidR="00427E1A" w:rsidRPr="00F43332">
              <w:rPr>
                <w:rFonts w:ascii="微軟正黑體" w:eastAsia="微軟正黑體" w:hAnsi="微軟正黑體" w:cs="Times New Roman"/>
                <w:bCs/>
                <w:szCs w:val="24"/>
              </w:rPr>
              <w:fldChar w:fldCharType="begin"/>
            </w:r>
            <w:r w:rsidR="00427E1A" w:rsidRPr="00F43332">
              <w:rPr>
                <w:rFonts w:ascii="微軟正黑體" w:eastAsia="微軟正黑體" w:hAnsi="微軟正黑體" w:cs="Times New Roman"/>
                <w:bCs/>
                <w:szCs w:val="24"/>
              </w:rPr>
              <w:instrText>HYPERLINK "C:\\Users\\張淑真\\AppData\\Roaming\\Microsoft\\Word\\大事紀改版\\01 合併改版\\00 大事紀完整版\\14-A.第十四期編寫-行政-淑滿(20250616)-劍華(0701)接受所有變更(20251025).docx"</w:instrText>
            </w:r>
            <w:r w:rsidR="00427E1A" w:rsidRPr="00F43332">
              <w:rPr>
                <w:rFonts w:ascii="微軟正黑體" w:eastAsia="微軟正黑體" w:hAnsi="微軟正黑體" w:cs="Times New Roman"/>
                <w:bCs/>
                <w:szCs w:val="24"/>
              </w:rPr>
            </w:r>
            <w:r w:rsidR="00427E1A" w:rsidRPr="00F43332">
              <w:rPr>
                <w:rFonts w:ascii="微軟正黑體" w:eastAsia="微軟正黑體" w:hAnsi="微軟正黑體" w:cs="Times New Roman"/>
                <w:bCs/>
                <w:szCs w:val="24"/>
              </w:rPr>
              <w:fldChar w:fldCharType="separate"/>
            </w:r>
            <w:r w:rsidR="00427E1A" w:rsidRPr="00F43332">
              <w:rPr>
                <w:rStyle w:val="afd"/>
                <w:rFonts w:ascii="微軟正黑體" w:eastAsia="微軟正黑體" w:hAnsi="微軟正黑體" w:cs="Times New Roman" w:hint="eastAsia"/>
                <w:bCs/>
                <w:color w:val="auto"/>
                <w:szCs w:val="24"/>
                <w:u w:val="none"/>
                <w:rPrChange w:id="302" w:author="駱淳渝" w:date="2026-02-05T22:26:00Z" w16du:dateUtc="2026-02-05T14:26:00Z">
                  <w:rPr>
                    <w:rStyle w:val="afd"/>
                    <w:rFonts w:ascii="微軟正黑體" w:eastAsia="微軟正黑體" w:hAnsi="微軟正黑體" w:cs="Times New Roman" w:hint="eastAsia"/>
                    <w:bCs/>
                    <w:szCs w:val="24"/>
                  </w:rPr>
                </w:rPrChange>
              </w:rPr>
              <w:t>正覺講堂</w:t>
            </w:r>
            <w:r w:rsidR="00427E1A" w:rsidRPr="00F43332">
              <w:rPr>
                <w:rFonts w:ascii="微軟正黑體" w:eastAsia="微軟正黑體" w:hAnsi="微軟正黑體" w:cs="Times New Roman"/>
                <w:bCs/>
                <w:szCs w:val="24"/>
              </w:rPr>
              <w:fldChar w:fldCharType="end"/>
            </w:r>
            <w:bookmarkEnd w:id="301"/>
            <w:r w:rsidR="00372EAA" w:rsidRPr="00F43332">
              <w:rPr>
                <w:rFonts w:ascii="微軟正黑體" w:eastAsia="微軟正黑體" w:hAnsi="微軟正黑體" w:cs="Times New Roman" w:hint="eastAsia"/>
                <w:bCs/>
                <w:szCs w:val="24"/>
              </w:rPr>
              <w:t>，</w:t>
            </w:r>
            <w:r w:rsidR="0080150E" w:rsidRPr="00F43332">
              <w:rPr>
                <w:rFonts w:ascii="微軟正黑體" w:eastAsia="微軟正黑體" w:hAnsi="微軟正黑體" w:cs="Times New Roman" w:hint="eastAsia"/>
                <w:bCs/>
                <w:szCs w:val="24"/>
              </w:rPr>
              <w:t>學員集中共修</w:t>
            </w:r>
          </w:p>
        </w:tc>
        <w:tc>
          <w:tcPr>
            <w:tcW w:w="8222" w:type="dxa"/>
          </w:tcPr>
          <w:p w14:paraId="3CAC83F9" w14:textId="75AC92E1"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kern w:val="0"/>
                <w:szCs w:val="24"/>
                <w:lang w:val="zh-TW"/>
                <w14:ligatures w14:val="none"/>
              </w:rPr>
              <w:t>鑑於</w:t>
            </w:r>
            <w:r w:rsidRPr="00F43332">
              <w:rPr>
                <w:rFonts w:ascii="微軟正黑體" w:eastAsia="微軟正黑體" w:hAnsi="微軟正黑體" w:cs="Times New Roman" w:hint="eastAsia"/>
                <w:bCs/>
                <w:szCs w:val="24"/>
              </w:rPr>
              <w:t>導師初始弘法六年間於三處奔波講經說法，色身勞頓、聲帶受損；故眾同修於</w:t>
            </w:r>
            <w:r w:rsidRPr="00F43332">
              <w:rPr>
                <w:rFonts w:ascii="微軟正黑體" w:eastAsia="微軟正黑體" w:hAnsi="微軟正黑體" w:cs="Times New Roman"/>
                <w:bCs/>
                <w:szCs w:val="24"/>
              </w:rPr>
              <w:t>1997/2</w:t>
            </w:r>
            <w:r w:rsidRPr="00F43332">
              <w:rPr>
                <w:rFonts w:ascii="微軟正黑體" w:eastAsia="微軟正黑體" w:hAnsi="微軟正黑體" w:cs="Times New Roman" w:hint="eastAsia"/>
                <w:bCs/>
                <w:szCs w:val="24"/>
              </w:rPr>
              <w:t>新承租臺北市士林區中山北路六段小巷中公寓之</w:t>
            </w:r>
            <w:r w:rsidRPr="00F43332">
              <w:rPr>
                <w:rFonts w:ascii="微軟正黑體" w:eastAsia="微軟正黑體" w:hAnsi="微軟正黑體" w:cs="Times New Roman"/>
                <w:bCs/>
                <w:szCs w:val="24"/>
              </w:rPr>
              <w:t>40坪地下室</w:t>
            </w:r>
            <w:r w:rsidRPr="00F43332">
              <w:rPr>
                <w:rStyle w:val="af2"/>
                <w:rFonts w:ascii="微軟正黑體" w:eastAsia="微軟正黑體" w:hAnsi="微軟正黑體" w:cs="Times New Roman"/>
                <w:bCs/>
                <w:szCs w:val="24"/>
              </w:rPr>
              <w:footnoteReference w:id="19"/>
            </w:r>
            <w:r w:rsidRPr="00F43332">
              <w:rPr>
                <w:rFonts w:ascii="微軟正黑體" w:eastAsia="微軟正黑體" w:hAnsi="微軟正黑體" w:cs="Times New Roman" w:hint="eastAsia"/>
                <w:bCs/>
                <w:szCs w:val="24"/>
              </w:rPr>
              <w:t>，正式設立正覺講堂，將各處學員合併集中在此共修，導師續講</w:t>
            </w:r>
            <w:r w:rsidRPr="00F43332">
              <w:rPr>
                <w:rFonts w:ascii="微軟正黑體" w:eastAsia="微軟正黑體" w:hAnsi="微軟正黑體"/>
                <w:bCs/>
              </w:rPr>
              <w:t>《楞伽經》。</w:t>
            </w:r>
          </w:p>
        </w:tc>
      </w:tr>
      <w:tr w:rsidR="00F43332" w:rsidRPr="00F43332" w14:paraId="2BBF317A" w14:textId="414FCC03"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0DB07D3C"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6C11B2C"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1997/06/07</w:t>
            </w:r>
          </w:p>
        </w:tc>
        <w:tc>
          <w:tcPr>
            <w:tcW w:w="4395" w:type="dxa"/>
            <w:tcMar>
              <w:top w:w="100" w:type="dxa"/>
              <w:left w:w="100" w:type="dxa"/>
              <w:bottom w:w="100" w:type="dxa"/>
              <w:right w:w="100" w:type="dxa"/>
            </w:tcMar>
            <w:vAlign w:val="center"/>
          </w:tcPr>
          <w:p w14:paraId="793C3F8C" w14:textId="2FD01D6A" w:rsidR="00427E1A" w:rsidRPr="00F43332" w:rsidRDefault="00427E1A" w:rsidP="00427E1A">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hint="eastAsia"/>
                <w:bCs/>
              </w:rPr>
              <w:t>成立佛教正覺同修會</w:t>
            </w:r>
            <w:r w:rsidR="000030DB" w:rsidRPr="00F43332">
              <w:rPr>
                <w:rFonts w:ascii="微軟正黑體" w:eastAsia="微軟正黑體" w:hAnsi="微軟正黑體" w:hint="eastAsia"/>
                <w:bCs/>
              </w:rPr>
              <w:t>，</w:t>
            </w:r>
            <w:r w:rsidR="00495F63" w:rsidRPr="00F43332">
              <w:rPr>
                <w:rFonts w:ascii="微軟正黑體" w:eastAsia="微軟正黑體" w:hAnsi="微軟正黑體"/>
                <w:bCs/>
              </w:rPr>
              <w:t>郭超星老師任第一屆理事長</w:t>
            </w:r>
            <w:r w:rsidR="00495F63" w:rsidRPr="00F43332">
              <w:rPr>
                <w:rFonts w:ascii="微軟正黑體" w:eastAsia="微軟正黑體" w:hAnsi="微軟正黑體" w:hint="eastAsia"/>
                <w:bCs/>
              </w:rPr>
              <w:t>，</w:t>
            </w:r>
            <w:r w:rsidR="000030DB" w:rsidRPr="00F43332">
              <w:rPr>
                <w:rFonts w:ascii="微軟正黑體" w:eastAsia="微軟正黑體" w:hAnsi="微軟正黑體" w:hint="eastAsia"/>
                <w:bCs/>
              </w:rPr>
              <w:t>導師開示</w:t>
            </w:r>
            <w:r w:rsidR="000030DB" w:rsidRPr="00F43332">
              <w:rPr>
                <w:rFonts w:ascii="微軟正黑體" w:eastAsia="微軟正黑體" w:hAnsi="微軟正黑體"/>
                <w:bCs/>
              </w:rPr>
              <w:t>「佛子之省思」</w:t>
            </w:r>
          </w:p>
        </w:tc>
        <w:tc>
          <w:tcPr>
            <w:tcW w:w="8222" w:type="dxa"/>
          </w:tcPr>
          <w:p w14:paraId="00C1CC7E" w14:textId="7D9D43F8" w:rsidR="00427E1A" w:rsidRPr="00F43332" w:rsidRDefault="00427E1A" w:rsidP="00427E1A">
            <w:pPr>
              <w:spacing w:line="300" w:lineRule="exact"/>
              <w:jc w:val="both"/>
              <w:rPr>
                <w:rFonts w:ascii="微軟正黑體" w:eastAsia="微軟正黑體" w:hAnsi="微軟正黑體" w:cs="Times New Roman"/>
                <w:szCs w:val="24"/>
              </w:rPr>
            </w:pPr>
            <w:bookmarkStart w:id="305" w:name="_Hlk196491068"/>
            <w:r w:rsidRPr="00F43332">
              <w:rPr>
                <w:rFonts w:ascii="微軟正黑體" w:eastAsia="微軟正黑體" w:hAnsi="微軟正黑體" w:cs="Times New Roman" w:hint="eastAsia"/>
                <w:szCs w:val="24"/>
              </w:rPr>
              <w:t>1997/6/7舉行成立大會，1997/7/2經主管機關核可立案為台北市佛教正覺同修會」</w:t>
            </w:r>
            <w:r w:rsidR="00150AC2" w:rsidRPr="00F43332">
              <w:rPr>
                <w:rFonts w:ascii="微軟正黑體" w:eastAsia="微軟正黑體" w:hAnsi="微軟正黑體" w:cs="Times New Roman" w:hint="eastAsia"/>
                <w:szCs w:val="24"/>
              </w:rPr>
              <w:t>，</w:t>
            </w:r>
            <w:r w:rsidR="00150AC2" w:rsidRPr="00F43332">
              <w:rPr>
                <w:rFonts w:ascii="微軟正黑體" w:eastAsia="微軟正黑體" w:hAnsi="微軟正黑體" w:cs="Times New Roman"/>
                <w:szCs w:val="24"/>
              </w:rPr>
              <w:t>1997/9/17</w:t>
            </w:r>
            <w:r w:rsidR="00150AC2" w:rsidRPr="00F43332">
              <w:rPr>
                <w:rFonts w:ascii="微軟正黑體" w:eastAsia="微軟正黑體" w:hAnsi="微軟正黑體" w:cs="Times New Roman" w:hint="eastAsia"/>
                <w:szCs w:val="24"/>
              </w:rPr>
              <w:t>登記為社團法人</w:t>
            </w:r>
            <w:r w:rsidRPr="00F43332">
              <w:rPr>
                <w:rFonts w:ascii="微軟正黑體" w:eastAsia="微軟正黑體" w:hAnsi="微軟正黑體" w:cs="Times New Roman" w:hint="eastAsia"/>
                <w:szCs w:val="24"/>
              </w:rPr>
              <w:t>。</w:t>
            </w:r>
            <w:r w:rsidRPr="00F43332">
              <w:rPr>
                <w:rStyle w:val="af2"/>
                <w:rFonts w:ascii="微軟正黑體" w:eastAsia="微軟正黑體" w:hAnsi="微軟正黑體" w:cs="Times New Roman"/>
                <w:szCs w:val="24"/>
              </w:rPr>
              <w:footnoteReference w:id="20"/>
            </w:r>
            <w:r w:rsidRPr="00F43332">
              <w:rPr>
                <w:rFonts w:ascii="微軟正黑體" w:eastAsia="微軟正黑體" w:hAnsi="微軟正黑體" w:cs="Times New Roman" w:hint="eastAsia"/>
                <w:szCs w:val="24"/>
              </w:rPr>
              <w:t>由郭超星老師擔任第一</w:t>
            </w:r>
            <w:r w:rsidR="00D34280" w:rsidRPr="00F43332">
              <w:rPr>
                <w:rFonts w:ascii="微軟正黑體" w:eastAsia="微軟正黑體" w:hAnsi="微軟正黑體" w:cs="Times New Roman" w:hint="eastAsia"/>
                <w:szCs w:val="24"/>
              </w:rPr>
              <w:t>屆</w:t>
            </w:r>
            <w:r w:rsidRPr="00F43332">
              <w:rPr>
                <w:rFonts w:ascii="微軟正黑體" w:eastAsia="微軟正黑體" w:hAnsi="微軟正黑體" w:cs="Times New Roman" w:hint="eastAsia"/>
                <w:szCs w:val="24"/>
              </w:rPr>
              <w:t>理事長</w:t>
            </w:r>
            <w:r w:rsidRPr="00F43332">
              <w:rPr>
                <w:rStyle w:val="af2"/>
                <w:rFonts w:ascii="微軟正黑體" w:eastAsia="微軟正黑體" w:hAnsi="微軟正黑體" w:cs="Times New Roman"/>
                <w:szCs w:val="24"/>
              </w:rPr>
              <w:footnoteReference w:id="21"/>
            </w:r>
            <w:r w:rsidRPr="00F43332">
              <w:rPr>
                <w:rFonts w:ascii="微軟正黑體" w:eastAsia="微軟正黑體" w:hAnsi="微軟正黑體" w:cs="Times New Roman" w:hint="eastAsia"/>
                <w:szCs w:val="24"/>
              </w:rPr>
              <w:t>。</w:t>
            </w:r>
          </w:p>
          <w:p w14:paraId="25CE9F91" w14:textId="77777777" w:rsidR="00427E1A" w:rsidRPr="00F43332" w:rsidRDefault="00427E1A" w:rsidP="00427E1A">
            <w:pPr>
              <w:spacing w:line="300" w:lineRule="exact"/>
              <w:jc w:val="both"/>
              <w:rPr>
                <w:rFonts w:ascii="微軟正黑體" w:eastAsia="微軟正黑體" w:hAnsi="微軟正黑體" w:cs="Times New Roman"/>
                <w:szCs w:val="24"/>
              </w:rPr>
            </w:pPr>
            <w:bookmarkStart w:id="311" w:name="_Hlk195479545"/>
            <w:r w:rsidRPr="00F43332">
              <w:rPr>
                <w:rFonts w:ascii="微軟正黑體" w:eastAsia="微軟正黑體" w:hAnsi="微軟正黑體" w:cs="Times New Roman" w:hint="eastAsia"/>
                <w:szCs w:val="24"/>
              </w:rPr>
              <w:t>平實導師在成立大會上，以「佛子之省思」為題開示三點：</w:t>
            </w:r>
          </w:p>
          <w:p w14:paraId="02CC5473" w14:textId="77777777" w:rsidR="00427E1A" w:rsidRPr="00F43332" w:rsidRDefault="00427E1A" w:rsidP="00427E1A">
            <w:pPr>
              <w:spacing w:line="300" w:lineRule="exact"/>
              <w:jc w:val="both"/>
              <w:rPr>
                <w:rFonts w:ascii="微軟正黑體" w:eastAsia="微軟正黑體" w:hAnsi="微軟正黑體" w:cs="Times New Roman"/>
                <w:szCs w:val="24"/>
              </w:rPr>
            </w:pPr>
            <w:bookmarkStart w:id="312" w:name="_Hlk195479532"/>
            <w:bookmarkEnd w:id="311"/>
            <w:r w:rsidRPr="00F43332">
              <w:rPr>
                <w:rFonts w:ascii="微軟正黑體" w:eastAsia="微軟正黑體" w:hAnsi="微軟正黑體" w:cs="Times New Roman" w:hint="eastAsia"/>
                <w:szCs w:val="24"/>
              </w:rPr>
              <w:t>一、以同修會為中心，聯合正信之教團，廣傳第一義諦佛法</w:t>
            </w:r>
            <w:r w:rsidRPr="00F43332">
              <w:rPr>
                <w:rFonts w:ascii="微軟正黑體" w:eastAsia="微軟正黑體" w:hAnsi="微軟正黑體" w:cs="Times New Roman" w:hint="eastAsia"/>
                <w:szCs w:val="24"/>
                <w:rPrChange w:id="313" w:author="駱淳渝" w:date="2026-02-05T22:26:00Z" w16du:dateUtc="2026-02-05T14:26:00Z">
                  <w:rPr>
                    <w:rFonts w:ascii="微軟正黑體" w:eastAsia="微軟正黑體" w:hAnsi="微軟正黑體" w:cs="Times New Roman" w:hint="eastAsia"/>
                    <w:color w:val="00B0F0"/>
                    <w:szCs w:val="24"/>
                  </w:rPr>
                </w:rPrChange>
              </w:rPr>
              <w:t>，</w:t>
            </w:r>
            <w:r w:rsidRPr="00F43332">
              <w:rPr>
                <w:rFonts w:ascii="微軟正黑體" w:eastAsia="微軟正黑體" w:hAnsi="微軟正黑體" w:cs="Times New Roman" w:hint="eastAsia"/>
                <w:szCs w:val="24"/>
              </w:rPr>
              <w:t>導正教內錯誤知見。二、大眾應歷緣對境努力消除性障，除斷修所斷惑；應於破初參後求破重關眼見佛性，之後更期破牢關漸斷塵沙惑，未來世方能速成佛道。三、正覺同修會既已成立，導師表示將退居幕後，不任理事長，將專心講經說法。</w:t>
            </w:r>
          </w:p>
          <w:bookmarkEnd w:id="312"/>
          <w:p w14:paraId="2D525FCA" w14:textId="66EE3D35" w:rsidR="00427E1A" w:rsidRPr="00F43332" w:rsidRDefault="00427E1A" w:rsidP="00427E1A">
            <w:pPr>
              <w:spacing w:line="300" w:lineRule="exact"/>
              <w:jc w:val="both"/>
              <w:rPr>
                <w:rFonts w:ascii="微軟正黑體" w:eastAsia="微軟正黑體" w:hAnsi="微軟正黑體"/>
                <w:bCs/>
              </w:rPr>
            </w:pPr>
            <w:r w:rsidRPr="00F43332">
              <w:rPr>
                <w:rFonts w:ascii="微軟正黑體" w:eastAsia="微軟正黑體" w:hAnsi="微軟正黑體" w:cs="Times New Roman" w:hint="eastAsia"/>
                <w:szCs w:val="24"/>
              </w:rPr>
              <w:t>本會初成立時，</w:t>
            </w:r>
            <w:r w:rsidRPr="00F43332">
              <w:rPr>
                <w:rFonts w:ascii="微軟正黑體" w:eastAsia="微軟正黑體" w:hAnsi="微軟正黑體" w:cs="Times New Roman"/>
                <w:szCs w:val="24"/>
              </w:rPr>
              <w:t>設置行政、教學及財務</w:t>
            </w:r>
            <w:r w:rsidRPr="00F43332">
              <w:rPr>
                <w:rFonts w:ascii="微軟正黑體" w:eastAsia="微軟正黑體" w:hAnsi="微軟正黑體" w:cs="Times New Roman" w:hint="eastAsia"/>
                <w:szCs w:val="24"/>
              </w:rPr>
              <w:t>三組</w:t>
            </w:r>
            <w:r w:rsidRPr="00F43332">
              <w:rPr>
                <w:rStyle w:val="af2"/>
                <w:rFonts w:ascii="微軟正黑體" w:eastAsia="微軟正黑體" w:hAnsi="微軟正黑體" w:cs="Times New Roman"/>
                <w:szCs w:val="24"/>
              </w:rPr>
              <w:footnoteReference w:id="22"/>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1999年後陸續成立福田組</w:t>
            </w:r>
            <w:r w:rsidRPr="00F43332">
              <w:rPr>
                <w:rFonts w:ascii="微軟正黑體" w:eastAsia="微軟正黑體" w:hAnsi="微軟正黑體" w:cs="Times New Roman" w:hint="eastAsia"/>
                <w:szCs w:val="24"/>
              </w:rPr>
              <w:t>、推廣組、編譯組、資訊組、香積組</w:t>
            </w:r>
            <w:r w:rsidRPr="00F43332">
              <w:rPr>
                <w:rFonts w:ascii="微軟正黑體" w:eastAsia="微軟正黑體" w:hAnsi="微軟正黑體" w:cs="Times New Roman"/>
                <w:szCs w:val="24"/>
              </w:rPr>
              <w:t>。</w:t>
            </w:r>
            <w:bookmarkEnd w:id="305"/>
          </w:p>
        </w:tc>
      </w:tr>
      <w:tr w:rsidR="00F43332" w:rsidRPr="00F43332" w14:paraId="64BE62ED" w14:textId="4C3193E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0D9E425"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2123C94" w14:textId="6DE14850"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1997/06/2</w:t>
            </w:r>
            <w:r w:rsidR="0084656D" w:rsidRPr="00F43332">
              <w:rPr>
                <w:rFonts w:ascii="微軟正黑體" w:eastAsia="微軟正黑體" w:hAnsi="微軟正黑體" w:cs="Times New Roman" w:hint="eastAsia"/>
                <w:szCs w:val="24"/>
              </w:rPr>
              <w:t>5</w:t>
            </w:r>
            <w:r w:rsidRPr="00F43332">
              <w:rPr>
                <w:rStyle w:val="af2"/>
                <w:rFonts w:ascii="微軟正黑體" w:eastAsia="微軟正黑體" w:hAnsi="微軟正黑體" w:cs="Times New Roman"/>
                <w:bCs/>
                <w:szCs w:val="24"/>
              </w:rPr>
              <w:footnoteReference w:id="23"/>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AACB24" w14:textId="761EFD4D"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成立</w:t>
            </w:r>
            <w:r w:rsidRPr="00F43332">
              <w:rPr>
                <w:rFonts w:ascii="微軟正黑體" w:eastAsia="微軟正黑體" w:hAnsi="微軟正黑體"/>
                <w:rPrChange w:id="316" w:author="駱淳渝" w:date="2026-02-05T22:26:00Z" w16du:dateUtc="2026-02-05T14:26:00Z">
                  <w:rPr/>
                </w:rPrChange>
              </w:rPr>
              <w:fldChar w:fldCharType="begin"/>
            </w:r>
            <w:r w:rsidRPr="00F43332">
              <w:rPr>
                <w:rFonts w:ascii="微軟正黑體" w:eastAsia="微軟正黑體" w:hAnsi="微軟正黑體"/>
                <w:rPrChange w:id="317" w:author="駱淳渝" w:date="2026-02-05T22:26:00Z" w16du:dateUtc="2026-02-05T14:26:00Z">
                  <w:rPr/>
                </w:rPrChange>
              </w:rPr>
              <w:instrText>HYPERLINK "file:///C:\\Users\\</w:instrText>
            </w:r>
            <w:r w:rsidRPr="00F43332">
              <w:rPr>
                <w:rFonts w:ascii="微軟正黑體" w:eastAsia="微軟正黑體" w:hAnsi="微軟正黑體"/>
                <w:rPrChange w:id="318" w:author="駱淳渝" w:date="2026-02-05T22:26:00Z" w16du:dateUtc="2026-02-05T14:26:00Z">
                  <w:rPr/>
                </w:rPrChange>
              </w:rPr>
              <w:instrText>張淑真</w:instrText>
            </w:r>
            <w:r w:rsidRPr="00F43332">
              <w:rPr>
                <w:rFonts w:ascii="微軟正黑體" w:eastAsia="微軟正黑體" w:hAnsi="微軟正黑體"/>
                <w:rPrChange w:id="319" w:author="駱淳渝" w:date="2026-02-05T22:26:00Z" w16du:dateUtc="2026-02-05T14:26:00Z">
                  <w:rPr/>
                </w:rPrChange>
              </w:rPr>
              <w:instrText>\\AppData\\Roaming\\Microsoft\\Word\\</w:instrText>
            </w:r>
            <w:r w:rsidRPr="00F43332">
              <w:rPr>
                <w:rFonts w:ascii="微軟正黑體" w:eastAsia="微軟正黑體" w:hAnsi="微軟正黑體"/>
                <w:rPrChange w:id="320" w:author="駱淳渝" w:date="2026-02-05T22:26:00Z" w16du:dateUtc="2026-02-05T14:26:00Z">
                  <w:rPr/>
                </w:rPrChange>
              </w:rPr>
              <w:instrText>大事紀改版</w:instrText>
            </w:r>
            <w:r w:rsidRPr="00F43332">
              <w:rPr>
                <w:rFonts w:ascii="微軟正黑體" w:eastAsia="微軟正黑體" w:hAnsi="微軟正黑體"/>
                <w:rPrChange w:id="321" w:author="駱淳渝" w:date="2026-02-05T22:26:00Z" w16du:dateUtc="2026-02-05T14:26:00Z">
                  <w:rPr/>
                </w:rPrChange>
              </w:rPr>
              <w:instrText>\\01%20</w:instrText>
            </w:r>
            <w:r w:rsidRPr="00F43332">
              <w:rPr>
                <w:rFonts w:ascii="微軟正黑體" w:eastAsia="微軟正黑體" w:hAnsi="微軟正黑體"/>
                <w:rPrChange w:id="322" w:author="駱淳渝" w:date="2026-02-05T22:26:00Z" w16du:dateUtc="2026-02-05T14:26:00Z">
                  <w:rPr/>
                </w:rPrChange>
              </w:rPr>
              <w:instrText>合併改版</w:instrText>
            </w:r>
            <w:r w:rsidRPr="00F43332">
              <w:rPr>
                <w:rFonts w:ascii="微軟正黑體" w:eastAsia="微軟正黑體" w:hAnsi="微軟正黑體"/>
                <w:rPrChange w:id="323" w:author="駱淳渝" w:date="2026-02-05T22:26:00Z" w16du:dateUtc="2026-02-05T14:26:00Z">
                  <w:rPr/>
                </w:rPrChange>
              </w:rPr>
              <w:instrText>\\00%20</w:instrText>
            </w:r>
            <w:r w:rsidRPr="00F43332">
              <w:rPr>
                <w:rFonts w:ascii="微軟正黑體" w:eastAsia="微軟正黑體" w:hAnsi="微軟正黑體"/>
                <w:rPrChange w:id="324" w:author="駱淳渝" w:date="2026-02-05T22:26:00Z" w16du:dateUtc="2026-02-05T14:26:00Z">
                  <w:rPr/>
                </w:rPrChange>
              </w:rPr>
              <w:instrText>大事紀完整版</w:instrText>
            </w:r>
            <w:r w:rsidRPr="00F43332">
              <w:rPr>
                <w:rFonts w:ascii="微軟正黑體" w:eastAsia="微軟正黑體" w:hAnsi="微軟正黑體"/>
                <w:rPrChange w:id="325" w:author="駱淳渝" w:date="2026-02-05T22:26:00Z" w16du:dateUtc="2026-02-05T14:26:00Z">
                  <w:rPr/>
                </w:rPrChange>
              </w:rPr>
              <w:instrText>\\14-E.</w:instrText>
            </w:r>
            <w:r w:rsidRPr="00F43332">
              <w:rPr>
                <w:rFonts w:ascii="微軟正黑體" w:eastAsia="微軟正黑體" w:hAnsi="微軟正黑體"/>
                <w:rPrChange w:id="326" w:author="駱淳渝" w:date="2026-02-05T22:26:00Z" w16du:dateUtc="2026-02-05T14:26:00Z">
                  <w:rPr/>
                </w:rPrChange>
              </w:rPr>
              <w:instrText>第十四期編寫</w:instrText>
            </w:r>
            <w:r w:rsidRPr="00F43332">
              <w:rPr>
                <w:rFonts w:ascii="微軟正黑體" w:eastAsia="微軟正黑體" w:hAnsi="微軟正黑體"/>
                <w:rPrChange w:id="327" w:author="駱淳渝" w:date="2026-02-05T22:26:00Z" w16du:dateUtc="2026-02-05T14:26:00Z">
                  <w:rPr/>
                </w:rPrChange>
              </w:rPr>
              <w:instrText>-</w:instrText>
            </w:r>
            <w:r w:rsidRPr="00F43332">
              <w:rPr>
                <w:rFonts w:ascii="微軟正黑體" w:eastAsia="微軟正黑體" w:hAnsi="微軟正黑體"/>
                <w:rPrChange w:id="328" w:author="駱淳渝" w:date="2026-02-05T22:26:00Z" w16du:dateUtc="2026-02-05T14:26:00Z">
                  <w:rPr/>
                </w:rPrChange>
              </w:rPr>
              <w:instrText>推廣</w:instrText>
            </w:r>
            <w:r w:rsidRPr="00F43332">
              <w:rPr>
                <w:rFonts w:ascii="微軟正黑體" w:eastAsia="微軟正黑體" w:hAnsi="微軟正黑體"/>
                <w:rPrChange w:id="329" w:author="駱淳渝" w:date="2026-02-05T22:26:00Z" w16du:dateUtc="2026-02-05T14:26:00Z">
                  <w:rPr/>
                </w:rPrChange>
              </w:rPr>
              <w:instrText>-</w:instrText>
            </w:r>
            <w:r w:rsidRPr="00F43332">
              <w:rPr>
                <w:rFonts w:ascii="微軟正黑體" w:eastAsia="微軟正黑體" w:hAnsi="微軟正黑體"/>
                <w:rPrChange w:id="330" w:author="駱淳渝" w:date="2026-02-05T22:26:00Z" w16du:dateUtc="2026-02-05T14:26:00Z">
                  <w:rPr/>
                </w:rPrChange>
              </w:rPr>
              <w:instrText>月英</w:instrText>
            </w:r>
            <w:r w:rsidRPr="00F43332">
              <w:rPr>
                <w:rFonts w:ascii="微軟正黑體" w:eastAsia="微軟正黑體" w:hAnsi="微軟正黑體"/>
                <w:rPrChange w:id="331" w:author="駱淳渝" w:date="2026-02-05T22:26:00Z" w16du:dateUtc="2026-02-05T14:26:00Z">
                  <w:rPr/>
                </w:rPrChange>
              </w:rPr>
              <w:instrText>(06013)-</w:instrText>
            </w:r>
            <w:r w:rsidRPr="00F43332">
              <w:rPr>
                <w:rFonts w:ascii="微軟正黑體" w:eastAsia="微軟正黑體" w:hAnsi="微軟正黑體"/>
                <w:rPrChange w:id="332" w:author="駱淳渝" w:date="2026-02-05T22:26:00Z" w16du:dateUtc="2026-02-05T14:26:00Z">
                  <w:rPr/>
                </w:rPrChange>
              </w:rPr>
              <w:instrText>劍華</w:instrText>
            </w:r>
            <w:r w:rsidRPr="00F43332">
              <w:rPr>
                <w:rFonts w:ascii="微軟正黑體" w:eastAsia="微軟正黑體" w:hAnsi="微軟正黑體"/>
                <w:rPrChange w:id="333" w:author="駱淳渝" w:date="2026-02-05T22:26:00Z" w16du:dateUtc="2026-02-05T14:26:00Z">
                  <w:rPr/>
                </w:rPrChange>
              </w:rPr>
              <w:instrText>(0701)-</w:instrText>
            </w:r>
            <w:r w:rsidRPr="00F43332">
              <w:rPr>
                <w:rFonts w:ascii="微軟正黑體" w:eastAsia="微軟正黑體" w:hAnsi="微軟正黑體"/>
                <w:rPrChange w:id="334" w:author="駱淳渝" w:date="2026-02-05T22:26:00Z" w16du:dateUtc="2026-02-05T14:26:00Z">
                  <w:rPr/>
                </w:rPrChange>
              </w:rPr>
              <w:instrText>接受所有變更</w:instrText>
            </w:r>
            <w:r w:rsidRPr="00F43332">
              <w:rPr>
                <w:rFonts w:ascii="微軟正黑體" w:eastAsia="微軟正黑體" w:hAnsi="微軟正黑體"/>
                <w:rPrChange w:id="335" w:author="駱淳渝" w:date="2026-02-05T22:26:00Z" w16du:dateUtc="2026-02-05T14:26:00Z">
                  <w:rPr/>
                </w:rPrChange>
              </w:rPr>
              <w:instrText>(20251025).docx"</w:instrText>
            </w:r>
            <w:r w:rsidRPr="00F43332">
              <w:rPr>
                <w:rFonts w:ascii="微軟正黑體" w:eastAsia="微軟正黑體" w:hAnsi="微軟正黑體"/>
                <w:rPrChange w:id="336" w:author="駱淳渝" w:date="2026-02-05T22:26:00Z" w16du:dateUtc="2026-02-05T14:26:00Z">
                  <w:rPr/>
                </w:rPrChange>
              </w:rPr>
            </w:r>
            <w:r w:rsidRPr="00F43332">
              <w:rPr>
                <w:rFonts w:ascii="微軟正黑體" w:eastAsia="微軟正黑體" w:hAnsi="微軟正黑體"/>
                <w:rPrChange w:id="337" w:author="駱淳渝" w:date="2026-02-05T22:26:00Z" w16du:dateUtc="2026-02-05T14:26:00Z">
                  <w:rPr/>
                </w:rPrChange>
              </w:rPr>
              <w:fldChar w:fldCharType="separate"/>
            </w:r>
            <w:r w:rsidRPr="00F43332">
              <w:rPr>
                <w:rStyle w:val="afd"/>
                <w:rFonts w:ascii="微軟正黑體" w:eastAsia="微軟正黑體" w:hAnsi="微軟正黑體" w:cs="Times New Roman" w:hint="eastAsia"/>
                <w:color w:val="auto"/>
                <w:szCs w:val="24"/>
                <w:u w:val="none"/>
              </w:rPr>
              <w:t>正智出版社</w:t>
            </w:r>
            <w:r w:rsidRPr="00F43332">
              <w:rPr>
                <w:rFonts w:ascii="微軟正黑體" w:eastAsia="微軟正黑體" w:hAnsi="微軟正黑體"/>
                <w:rPrChange w:id="338" w:author="駱淳渝" w:date="2026-02-05T22:26:00Z" w16du:dateUtc="2026-02-05T14:26:00Z">
                  <w:rPr/>
                </w:rPrChange>
              </w:rPr>
              <w:fldChar w:fldCharType="end"/>
            </w:r>
          </w:p>
        </w:tc>
        <w:tc>
          <w:tcPr>
            <w:tcW w:w="8222" w:type="dxa"/>
          </w:tcPr>
          <w:p w14:paraId="25042F15" w14:textId="68550701" w:rsidR="00427E1A" w:rsidRPr="00F43332" w:rsidRDefault="00427E1A" w:rsidP="0016169C">
            <w:pPr>
              <w:spacing w:line="320" w:lineRule="exact"/>
              <w:rPr>
                <w:rFonts w:ascii="微軟正黑體" w:eastAsia="微軟正黑體" w:hAnsi="微軟正黑體" w:cs="Times New Roman"/>
                <w:szCs w:val="24"/>
              </w:rPr>
            </w:pPr>
            <w:r w:rsidRPr="00F43332">
              <w:rPr>
                <w:rFonts w:ascii="微軟正黑體" w:eastAsia="微軟正黑體" w:hAnsi="微軟正黑體" w:hint="eastAsia"/>
                <w:szCs w:val="24"/>
              </w:rPr>
              <w:t>正智出版社由 平實導師出資成立</w:t>
            </w:r>
            <w:r w:rsidRPr="00F43332">
              <w:rPr>
                <w:rStyle w:val="af2"/>
                <w:rFonts w:ascii="微軟正黑體" w:eastAsia="微軟正黑體" w:hAnsi="微軟正黑體"/>
                <w:szCs w:val="24"/>
              </w:rPr>
              <w:footnoteReference w:id="24"/>
            </w:r>
            <w:r w:rsidRPr="00F43332">
              <w:rPr>
                <w:rFonts w:ascii="微軟正黑體" w:eastAsia="微軟正黑體" w:hAnsi="微軟正黑體" w:hint="eastAsia"/>
                <w:szCs w:val="24"/>
              </w:rPr>
              <w:t>，以出版如來大乘了義究竟正法、貫串</w:t>
            </w:r>
            <w:r w:rsidRPr="00F43332">
              <w:rPr>
                <w:rFonts w:ascii="微軟正黑體" w:eastAsia="微軟正黑體" w:hAnsi="微軟正黑體" w:hint="eastAsia"/>
                <w:szCs w:val="24"/>
                <w:lang w:eastAsia="zh-HK"/>
              </w:rPr>
              <w:t xml:space="preserve"> </w:t>
            </w:r>
            <w:r w:rsidRPr="00F43332">
              <w:rPr>
                <w:rFonts w:ascii="微軟正黑體" w:eastAsia="微軟正黑體" w:hAnsi="微軟正黑體" w:hint="eastAsia"/>
                <w:szCs w:val="24"/>
              </w:rPr>
              <w:t>釋迦世尊五時三教說法，及發顯了達禪門、淨土、菩薩戒行之要義的出版品為宗旨</w:t>
            </w:r>
            <w:r w:rsidRPr="00F43332">
              <w:rPr>
                <w:rStyle w:val="af2"/>
                <w:rFonts w:ascii="微軟正黑體" w:eastAsia="微軟正黑體" w:hAnsi="微軟正黑體" w:hint="eastAsia"/>
                <w:szCs w:val="24"/>
                <w:lang w:eastAsia="zh-HK"/>
              </w:rPr>
              <w:footnoteReference w:id="25"/>
            </w:r>
            <w:r w:rsidRPr="00F43332">
              <w:rPr>
                <w:rFonts w:ascii="微軟正黑體" w:eastAsia="微軟正黑體" w:hAnsi="微軟正黑體" w:hint="eastAsia"/>
                <w:szCs w:val="24"/>
              </w:rPr>
              <w:t>。並將版稅及出版社稅後盈餘，均捐助正覺同修會，作為弘法及購置講堂之基金</w:t>
            </w:r>
            <w:r w:rsidRPr="00F43332">
              <w:rPr>
                <w:rStyle w:val="af2"/>
                <w:rFonts w:ascii="微軟正黑體" w:eastAsia="微軟正黑體" w:hAnsi="微軟正黑體"/>
                <w:szCs w:val="24"/>
              </w:rPr>
              <w:footnoteReference w:id="26"/>
            </w:r>
            <w:r w:rsidRPr="00F43332">
              <w:rPr>
                <w:rFonts w:ascii="微軟正黑體" w:eastAsia="微軟正黑體" w:hAnsi="微軟正黑體" w:hint="eastAsia"/>
                <w:szCs w:val="24"/>
              </w:rPr>
              <w:t>。</w:t>
            </w:r>
          </w:p>
        </w:tc>
      </w:tr>
      <w:tr w:rsidR="00F43332" w:rsidRPr="00F43332" w14:paraId="3A91F6A9" w14:textId="2C8EFF83"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A9D6C94"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5B49E6" w14:textId="77777777" w:rsidR="00427E1A" w:rsidRPr="00F43332" w:rsidRDefault="00427E1A" w:rsidP="00427E1A">
            <w:pPr>
              <w:spacing w:after="0" w:line="300" w:lineRule="exact"/>
              <w:rPr>
                <w:rFonts w:ascii="微軟正黑體" w:eastAsia="微軟正黑體" w:hAnsi="微軟正黑體" w:cs="Times New Roman"/>
                <w:szCs w:val="24"/>
              </w:rPr>
            </w:pPr>
            <w:bookmarkStart w:id="347" w:name="_Hlk196497288"/>
            <w:r w:rsidRPr="00F43332">
              <w:rPr>
                <w:rFonts w:ascii="微軟正黑體" w:eastAsia="微軟正黑體" w:hAnsi="微軟正黑體" w:cs="Times New Roman" w:hint="eastAsia"/>
                <w:szCs w:val="24"/>
              </w:rPr>
              <w:t>1997/07/01</w:t>
            </w:r>
            <w:bookmarkEnd w:id="347"/>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2ED81E" w14:textId="43084358" w:rsidR="00427E1A" w:rsidRPr="00F43332" w:rsidRDefault="00427E1A" w:rsidP="00427E1A">
            <w:pPr>
              <w:spacing w:after="0" w:line="300" w:lineRule="exact"/>
              <w:jc w:val="both"/>
              <w:rPr>
                <w:rFonts w:ascii="微軟正黑體" w:eastAsia="微軟正黑體" w:hAnsi="微軟正黑體" w:cs="Times New Roman"/>
                <w:szCs w:val="24"/>
                <w:rPrChange w:id="348" w:author="駱淳渝" w:date="2026-02-05T22:26:00Z" w16du:dateUtc="2026-02-05T14:26:00Z">
                  <w:rPr>
                    <w:rFonts w:ascii="微軟正黑體" w:eastAsia="微軟正黑體" w:hAnsi="微軟正黑體" w:cs="Times New Roman"/>
                    <w:szCs w:val="24"/>
                  </w:rPr>
                </w:rPrChange>
              </w:rPr>
            </w:pPr>
            <w:commentRangeStart w:id="349"/>
            <w:commentRangeStart w:id="350"/>
            <w:commentRangeStart w:id="351"/>
            <w:r w:rsidRPr="00F43332">
              <w:rPr>
                <w:rFonts w:ascii="微軟正黑體" w:eastAsia="微軟正黑體" w:hAnsi="微軟正黑體" w:cs="Times New Roman" w:hint="eastAsia"/>
                <w:szCs w:val="24"/>
              </w:rPr>
              <w:t>出版〈佛子之省思 真假開悟之簡易辨正法〉</w:t>
            </w:r>
            <w:commentRangeEnd w:id="349"/>
            <w:r w:rsidR="00F43332" w:rsidRPr="00F43332">
              <w:rPr>
                <w:rStyle w:val="af5"/>
                <w:rFonts w:ascii="微軟正黑體" w:eastAsia="微軟正黑體" w:hAnsi="微軟正黑體" w:cs="Times New Roman"/>
                <w:sz w:val="24"/>
                <w:szCs w:val="24"/>
                <w:rPrChange w:id="352" w:author="駱淳渝" w:date="2026-02-05T22:26:00Z" w16du:dateUtc="2026-02-05T14:26:00Z">
                  <w:rPr>
                    <w:rStyle w:val="af5"/>
                    <w:rFonts w:ascii="微軟正黑體" w:eastAsia="微軟正黑體" w:hAnsi="微軟正黑體" w:cs="Times New Roman"/>
                    <w:sz w:val="24"/>
                    <w:szCs w:val="24"/>
                  </w:rPr>
                </w:rPrChange>
              </w:rPr>
              <w:commentReference w:id="349"/>
            </w:r>
            <w:commentRangeEnd w:id="350"/>
            <w:r w:rsidRPr="00F43332">
              <w:rPr>
                <w:rStyle w:val="af5"/>
                <w:rFonts w:ascii="微軟正黑體" w:eastAsia="微軟正黑體" w:hAnsi="微軟正黑體" w:cs="Times New Roman"/>
                <w:sz w:val="24"/>
                <w:szCs w:val="24"/>
                <w:rPrChange w:id="353" w:author="駱淳渝" w:date="2026-02-05T22:26:00Z" w16du:dateUtc="2026-02-05T14:26:00Z">
                  <w:rPr>
                    <w:rStyle w:val="af5"/>
                    <w:rFonts w:ascii="微軟正黑體" w:eastAsia="微軟正黑體" w:hAnsi="微軟正黑體" w:cs="Times New Roman"/>
                    <w:sz w:val="24"/>
                    <w:szCs w:val="24"/>
                  </w:rPr>
                </w:rPrChange>
              </w:rPr>
              <w:commentReference w:id="350"/>
            </w:r>
            <w:commentRangeEnd w:id="351"/>
            <w:r w:rsidRPr="00F43332">
              <w:rPr>
                <w:rStyle w:val="af5"/>
                <w:rFonts w:ascii="微軟正黑體" w:eastAsia="微軟正黑體" w:hAnsi="微軟正黑體" w:cs="Times New Roman"/>
                <w:sz w:val="24"/>
                <w:szCs w:val="24"/>
                <w:rPrChange w:id="354" w:author="駱淳渝" w:date="2026-02-05T22:26:00Z" w16du:dateUtc="2026-02-05T14:26:00Z">
                  <w:rPr>
                    <w:rStyle w:val="af5"/>
                    <w:rFonts w:ascii="微軟正黑體" w:eastAsia="微軟正黑體" w:hAnsi="微軟正黑體" w:cs="Times New Roman"/>
                    <w:sz w:val="24"/>
                    <w:szCs w:val="24"/>
                  </w:rPr>
                </w:rPrChange>
              </w:rPr>
              <w:commentReference w:id="351"/>
            </w:r>
          </w:p>
        </w:tc>
        <w:tc>
          <w:tcPr>
            <w:tcW w:w="8222" w:type="dxa"/>
          </w:tcPr>
          <w:p w14:paraId="04ED17FD" w14:textId="2D0045A5" w:rsidR="00427E1A" w:rsidRPr="00F43332" w:rsidRDefault="00D50140"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正覺</w:t>
            </w:r>
            <w:r w:rsidR="00427E1A" w:rsidRPr="00F43332">
              <w:rPr>
                <w:rFonts w:ascii="微軟正黑體" w:eastAsia="微軟正黑體" w:hAnsi="微軟正黑體" w:cs="Times New Roman" w:hint="eastAsia"/>
                <w:szCs w:val="24"/>
              </w:rPr>
              <w:t>同修會成立前</w:t>
            </w:r>
            <w:r w:rsidR="00743488" w:rsidRPr="00F43332">
              <w:rPr>
                <w:rFonts w:ascii="微軟正黑體" w:eastAsia="微軟正黑體" w:hAnsi="微軟正黑體" w:cs="Times New Roman" w:hint="eastAsia"/>
                <w:szCs w:val="24"/>
              </w:rPr>
              <w:t>，</w:t>
            </w:r>
            <w:r w:rsidR="00E64B51" w:rsidRPr="00F43332">
              <w:rPr>
                <w:rFonts w:ascii="微軟正黑體" w:eastAsia="微軟正黑體" w:hAnsi="微軟正黑體" w:cs="Times New Roman"/>
                <w:szCs w:val="24"/>
              </w:rPr>
              <w:t>佛教界普遍錯悟「離念靈知」為真心，各方大師傳授相似佛法、以定為禪，時值《成唯識論》講畢，導師依論中實相心「非斷非常」義理，表列所悟真假之「簡易辨正法」，</w:t>
            </w:r>
            <w:r w:rsidR="00743488" w:rsidRPr="00F43332">
              <w:rPr>
                <w:rFonts w:ascii="微軟正黑體" w:eastAsia="微軟正黑體" w:hAnsi="微軟正黑體" w:cs="Times New Roman"/>
                <w:szCs w:val="24"/>
              </w:rPr>
              <w:t>以單張形式印行流通</w:t>
            </w:r>
            <w:r w:rsidR="00027CAA" w:rsidRPr="00F43332">
              <w:rPr>
                <w:rFonts w:ascii="微軟正黑體" w:eastAsia="微軟正黑體" w:hAnsi="微軟正黑體" w:cs="Times New Roman" w:hint="eastAsia"/>
                <w:szCs w:val="24"/>
              </w:rPr>
              <w:t>，</w:t>
            </w:r>
            <w:r w:rsidR="00E64B51" w:rsidRPr="00F43332">
              <w:rPr>
                <w:rFonts w:ascii="微軟正黑體" w:eastAsia="微軟正黑體" w:hAnsi="微軟正黑體" w:cs="Times New Roman"/>
                <w:szCs w:val="24"/>
              </w:rPr>
              <w:t>乃檢驗行者是否真實明心開悟之照妖鏡。</w:t>
            </w:r>
            <w:r w:rsidR="00816BF7" w:rsidRPr="00F43332">
              <w:rPr>
                <w:rStyle w:val="af2"/>
                <w:rFonts w:ascii="微軟正黑體" w:eastAsia="微軟正黑體" w:hAnsi="微軟正黑體" w:cs="Times New Roman"/>
                <w:szCs w:val="24"/>
              </w:rPr>
              <w:footnoteReference w:id="27"/>
            </w:r>
            <w:r w:rsidR="00312278" w:rsidRPr="00F43332">
              <w:rPr>
                <w:rFonts w:ascii="微軟正黑體" w:eastAsia="微軟正黑體" w:hAnsi="微軟正黑體" w:cs="Times New Roman" w:hint="eastAsia"/>
                <w:szCs w:val="24"/>
              </w:rPr>
              <w:t>後將</w:t>
            </w:r>
            <w:r w:rsidR="00A71C1F" w:rsidRPr="00F43332">
              <w:rPr>
                <w:rFonts w:ascii="微軟正黑體" w:eastAsia="微軟正黑體" w:hAnsi="微軟正黑體" w:cs="Times New Roman" w:hint="eastAsia"/>
                <w:szCs w:val="24"/>
              </w:rPr>
              <w:t>此</w:t>
            </w:r>
            <w:r w:rsidR="00A71C1F" w:rsidRPr="00F43332">
              <w:rPr>
                <w:rFonts w:ascii="微軟正黑體" w:eastAsia="微軟正黑體" w:hAnsi="微軟正黑體" w:cs="Times New Roman"/>
                <w:szCs w:val="24"/>
              </w:rPr>
              <w:t>〈真假開悟之簡易辨正法〉短文，</w:t>
            </w:r>
            <w:r w:rsidR="00A71C1F" w:rsidRPr="00F43332">
              <w:rPr>
                <w:rFonts w:ascii="微軟正黑體" w:eastAsia="微軟正黑體" w:hAnsi="微軟正黑體" w:cs="Times New Roman" w:hint="eastAsia"/>
                <w:szCs w:val="24"/>
              </w:rPr>
              <w:t>與</w:t>
            </w:r>
            <w:r w:rsidR="0008599D" w:rsidRPr="00F43332">
              <w:rPr>
                <w:rFonts w:ascii="微軟正黑體" w:eastAsia="微軟正黑體" w:hAnsi="微軟正黑體" w:cs="Times New Roman" w:hint="eastAsia"/>
                <w:szCs w:val="24"/>
              </w:rPr>
              <w:t>同修會</w:t>
            </w:r>
            <w:r w:rsidR="00E44196" w:rsidRPr="00F43332">
              <w:rPr>
                <w:rFonts w:ascii="微軟正黑體" w:eastAsia="微軟正黑體" w:hAnsi="微軟正黑體" w:cs="Times New Roman"/>
                <w:szCs w:val="24"/>
              </w:rPr>
              <w:t>成立大會上〈佛子之省思〉開示</w:t>
            </w:r>
            <w:r w:rsidR="0000024B" w:rsidRPr="00F43332">
              <w:rPr>
                <w:rFonts w:ascii="微軟正黑體" w:eastAsia="微軟正黑體" w:hAnsi="微軟正黑體" w:cs="Times New Roman" w:hint="eastAsia"/>
                <w:szCs w:val="24"/>
              </w:rPr>
              <w:t>，</w:t>
            </w:r>
            <w:r w:rsidR="00E44196" w:rsidRPr="00F43332">
              <w:rPr>
                <w:rFonts w:ascii="微軟正黑體" w:eastAsia="微軟正黑體" w:hAnsi="微軟正黑體" w:cs="Times New Roman"/>
                <w:szCs w:val="24"/>
              </w:rPr>
              <w:t>併列為小冊，廣贈各方。</w:t>
            </w:r>
            <w:r w:rsidR="00E44196" w:rsidRPr="00F43332">
              <w:rPr>
                <w:rStyle w:val="af2"/>
                <w:rFonts w:ascii="微軟正黑體" w:eastAsia="微軟正黑體" w:hAnsi="微軟正黑體" w:cs="Times New Roman"/>
                <w:szCs w:val="24"/>
              </w:rPr>
              <w:footnoteReference w:id="28"/>
            </w:r>
          </w:p>
        </w:tc>
      </w:tr>
      <w:tr w:rsidR="00F43332" w:rsidRPr="00F43332" w14:paraId="4023C10E" w14:textId="16BDFEC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CB0883D"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B6753A4"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1997/</w:t>
            </w:r>
            <w:r w:rsidRPr="00F43332">
              <w:rPr>
                <w:rFonts w:ascii="微軟正黑體" w:eastAsia="微軟正黑體" w:hAnsi="微軟正黑體" w:cs="Times New Roman"/>
                <w:szCs w:val="24"/>
              </w:rPr>
              <w:t>0</w:t>
            </w:r>
            <w:r w:rsidRPr="00F43332">
              <w:rPr>
                <w:rFonts w:ascii="微軟正黑體" w:eastAsia="微軟正黑體" w:hAnsi="微軟正黑體" w:cs="Times New Roman" w:hint="eastAsia"/>
                <w:szCs w:val="24"/>
              </w:rPr>
              <w:t>7/01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6009F5B" w14:textId="08BDFF0C"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w:t>
            </w:r>
            <w:r w:rsidRPr="00F43332">
              <w:rPr>
                <w:rFonts w:ascii="微軟正黑體" w:eastAsia="微軟正黑體" w:hAnsi="微軟正黑體"/>
                <w:rPrChange w:id="359" w:author="駱淳渝" w:date="2026-02-05T22:26:00Z" w16du:dateUtc="2026-02-05T14:26:00Z">
                  <w:rPr/>
                </w:rPrChange>
              </w:rPr>
              <w:fldChar w:fldCharType="begin"/>
            </w:r>
            <w:r w:rsidRPr="00F43332">
              <w:rPr>
                <w:rFonts w:ascii="微軟正黑體" w:eastAsia="微軟正黑體" w:hAnsi="微軟正黑體"/>
                <w:rPrChange w:id="360" w:author="駱淳渝" w:date="2026-02-05T22:26:00Z" w16du:dateUtc="2026-02-05T14:26:00Z">
                  <w:rPr/>
                </w:rPrChange>
              </w:rPr>
              <w:instrText>HYPERLINK "file:///C:\\Users\\</w:instrText>
            </w:r>
            <w:r w:rsidRPr="00F43332">
              <w:rPr>
                <w:rFonts w:ascii="微軟正黑體" w:eastAsia="微軟正黑體" w:hAnsi="微軟正黑體"/>
                <w:rPrChange w:id="361" w:author="駱淳渝" w:date="2026-02-05T22:26:00Z" w16du:dateUtc="2026-02-05T14:26:00Z">
                  <w:rPr/>
                </w:rPrChange>
              </w:rPr>
              <w:instrText>張淑真</w:instrText>
            </w:r>
            <w:r w:rsidRPr="00F43332">
              <w:rPr>
                <w:rFonts w:ascii="微軟正黑體" w:eastAsia="微軟正黑體" w:hAnsi="微軟正黑體"/>
                <w:rPrChange w:id="362" w:author="駱淳渝" w:date="2026-02-05T22:26:00Z" w16du:dateUtc="2026-02-05T14:26:00Z">
                  <w:rPr/>
                </w:rPrChange>
              </w:rPr>
              <w:instrText>\\AppData\\Roaming\\Microsoft\\Word\\</w:instrText>
            </w:r>
            <w:r w:rsidRPr="00F43332">
              <w:rPr>
                <w:rFonts w:ascii="微軟正黑體" w:eastAsia="微軟正黑體" w:hAnsi="微軟正黑體"/>
                <w:rPrChange w:id="363" w:author="駱淳渝" w:date="2026-02-05T22:26:00Z" w16du:dateUtc="2026-02-05T14:26:00Z">
                  <w:rPr/>
                </w:rPrChange>
              </w:rPr>
              <w:instrText>大事紀改版</w:instrText>
            </w:r>
            <w:r w:rsidRPr="00F43332">
              <w:rPr>
                <w:rFonts w:ascii="微軟正黑體" w:eastAsia="微軟正黑體" w:hAnsi="微軟正黑體"/>
                <w:rPrChange w:id="364" w:author="駱淳渝" w:date="2026-02-05T22:26:00Z" w16du:dateUtc="2026-02-05T14:26:00Z">
                  <w:rPr/>
                </w:rPrChange>
              </w:rPr>
              <w:instrText>\\01%20</w:instrText>
            </w:r>
            <w:r w:rsidRPr="00F43332">
              <w:rPr>
                <w:rFonts w:ascii="微軟正黑體" w:eastAsia="微軟正黑體" w:hAnsi="微軟正黑體"/>
                <w:rPrChange w:id="365" w:author="駱淳渝" w:date="2026-02-05T22:26:00Z" w16du:dateUtc="2026-02-05T14:26:00Z">
                  <w:rPr/>
                </w:rPrChange>
              </w:rPr>
              <w:instrText>合併改版</w:instrText>
            </w:r>
            <w:r w:rsidRPr="00F43332">
              <w:rPr>
                <w:rFonts w:ascii="微軟正黑體" w:eastAsia="微軟正黑體" w:hAnsi="微軟正黑體"/>
                <w:rPrChange w:id="366" w:author="駱淳渝" w:date="2026-02-05T22:26:00Z" w16du:dateUtc="2026-02-05T14:26:00Z">
                  <w:rPr/>
                </w:rPrChange>
              </w:rPr>
              <w:instrText>\\00%20</w:instrText>
            </w:r>
            <w:r w:rsidRPr="00F43332">
              <w:rPr>
                <w:rFonts w:ascii="微軟正黑體" w:eastAsia="微軟正黑體" w:hAnsi="微軟正黑體"/>
                <w:rPrChange w:id="367" w:author="駱淳渝" w:date="2026-02-05T22:26:00Z" w16du:dateUtc="2026-02-05T14:26:00Z">
                  <w:rPr/>
                </w:rPrChange>
              </w:rPr>
              <w:instrText>大事紀完整版</w:instrText>
            </w:r>
            <w:r w:rsidRPr="00F43332">
              <w:rPr>
                <w:rFonts w:ascii="微軟正黑體" w:eastAsia="微軟正黑體" w:hAnsi="微軟正黑體"/>
                <w:rPrChange w:id="368" w:author="駱淳渝" w:date="2026-02-05T22:26:00Z" w16du:dateUtc="2026-02-05T14:26:00Z">
                  <w:rPr/>
                </w:rPrChange>
              </w:rPr>
              <w:instrText>\\14-B.</w:instrText>
            </w:r>
            <w:r w:rsidRPr="00F43332">
              <w:rPr>
                <w:rFonts w:ascii="微軟正黑體" w:eastAsia="微軟正黑體" w:hAnsi="微軟正黑體"/>
                <w:rPrChange w:id="369" w:author="駱淳渝" w:date="2026-02-05T22:26:00Z" w16du:dateUtc="2026-02-05T14:26:00Z">
                  <w:rPr/>
                </w:rPrChange>
              </w:rPr>
              <w:instrText>第十四期編寫</w:instrText>
            </w:r>
            <w:r w:rsidRPr="00F43332">
              <w:rPr>
                <w:rFonts w:ascii="微軟正黑體" w:eastAsia="微軟正黑體" w:hAnsi="微軟正黑體"/>
                <w:rPrChange w:id="370" w:author="駱淳渝" w:date="2026-02-05T22:26:00Z" w16du:dateUtc="2026-02-05T14:26:00Z">
                  <w:rPr/>
                </w:rPrChange>
              </w:rPr>
              <w:instrText>-</w:instrText>
            </w:r>
            <w:r w:rsidRPr="00F43332">
              <w:rPr>
                <w:rFonts w:ascii="微軟正黑體" w:eastAsia="微軟正黑體" w:hAnsi="微軟正黑體"/>
                <w:rPrChange w:id="371" w:author="駱淳渝" w:date="2026-02-05T22:26:00Z" w16du:dateUtc="2026-02-05T14:26:00Z">
                  <w:rPr/>
                </w:rPrChange>
              </w:rPr>
              <w:instrText>編譯</w:instrText>
            </w:r>
            <w:r w:rsidRPr="00F43332">
              <w:rPr>
                <w:rFonts w:ascii="微軟正黑體" w:eastAsia="微軟正黑體" w:hAnsi="微軟正黑體"/>
                <w:rPrChange w:id="372" w:author="駱淳渝" w:date="2026-02-05T22:26:00Z" w16du:dateUtc="2026-02-05T14:26:00Z">
                  <w:rPr/>
                </w:rPrChange>
              </w:rPr>
              <w:instrText>-</w:instrText>
            </w:r>
            <w:r w:rsidRPr="00F43332">
              <w:rPr>
                <w:rFonts w:ascii="微軟正黑體" w:eastAsia="微軟正黑體" w:hAnsi="微軟正黑體"/>
                <w:rPrChange w:id="373" w:author="駱淳渝" w:date="2026-02-05T22:26:00Z" w16du:dateUtc="2026-02-05T14:26:00Z">
                  <w:rPr/>
                </w:rPrChange>
              </w:rPr>
              <w:instrText>柄富</w:instrText>
            </w:r>
            <w:r w:rsidRPr="00F43332">
              <w:rPr>
                <w:rFonts w:ascii="微軟正黑體" w:eastAsia="微軟正黑體" w:hAnsi="微軟正黑體"/>
                <w:rPrChange w:id="374" w:author="駱淳渝" w:date="2026-02-05T22:26:00Z" w16du:dateUtc="2026-02-05T14:26:00Z">
                  <w:rPr/>
                </w:rPrChange>
              </w:rPr>
              <w:instrText>(20250616)-</w:instrText>
            </w:r>
            <w:r w:rsidRPr="00F43332">
              <w:rPr>
                <w:rFonts w:ascii="微軟正黑體" w:eastAsia="微軟正黑體" w:hAnsi="微軟正黑體"/>
                <w:rPrChange w:id="375" w:author="駱淳渝" w:date="2026-02-05T22:26:00Z" w16du:dateUtc="2026-02-05T14:26:00Z">
                  <w:rPr/>
                </w:rPrChange>
              </w:rPr>
              <w:instrText>淳渝</w:instrText>
            </w:r>
            <w:r w:rsidRPr="00F43332">
              <w:rPr>
                <w:rFonts w:ascii="微軟正黑體" w:eastAsia="微軟正黑體" w:hAnsi="微軟正黑體"/>
                <w:rPrChange w:id="376" w:author="駱淳渝" w:date="2026-02-05T22:26:00Z" w16du:dateUtc="2026-02-05T14:26:00Z">
                  <w:rPr/>
                </w:rPrChange>
              </w:rPr>
              <w:instrText>(616)-</w:instrText>
            </w:r>
            <w:r w:rsidRPr="00F43332">
              <w:rPr>
                <w:rFonts w:ascii="微軟正黑體" w:eastAsia="微軟正黑體" w:hAnsi="微軟正黑體"/>
                <w:rPrChange w:id="377" w:author="駱淳渝" w:date="2026-02-05T22:26:00Z" w16du:dateUtc="2026-02-05T14:26:00Z">
                  <w:rPr/>
                </w:rPrChange>
              </w:rPr>
              <w:instrText>劍華</w:instrText>
            </w:r>
            <w:r w:rsidRPr="00F43332">
              <w:rPr>
                <w:rFonts w:ascii="微軟正黑體" w:eastAsia="微軟正黑體" w:hAnsi="微軟正黑體"/>
                <w:rPrChange w:id="378" w:author="駱淳渝" w:date="2026-02-05T22:26:00Z" w16du:dateUtc="2026-02-05T14:26:00Z">
                  <w:rPr/>
                </w:rPrChange>
              </w:rPr>
              <w:instrText>(0706)</w:instrText>
            </w:r>
            <w:r w:rsidRPr="00F43332">
              <w:rPr>
                <w:rFonts w:ascii="微軟正黑體" w:eastAsia="微軟正黑體" w:hAnsi="微軟正黑體"/>
                <w:rPrChange w:id="379" w:author="駱淳渝" w:date="2026-02-05T22:26:00Z" w16du:dateUtc="2026-02-05T14:26:00Z">
                  <w:rPr/>
                </w:rPrChange>
              </w:rPr>
              <w:instrText>接受所有變更</w:instrText>
            </w:r>
            <w:r w:rsidRPr="00F43332">
              <w:rPr>
                <w:rFonts w:ascii="微軟正黑體" w:eastAsia="微軟正黑體" w:hAnsi="微軟正黑體"/>
                <w:rPrChange w:id="380" w:author="駱淳渝" w:date="2026-02-05T22:26:00Z" w16du:dateUtc="2026-02-05T14:26:00Z">
                  <w:rPr/>
                </w:rPrChange>
              </w:rPr>
              <w:instrText>(20251025).docx"</w:instrText>
            </w:r>
            <w:r w:rsidRPr="00F43332">
              <w:rPr>
                <w:rFonts w:ascii="微軟正黑體" w:eastAsia="微軟正黑體" w:hAnsi="微軟正黑體"/>
                <w:rPrChange w:id="381" w:author="駱淳渝" w:date="2026-02-05T22:26:00Z" w16du:dateUtc="2026-02-05T14:26:00Z">
                  <w:rPr/>
                </w:rPrChange>
              </w:rPr>
            </w:r>
            <w:r w:rsidRPr="00F43332">
              <w:rPr>
                <w:rFonts w:ascii="微軟正黑體" w:eastAsia="微軟正黑體" w:hAnsi="微軟正黑體"/>
                <w:rPrChange w:id="382" w:author="駱淳渝" w:date="2026-02-05T22:26:00Z" w16du:dateUtc="2026-02-05T14:26:00Z">
                  <w:rPr/>
                </w:rPrChange>
              </w:rPr>
              <w:fldChar w:fldCharType="separate"/>
            </w:r>
            <w:r w:rsidRPr="00F43332">
              <w:rPr>
                <w:rFonts w:ascii="微軟正黑體" w:eastAsia="微軟正黑體" w:hAnsi="微軟正黑體" w:hint="eastAsia"/>
                <w:rPrChange w:id="383" w:author="駱淳渝" w:date="2026-02-05T22:26:00Z" w16du:dateUtc="2026-02-05T14:26:00Z">
                  <w:rPr>
                    <w:rFonts w:hint="eastAsia"/>
                  </w:rPr>
                </w:rPrChange>
              </w:rPr>
              <w:t>《公案拈提》</w:t>
            </w:r>
            <w:r w:rsidRPr="00F43332">
              <w:rPr>
                <w:rFonts w:ascii="微軟正黑體" w:eastAsia="微軟正黑體" w:hAnsi="微軟正黑體"/>
                <w:rPrChange w:id="384" w:author="駱淳渝" w:date="2026-02-05T22:26:00Z" w16du:dateUtc="2026-02-05T14:26:00Z">
                  <w:rPr/>
                </w:rPrChange>
              </w:rPr>
              <w:fldChar w:fldCharType="end"/>
            </w:r>
            <w:r w:rsidRPr="00F43332">
              <w:rPr>
                <w:rFonts w:ascii="微軟正黑體" w:eastAsia="微軟正黑體" w:hAnsi="微軟正黑體" w:cs="Times New Roman" w:hint="eastAsia"/>
                <w:szCs w:val="24"/>
              </w:rPr>
              <w:t>第一輯</w:t>
            </w:r>
          </w:p>
        </w:tc>
        <w:tc>
          <w:tcPr>
            <w:tcW w:w="8222" w:type="dxa"/>
          </w:tcPr>
          <w:p w14:paraId="34EE0CBF" w14:textId="1FAD56C1" w:rsidR="00427E1A" w:rsidRPr="00F43332" w:rsidRDefault="00427E1A" w:rsidP="5DFD06C2">
            <w:pPr>
              <w:tabs>
                <w:tab w:val="left" w:pos="807"/>
              </w:tabs>
              <w:spacing w:line="320" w:lineRule="exact"/>
              <w:ind w:right="220"/>
              <w:rPr>
                <w:rFonts w:ascii="微軟正黑體" w:eastAsia="微軟正黑體" w:hAnsi="微軟正黑體" w:cs="Times New Roman"/>
              </w:rPr>
            </w:pPr>
            <w:bookmarkStart w:id="385" w:name="_Hlk156598460"/>
            <w:r w:rsidRPr="00F43332">
              <w:rPr>
                <w:rFonts w:ascii="微軟正黑體" w:eastAsia="微軟正黑體" w:hAnsi="微軟正黑體"/>
              </w:rPr>
              <w:t>平實導師作此七輯《公案拈提》，</w:t>
            </w:r>
            <w:r w:rsidRPr="00F43332">
              <w:rPr>
                <w:rFonts w:ascii="微軟正黑體" w:eastAsia="微軟正黑體" w:hAnsi="微軟正黑體" w:cs="Times New Roman"/>
              </w:rPr>
              <w:t>列出古今真正開悟與錯悟禪師的公</w:t>
            </w:r>
            <w:bookmarkStart w:id="386" w:name="_Hlk156598574"/>
            <w:r w:rsidRPr="00F43332">
              <w:rPr>
                <w:rFonts w:ascii="微軟正黑體" w:eastAsia="微軟正黑體" w:hAnsi="微軟正黑體" w:cs="Times New Roman"/>
              </w:rPr>
              <w:t>案</w:t>
            </w:r>
            <w:r w:rsidR="131E61FD" w:rsidRPr="00F43332">
              <w:rPr>
                <w:rFonts w:ascii="微軟正黑體" w:eastAsia="微軟正黑體" w:hAnsi="微軟正黑體" w:cs="Times New Roman"/>
              </w:rPr>
              <w:t>，舉</w:t>
            </w:r>
            <w:r w:rsidR="37999F38" w:rsidRPr="00F43332">
              <w:rPr>
                <w:rFonts w:ascii="微軟正黑體" w:eastAsia="微軟正黑體" w:hAnsi="微軟正黑體" w:cs="Times New Roman"/>
              </w:rPr>
              <w:t>示</w:t>
            </w:r>
            <w:r w:rsidR="573F5704" w:rsidRPr="00F43332">
              <w:rPr>
                <w:rFonts w:ascii="微軟正黑體" w:eastAsia="微軟正黑體" w:hAnsi="微軟正黑體" w:cs="Times New Roman"/>
              </w:rPr>
              <w:t>引用</w:t>
            </w:r>
            <w:r w:rsidR="37999F38" w:rsidRPr="00F43332">
              <w:rPr>
                <w:rFonts w:ascii="微軟正黑體" w:eastAsia="微軟正黑體" w:hAnsi="微軟正黑體" w:cs="Times New Roman"/>
              </w:rPr>
              <w:t>他文姓名及出處加以拈提，</w:t>
            </w:r>
            <w:r w:rsidRPr="00F43332">
              <w:rPr>
                <w:rFonts w:ascii="微軟正黑體" w:eastAsia="微軟正黑體" w:hAnsi="微軟正黑體" w:cs="Times New Roman"/>
              </w:rPr>
              <w:t>讓參禪人有真正入處，也提供未來證悟者自我檢查悟境真假之參照。</w:t>
            </w:r>
          </w:p>
          <w:p w14:paraId="11E314A6" w14:textId="5754D163"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rPr>
              <w:t>《宗門正眼—公案拈提》第一輯原名《</w:t>
            </w:r>
            <w:commentRangeStart w:id="387"/>
            <w:r w:rsidRPr="00F43332">
              <w:rPr>
                <w:rFonts w:ascii="微軟正黑體" w:eastAsia="微軟正黑體" w:hAnsi="微軟正黑體"/>
              </w:rPr>
              <w:t>禪門摩尼寶聚</w:t>
            </w:r>
            <w:commentRangeEnd w:id="387"/>
            <w:r w:rsidR="00F43332" w:rsidRPr="00F43332">
              <w:rPr>
                <w:rStyle w:val="af5"/>
                <w:rFonts w:ascii="微軟正黑體" w:eastAsia="微軟正黑體" w:hAnsi="微軟正黑體"/>
                <w:sz w:val="24"/>
                <w:szCs w:val="30"/>
                <w:rPrChange w:id="388" w:author="駱淳渝" w:date="2026-02-05T22:26:00Z" w16du:dateUtc="2026-02-05T14:26:00Z">
                  <w:rPr>
                    <w:rStyle w:val="af5"/>
                    <w:rFonts w:ascii="微軟正黑體" w:eastAsia="微軟正黑體" w:hAnsi="微軟正黑體"/>
                    <w:sz w:val="24"/>
                    <w:szCs w:val="30"/>
                  </w:rPr>
                </w:rPrChange>
              </w:rPr>
              <w:commentReference w:id="387"/>
            </w:r>
            <w:r w:rsidRPr="00F43332">
              <w:rPr>
                <w:rFonts w:ascii="微軟正黑體" w:eastAsia="微軟正黑體" w:hAnsi="微軟正黑體"/>
                <w:rPrChange w:id="389" w:author="駱淳渝" w:date="2026-02-05T22:26:00Z" w16du:dateUtc="2026-02-05T14:26:00Z">
                  <w:rPr>
                    <w:rFonts w:ascii="微軟正黑體" w:eastAsia="微軟正黑體" w:hAnsi="微軟正黑體"/>
                  </w:rPr>
                </w:rPrChange>
              </w:rPr>
              <w:t>》，早先於慈雲雜誌連載半年，</w:t>
            </w:r>
            <w:r w:rsidRPr="00F43332">
              <w:rPr>
                <w:rFonts w:ascii="微軟正黑體" w:eastAsia="微軟正黑體" w:hAnsi="微軟正黑體"/>
              </w:rPr>
              <w:t>1997/07出版單行本。</w:t>
            </w:r>
            <w:r w:rsidRPr="00F43332">
              <w:rPr>
                <w:rFonts w:ascii="微軟正黑體" w:eastAsia="微軟正黑體" w:hAnsi="微軟正黑體" w:cs="Times New Roman"/>
                <w:lang w:val="zh-TW"/>
              </w:rPr>
              <w:t>2003/09</w:t>
            </w:r>
            <w:r w:rsidRPr="00F43332">
              <w:rPr>
                <w:rFonts w:ascii="微軟正黑體" w:eastAsia="微軟正黑體" w:hAnsi="微軟正黑體"/>
              </w:rPr>
              <w:t>改版更名。</w:t>
            </w:r>
            <w:r w:rsidRPr="00F43332">
              <w:rPr>
                <w:rFonts w:ascii="微軟正黑體" w:eastAsia="微軟正黑體" w:hAnsi="微軟正黑體" w:cs="Times New Roman"/>
                <w:lang w:val="zh-TW"/>
              </w:rPr>
              <w:t>2003/07</w:t>
            </w:r>
            <w:r w:rsidRPr="00F43332">
              <w:rPr>
                <w:rFonts w:ascii="微軟正黑體" w:eastAsia="微軟正黑體" w:hAnsi="微軟正黑體"/>
              </w:rPr>
              <w:t>出版第七輯</w:t>
            </w:r>
            <w:r w:rsidRPr="00F43332">
              <w:rPr>
                <w:rFonts w:ascii="微軟正黑體" w:eastAsia="微軟正黑體" w:hAnsi="微軟正黑體" w:cs="Times New Roman"/>
              </w:rPr>
              <w:t>，</w:t>
            </w:r>
            <w:r w:rsidR="17084594" w:rsidRPr="00F43332">
              <w:rPr>
                <w:rFonts w:ascii="微軟正黑體" w:eastAsia="微軟正黑體" w:hAnsi="微軟正黑體" w:cs="Times New Roman"/>
              </w:rPr>
              <w:t>各大山頭謗如來藏正法情況稍歇，</w:t>
            </w:r>
            <w:r w:rsidRPr="00F43332">
              <w:rPr>
                <w:rFonts w:ascii="微軟正黑體" w:eastAsia="微軟正黑體" w:hAnsi="微軟正黑體"/>
              </w:rPr>
              <w:t>之後即不再續寫此系列書籍</w:t>
            </w:r>
            <w:r w:rsidRPr="00F43332">
              <w:rPr>
                <w:rFonts w:ascii="微軟正黑體" w:eastAsia="微軟正黑體" w:hAnsi="微軟正黑體"/>
                <w:szCs w:val="24"/>
                <w:vertAlign w:val="superscript"/>
              </w:rPr>
              <w:footnoteReference w:id="29"/>
            </w:r>
            <w:r w:rsidRPr="00F43332">
              <w:rPr>
                <w:rFonts w:ascii="微軟正黑體" w:eastAsia="微軟正黑體" w:hAnsi="微軟正黑體"/>
              </w:rPr>
              <w:t>。此七輯書名均有「宗門」二字，以示皆係宗門內事</w:t>
            </w:r>
            <w:r w:rsidRPr="00F43332">
              <w:rPr>
                <w:rFonts w:ascii="微軟正黑體" w:eastAsia="微軟正黑體" w:hAnsi="微軟正黑體"/>
                <w:szCs w:val="24"/>
                <w:vertAlign w:val="superscript"/>
              </w:rPr>
              <w:footnoteReference w:id="30"/>
            </w:r>
            <w:r w:rsidRPr="00F43332">
              <w:rPr>
                <w:rFonts w:ascii="微軟正黑體" w:eastAsia="微軟正黑體" w:hAnsi="微軟正黑體"/>
              </w:rPr>
              <w:t>。</w:t>
            </w:r>
            <w:bookmarkEnd w:id="385"/>
            <w:bookmarkEnd w:id="386"/>
          </w:p>
        </w:tc>
      </w:tr>
      <w:tr w:rsidR="00F43332" w:rsidRPr="00F43332" w14:paraId="5AF4DF47" w14:textId="4F9BD24F"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6B21505"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DD3FF9"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1997/08/04</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AEC2786" w14:textId="1F14957A" w:rsidR="00427E1A" w:rsidRPr="00F43332" w:rsidRDefault="00E2749D"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於正覺講堂</w:t>
            </w:r>
            <w:r w:rsidR="00427E1A" w:rsidRPr="00F43332">
              <w:rPr>
                <w:rFonts w:ascii="微軟正黑體" w:eastAsia="微軟正黑體" w:hAnsi="微軟正黑體" w:cs="Times New Roman" w:hint="eastAsia"/>
                <w:szCs w:val="24"/>
              </w:rPr>
              <w:t>成立</w:t>
            </w:r>
            <w:r w:rsidR="00427E1A" w:rsidRPr="00F43332">
              <w:rPr>
                <w:rFonts w:ascii="微軟正黑體" w:eastAsia="微軟正黑體" w:hAnsi="微軟正黑體"/>
                <w:rPrChange w:id="394" w:author="駱淳渝" w:date="2026-02-05T22:26:00Z" w16du:dateUtc="2026-02-05T14:26:00Z">
                  <w:rPr/>
                </w:rPrChange>
              </w:rPr>
              <w:fldChar w:fldCharType="begin"/>
            </w:r>
            <w:r w:rsidR="00427E1A" w:rsidRPr="00F43332">
              <w:rPr>
                <w:rFonts w:ascii="微軟正黑體" w:eastAsia="微軟正黑體" w:hAnsi="微軟正黑體"/>
                <w:rPrChange w:id="395" w:author="駱淳渝" w:date="2026-02-05T22:26:00Z" w16du:dateUtc="2026-02-05T14:26:00Z">
                  <w:rPr/>
                </w:rPrChange>
              </w:rPr>
              <w:instrText>HYPERLINK "file:///C:\\Users\\</w:instrText>
            </w:r>
            <w:r w:rsidR="00427E1A" w:rsidRPr="00F43332">
              <w:rPr>
                <w:rFonts w:ascii="微軟正黑體" w:eastAsia="微軟正黑體" w:hAnsi="微軟正黑體"/>
                <w:rPrChange w:id="396" w:author="駱淳渝" w:date="2026-02-05T22:26:00Z" w16du:dateUtc="2026-02-05T14:26:00Z">
                  <w:rPr/>
                </w:rPrChange>
              </w:rPr>
              <w:instrText>張淑真</w:instrText>
            </w:r>
            <w:r w:rsidR="00427E1A" w:rsidRPr="00F43332">
              <w:rPr>
                <w:rFonts w:ascii="微軟正黑體" w:eastAsia="微軟正黑體" w:hAnsi="微軟正黑體"/>
                <w:rPrChange w:id="397" w:author="駱淳渝" w:date="2026-02-05T22:26:00Z" w16du:dateUtc="2026-02-05T14:26:00Z">
                  <w:rPr/>
                </w:rPrChange>
              </w:rPr>
              <w:instrText>\\AppData\\Roaming\\Microsoft\\Word\\</w:instrText>
            </w:r>
            <w:r w:rsidR="00427E1A" w:rsidRPr="00F43332">
              <w:rPr>
                <w:rFonts w:ascii="微軟正黑體" w:eastAsia="微軟正黑體" w:hAnsi="微軟正黑體"/>
                <w:rPrChange w:id="398" w:author="駱淳渝" w:date="2026-02-05T22:26:00Z" w16du:dateUtc="2026-02-05T14:26:00Z">
                  <w:rPr/>
                </w:rPrChange>
              </w:rPr>
              <w:instrText>大事紀改版</w:instrText>
            </w:r>
            <w:r w:rsidR="00427E1A" w:rsidRPr="00F43332">
              <w:rPr>
                <w:rFonts w:ascii="微軟正黑體" w:eastAsia="微軟正黑體" w:hAnsi="微軟正黑體"/>
                <w:rPrChange w:id="399" w:author="駱淳渝" w:date="2026-02-05T22:26:00Z" w16du:dateUtc="2026-02-05T14:26:00Z">
                  <w:rPr/>
                </w:rPrChange>
              </w:rPr>
              <w:instrText>\\01%20</w:instrText>
            </w:r>
            <w:r w:rsidR="00427E1A" w:rsidRPr="00F43332">
              <w:rPr>
                <w:rFonts w:ascii="微軟正黑體" w:eastAsia="微軟正黑體" w:hAnsi="微軟正黑體"/>
                <w:rPrChange w:id="400" w:author="駱淳渝" w:date="2026-02-05T22:26:00Z" w16du:dateUtc="2026-02-05T14:26:00Z">
                  <w:rPr/>
                </w:rPrChange>
              </w:rPr>
              <w:instrText>合併改版</w:instrText>
            </w:r>
            <w:r w:rsidR="00427E1A" w:rsidRPr="00F43332">
              <w:rPr>
                <w:rFonts w:ascii="微軟正黑體" w:eastAsia="微軟正黑體" w:hAnsi="微軟正黑體"/>
                <w:rPrChange w:id="401" w:author="駱淳渝" w:date="2026-02-05T22:26:00Z" w16du:dateUtc="2026-02-05T14:26:00Z">
                  <w:rPr/>
                </w:rPrChange>
              </w:rPr>
              <w:instrText>\\00%20</w:instrText>
            </w:r>
            <w:r w:rsidR="00427E1A" w:rsidRPr="00F43332">
              <w:rPr>
                <w:rFonts w:ascii="微軟正黑體" w:eastAsia="微軟正黑體" w:hAnsi="微軟正黑體"/>
                <w:rPrChange w:id="402" w:author="駱淳渝" w:date="2026-02-05T22:26:00Z" w16du:dateUtc="2026-02-05T14:26:00Z">
                  <w:rPr/>
                </w:rPrChange>
              </w:rPr>
              <w:instrText>大事紀完整版</w:instrText>
            </w:r>
            <w:r w:rsidR="00427E1A" w:rsidRPr="00F43332">
              <w:rPr>
                <w:rFonts w:ascii="微軟正黑體" w:eastAsia="微軟正黑體" w:hAnsi="微軟正黑體"/>
                <w:rPrChange w:id="403" w:author="駱淳渝" w:date="2026-02-05T22:26:00Z" w16du:dateUtc="2026-02-05T14:26:00Z">
                  <w:rPr/>
                </w:rPrChange>
              </w:rPr>
              <w:instrText>\\14-C.</w:instrText>
            </w:r>
            <w:r w:rsidR="00427E1A" w:rsidRPr="00F43332">
              <w:rPr>
                <w:rFonts w:ascii="微軟正黑體" w:eastAsia="微軟正黑體" w:hAnsi="微軟正黑體"/>
                <w:rPrChange w:id="404" w:author="駱淳渝" w:date="2026-02-05T22:26:00Z" w16du:dateUtc="2026-02-05T14:26:00Z">
                  <w:rPr/>
                </w:rPrChange>
              </w:rPr>
              <w:instrText>第十四期編寫</w:instrText>
            </w:r>
            <w:r w:rsidR="00427E1A" w:rsidRPr="00F43332">
              <w:rPr>
                <w:rFonts w:ascii="微軟正黑體" w:eastAsia="微軟正黑體" w:hAnsi="微軟正黑體"/>
                <w:rPrChange w:id="405" w:author="駱淳渝" w:date="2026-02-05T22:26:00Z" w16du:dateUtc="2026-02-05T14:26:00Z">
                  <w:rPr/>
                </w:rPrChange>
              </w:rPr>
              <w:instrText>-</w:instrText>
            </w:r>
            <w:r w:rsidR="00427E1A" w:rsidRPr="00F43332">
              <w:rPr>
                <w:rFonts w:ascii="微軟正黑體" w:eastAsia="微軟正黑體" w:hAnsi="微軟正黑體"/>
                <w:rPrChange w:id="406" w:author="駱淳渝" w:date="2026-02-05T22:26:00Z" w16du:dateUtc="2026-02-05T14:26:00Z">
                  <w:rPr/>
                </w:rPrChange>
              </w:rPr>
              <w:instrText>教學</w:instrText>
            </w:r>
            <w:r w:rsidR="00427E1A" w:rsidRPr="00F43332">
              <w:rPr>
                <w:rFonts w:ascii="微軟正黑體" w:eastAsia="微軟正黑體" w:hAnsi="微軟正黑體"/>
                <w:rPrChange w:id="407" w:author="駱淳渝" w:date="2026-02-05T22:26:00Z" w16du:dateUtc="2026-02-05T14:26:00Z">
                  <w:rPr/>
                </w:rPrChange>
              </w:rPr>
              <w:instrText>-</w:instrText>
            </w:r>
            <w:r w:rsidR="00427E1A" w:rsidRPr="00F43332">
              <w:rPr>
                <w:rFonts w:ascii="微軟正黑體" w:eastAsia="微軟正黑體" w:hAnsi="微軟正黑體"/>
                <w:rPrChange w:id="408" w:author="駱淳渝" w:date="2026-02-05T22:26:00Z" w16du:dateUtc="2026-02-05T14:26:00Z">
                  <w:rPr/>
                </w:rPrChange>
              </w:rPr>
              <w:instrText>淑妙</w:instrText>
            </w:r>
            <w:r w:rsidR="00427E1A" w:rsidRPr="00F43332">
              <w:rPr>
                <w:rFonts w:ascii="微軟正黑體" w:eastAsia="微軟正黑體" w:hAnsi="微軟正黑體"/>
                <w:rPrChange w:id="409" w:author="駱淳渝" w:date="2026-02-05T22:26:00Z" w16du:dateUtc="2026-02-05T14:26:00Z">
                  <w:rPr/>
                </w:rPrChange>
              </w:rPr>
              <w:instrText>(20250616)-</w:instrText>
            </w:r>
            <w:r w:rsidR="00427E1A" w:rsidRPr="00F43332">
              <w:rPr>
                <w:rFonts w:ascii="微軟正黑體" w:eastAsia="微軟正黑體" w:hAnsi="微軟正黑體"/>
                <w:rPrChange w:id="410" w:author="駱淳渝" w:date="2026-02-05T22:26:00Z" w16du:dateUtc="2026-02-05T14:26:00Z">
                  <w:rPr/>
                </w:rPrChange>
              </w:rPr>
              <w:instrText>劍華</w:instrText>
            </w:r>
            <w:r w:rsidR="00427E1A" w:rsidRPr="00F43332">
              <w:rPr>
                <w:rFonts w:ascii="微軟正黑體" w:eastAsia="微軟正黑體" w:hAnsi="微軟正黑體"/>
                <w:rPrChange w:id="411" w:author="駱淳渝" w:date="2026-02-05T22:26:00Z" w16du:dateUtc="2026-02-05T14:26:00Z">
                  <w:rPr/>
                </w:rPrChange>
              </w:rPr>
              <w:instrText>(0701)</w:instrText>
            </w:r>
            <w:r w:rsidR="00427E1A" w:rsidRPr="00F43332">
              <w:rPr>
                <w:rFonts w:ascii="微軟正黑體" w:eastAsia="微軟正黑體" w:hAnsi="微軟正黑體"/>
                <w:rPrChange w:id="412" w:author="駱淳渝" w:date="2026-02-05T22:26:00Z" w16du:dateUtc="2026-02-05T14:26:00Z">
                  <w:rPr/>
                </w:rPrChange>
              </w:rPr>
              <w:instrText>接受所有變更</w:instrText>
            </w:r>
            <w:r w:rsidR="00427E1A" w:rsidRPr="00F43332">
              <w:rPr>
                <w:rFonts w:ascii="微軟正黑體" w:eastAsia="微軟正黑體" w:hAnsi="微軟正黑體"/>
                <w:rPrChange w:id="413" w:author="駱淳渝" w:date="2026-02-05T22:26:00Z" w16du:dateUtc="2026-02-05T14:26:00Z">
                  <w:rPr/>
                </w:rPrChange>
              </w:rPr>
              <w:instrText>(20251025).docx"</w:instrText>
            </w:r>
            <w:r w:rsidR="00427E1A" w:rsidRPr="00F43332">
              <w:rPr>
                <w:rFonts w:ascii="微軟正黑體" w:eastAsia="微軟正黑體" w:hAnsi="微軟正黑體"/>
                <w:rPrChange w:id="414" w:author="駱淳渝" w:date="2026-02-05T22:26:00Z" w16du:dateUtc="2026-02-05T14:26:00Z">
                  <w:rPr/>
                </w:rPrChange>
              </w:rPr>
            </w:r>
            <w:r w:rsidR="00427E1A" w:rsidRPr="00F43332">
              <w:rPr>
                <w:rFonts w:ascii="微軟正黑體" w:eastAsia="微軟正黑體" w:hAnsi="微軟正黑體"/>
                <w:rPrChange w:id="415" w:author="駱淳渝" w:date="2026-02-05T22:26:00Z" w16du:dateUtc="2026-02-05T14:26:00Z">
                  <w:rPr/>
                </w:rPrChange>
              </w:rPr>
              <w:fldChar w:fldCharType="separate"/>
            </w:r>
            <w:r w:rsidR="00427E1A" w:rsidRPr="00F43332">
              <w:rPr>
                <w:rFonts w:ascii="微軟正黑體" w:eastAsia="微軟正黑體" w:hAnsi="微軟正黑體" w:hint="eastAsia"/>
                <w:rPrChange w:id="416" w:author="駱淳渝" w:date="2026-02-05T22:26:00Z" w16du:dateUtc="2026-02-05T14:26:00Z">
                  <w:rPr>
                    <w:rFonts w:hint="eastAsia"/>
                  </w:rPr>
                </w:rPrChange>
              </w:rPr>
              <w:t>「禪淨雙修班」</w:t>
            </w:r>
            <w:r w:rsidR="00427E1A" w:rsidRPr="00F43332">
              <w:rPr>
                <w:rFonts w:ascii="微軟正黑體" w:eastAsia="微軟正黑體" w:hAnsi="微軟正黑體"/>
                <w:rPrChange w:id="417" w:author="駱淳渝" w:date="2026-02-05T22:26:00Z" w16du:dateUtc="2026-02-05T14:26:00Z">
                  <w:rPr/>
                </w:rPrChange>
              </w:rPr>
              <w:fldChar w:fldCharType="end"/>
            </w:r>
            <w:r w:rsidR="00427E1A" w:rsidRPr="00F43332">
              <w:rPr>
                <w:rFonts w:ascii="微軟正黑體" w:eastAsia="微軟正黑體" w:hAnsi="微軟正黑體" w:cs="Times New Roman" w:hint="eastAsia"/>
                <w:szCs w:val="24"/>
              </w:rPr>
              <w:t>，首位親教</w:t>
            </w:r>
            <w:r w:rsidR="007F4DF1" w:rsidRPr="00F43332">
              <w:rPr>
                <w:rFonts w:ascii="微軟正黑體" w:eastAsia="微軟正黑體" w:hAnsi="微軟正黑體" w:cs="Times New Roman" w:hint="eastAsia"/>
                <w:szCs w:val="24"/>
              </w:rPr>
              <w:t>師</w:t>
            </w:r>
            <w:r w:rsidR="00427E1A" w:rsidRPr="00F43332">
              <w:rPr>
                <w:rFonts w:ascii="微軟正黑體" w:eastAsia="微軟正黑體" w:hAnsi="微軟正黑體" w:cs="Times New Roman" w:hint="eastAsia"/>
                <w:szCs w:val="24"/>
              </w:rPr>
              <w:t>為張正圜老師</w:t>
            </w:r>
          </w:p>
        </w:tc>
        <w:tc>
          <w:tcPr>
            <w:tcW w:w="8222" w:type="dxa"/>
          </w:tcPr>
          <w:p w14:paraId="284C5949" w14:textId="01A03BE2" w:rsidR="00427E1A" w:rsidRPr="00F43332" w:rsidRDefault="00427E1A" w:rsidP="00427E1A">
            <w:pPr>
              <w:spacing w:after="0" w:line="320" w:lineRule="exact"/>
              <w:rPr>
                <w:rFonts w:ascii="微軟正黑體" w:eastAsia="微軟正黑體" w:hAnsi="微軟正黑體" w:cs="Times New Roman"/>
                <w:szCs w:val="24"/>
              </w:rPr>
            </w:pPr>
            <w:bookmarkStart w:id="418" w:name="_Hlk177294094"/>
            <w:r w:rsidRPr="00F43332">
              <w:rPr>
                <w:rFonts w:ascii="微軟正黑體" w:eastAsia="微軟正黑體" w:hAnsi="微軟正黑體" w:cs="Times New Roman" w:hint="eastAsia"/>
                <w:szCs w:val="24"/>
              </w:rPr>
              <w:t>本會1997年於臺北市中山北路地下室</w:t>
            </w:r>
            <w:r w:rsidRPr="00F43332">
              <w:rPr>
                <w:rStyle w:val="af2"/>
                <w:rFonts w:ascii="微軟正黑體" w:eastAsia="微軟正黑體" w:hAnsi="微軟正黑體" w:cs="Times New Roman"/>
                <w:szCs w:val="24"/>
              </w:rPr>
              <w:footnoteReference w:id="31"/>
            </w:r>
            <w:r w:rsidRPr="00F43332">
              <w:rPr>
                <w:rFonts w:ascii="微軟正黑體" w:eastAsia="微軟正黑體" w:hAnsi="微軟正黑體" w:cs="Times New Roman" w:hint="eastAsia"/>
                <w:szCs w:val="24"/>
              </w:rPr>
              <w:t>的正覺講堂正式成立「禪淨雙修班」，首位親教師為張正圜老師</w:t>
            </w:r>
            <w:r w:rsidRPr="00F43332">
              <w:rPr>
                <w:rStyle w:val="af2"/>
                <w:rFonts w:ascii="微軟正黑體" w:eastAsia="微軟正黑體" w:hAnsi="微軟正黑體" w:cs="Times New Roman"/>
                <w:szCs w:val="24"/>
              </w:rPr>
              <w:footnoteReference w:id="32"/>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2006/11</w:t>
            </w:r>
            <w:r w:rsidRPr="00F43332">
              <w:rPr>
                <w:rFonts w:ascii="微軟正黑體" w:eastAsia="微軟正黑體" w:hAnsi="微軟正黑體" w:cs="Times New Roman" w:hint="eastAsia"/>
                <w:szCs w:val="24"/>
              </w:rPr>
              <w:t>更名為「禪淨班」</w:t>
            </w:r>
            <w:r w:rsidRPr="00F43332">
              <w:rPr>
                <w:rStyle w:val="af2"/>
                <w:rFonts w:ascii="微軟正黑體" w:eastAsia="微軟正黑體" w:hAnsi="微軟正黑體" w:cs="Times New Roman"/>
                <w:szCs w:val="24"/>
              </w:rPr>
              <w:footnoteReference w:id="33"/>
            </w:r>
            <w:r w:rsidRPr="00F43332">
              <w:rPr>
                <w:rFonts w:ascii="微軟正黑體" w:eastAsia="微軟正黑體" w:hAnsi="微軟正黑體" w:cs="Times New Roman" w:hint="eastAsia"/>
                <w:szCs w:val="24"/>
              </w:rPr>
              <w:t>，共修為期二年六個月，目前固定每年四月及十月開設禪淨新班。</w:t>
            </w:r>
          </w:p>
          <w:p w14:paraId="27E00EC5" w14:textId="3FEB665F" w:rsidR="00427E1A" w:rsidRPr="00F43332" w:rsidRDefault="00427E1A" w:rsidP="0016169C">
            <w:pPr>
              <w:spacing w:after="0"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禪淨班課程以無相念佛為行門，並傳授大乘菩薩道六度及助道法要，建立參禪知見，同時廣闢福田，協助學人培植福德資糧，修除性障，逐漸具足證悟因緣</w:t>
            </w:r>
            <w:r w:rsidRPr="00F43332">
              <w:rPr>
                <w:rStyle w:val="af2"/>
                <w:rFonts w:ascii="微軟正黑體" w:eastAsia="微軟正黑體" w:hAnsi="微軟正黑體" w:cs="Times New Roman"/>
                <w:szCs w:val="24"/>
              </w:rPr>
              <w:footnoteReference w:id="34"/>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2000</w:t>
            </w:r>
            <w:r w:rsidRPr="00F43332">
              <w:rPr>
                <w:rFonts w:ascii="微軟正黑體" w:eastAsia="微軟正黑體" w:hAnsi="微軟正黑體" w:cs="Times New Roman" w:hint="eastAsia"/>
                <w:szCs w:val="24"/>
              </w:rPr>
              <w:t>年新開的禪淨新班，開始於臺北講堂</w:t>
            </w:r>
            <w:r w:rsidRPr="00F43332">
              <w:rPr>
                <w:rFonts w:ascii="微軟正黑體" w:eastAsia="微軟正黑體" w:hAnsi="微軟正黑體" w:cs="Times New Roman"/>
                <w:szCs w:val="24"/>
              </w:rPr>
              <w:t>9</w:t>
            </w:r>
            <w:r w:rsidRPr="00F43332">
              <w:rPr>
                <w:rFonts w:ascii="微軟正黑體" w:eastAsia="微軟正黑體" w:hAnsi="微軟正黑體" w:cs="Times New Roman" w:hint="eastAsia"/>
                <w:szCs w:val="24"/>
              </w:rPr>
              <w:t>樓上課</w:t>
            </w:r>
            <w:r w:rsidRPr="00F43332">
              <w:rPr>
                <w:rStyle w:val="af2"/>
                <w:rFonts w:ascii="微軟正黑體" w:eastAsia="微軟正黑體" w:hAnsi="微軟正黑體" w:cs="Times New Roman"/>
                <w:szCs w:val="24"/>
              </w:rPr>
              <w:footnoteReference w:id="35"/>
            </w:r>
            <w:bookmarkEnd w:id="418"/>
            <w:r w:rsidRPr="00F43332">
              <w:rPr>
                <w:rFonts w:ascii="微軟正黑體" w:eastAsia="微軟正黑體" w:hAnsi="微軟正黑體" w:cs="Times New Roman" w:hint="eastAsia"/>
                <w:szCs w:val="24"/>
              </w:rPr>
              <w:t>。</w:t>
            </w:r>
          </w:p>
        </w:tc>
      </w:tr>
      <w:tr w:rsidR="00F43332" w:rsidRPr="00F43332" w14:paraId="771C8D9D" w14:textId="59A36EE3"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F26850D"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vAlign w:val="center"/>
          </w:tcPr>
          <w:p w14:paraId="03CB30E6" w14:textId="1BFD6203" w:rsidR="00427E1A" w:rsidRPr="00F43332" w:rsidRDefault="00427E1A" w:rsidP="00427E1A">
            <w:pPr>
              <w:spacing w:after="0" w:line="300" w:lineRule="exact"/>
              <w:rPr>
                <w:rFonts w:ascii="微軟正黑體" w:eastAsia="微軟正黑體" w:hAnsi="微軟正黑體" w:cs="Times New Roman"/>
                <w:szCs w:val="24"/>
                <w:rPrChange w:id="428" w:author="駱淳渝" w:date="2026-02-05T22:26:00Z" w16du:dateUtc="2026-02-05T14:26:00Z">
                  <w:rPr>
                    <w:rFonts w:ascii="微軟正黑體" w:eastAsia="微軟正黑體" w:hAnsi="微軟正黑體" w:cs="Times New Roman"/>
                    <w:szCs w:val="24"/>
                  </w:rPr>
                </w:rPrChange>
              </w:rPr>
            </w:pPr>
            <w:commentRangeStart w:id="429"/>
            <w:commentRangeStart w:id="430"/>
            <w:r w:rsidRPr="00F43332">
              <w:rPr>
                <w:rFonts w:ascii="微軟正黑體" w:eastAsia="微軟正黑體" w:hAnsi="微軟正黑體" w:cs="Times New Roman" w:hint="eastAsia"/>
                <w:szCs w:val="24"/>
              </w:rPr>
              <w:t>1997/09/00</w:t>
            </w:r>
            <w:commentRangeEnd w:id="429"/>
            <w:r w:rsidR="00F43332" w:rsidRPr="00F43332">
              <w:rPr>
                <w:rStyle w:val="af5"/>
                <w:rFonts w:ascii="微軟正黑體" w:eastAsia="微軟正黑體" w:hAnsi="微軟正黑體" w:cs="Times New Roman"/>
                <w:sz w:val="24"/>
                <w:szCs w:val="24"/>
                <w:rPrChange w:id="431" w:author="駱淳渝" w:date="2026-02-05T22:26:00Z" w16du:dateUtc="2026-02-05T14:26:00Z">
                  <w:rPr>
                    <w:rStyle w:val="af5"/>
                    <w:rFonts w:ascii="微軟正黑體" w:eastAsia="微軟正黑體" w:hAnsi="微軟正黑體" w:cs="Times New Roman"/>
                    <w:sz w:val="24"/>
                    <w:szCs w:val="24"/>
                  </w:rPr>
                </w:rPrChange>
              </w:rPr>
              <w:commentReference w:id="429"/>
            </w:r>
            <w:commentRangeEnd w:id="430"/>
            <w:r w:rsidRPr="00F43332">
              <w:rPr>
                <w:rStyle w:val="af5"/>
                <w:rFonts w:ascii="微軟正黑體" w:eastAsia="微軟正黑體" w:hAnsi="微軟正黑體" w:cs="Times New Roman"/>
                <w:sz w:val="24"/>
                <w:szCs w:val="24"/>
                <w:rPrChange w:id="432" w:author="駱淳渝" w:date="2026-02-05T22:26:00Z" w16du:dateUtc="2026-02-05T14:26:00Z">
                  <w:rPr>
                    <w:rStyle w:val="af5"/>
                    <w:rFonts w:ascii="微軟正黑體" w:eastAsia="微軟正黑體" w:hAnsi="微軟正黑體" w:cs="Times New Roman"/>
                    <w:sz w:val="24"/>
                    <w:szCs w:val="24"/>
                  </w:rPr>
                </w:rPrChange>
              </w:rPr>
              <w:commentReference w:id="430"/>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1F8DB2" w14:textId="0ECD4A57"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出版《生命實相之辨正》</w:t>
            </w:r>
          </w:p>
        </w:tc>
        <w:tc>
          <w:tcPr>
            <w:tcW w:w="8222" w:type="dxa"/>
          </w:tcPr>
          <w:p w14:paraId="6DE1D3B4" w14:textId="1A207A3F" w:rsidR="00427E1A" w:rsidRPr="00F43332" w:rsidRDefault="00427E1A" w:rsidP="0016169C">
            <w:pPr>
              <w:tabs>
                <w:tab w:val="left" w:pos="807"/>
              </w:tabs>
              <w:spacing w:line="300" w:lineRule="exact"/>
              <w:rPr>
                <w:rFonts w:ascii="微軟正黑體" w:eastAsia="微軟正黑體" w:hAnsi="微軟正黑體" w:cs="Times New Roman"/>
                <w:szCs w:val="24"/>
              </w:rPr>
            </w:pPr>
            <w:bookmarkStart w:id="433" w:name="_Hlk196508881"/>
            <w:r w:rsidRPr="00F43332">
              <w:rPr>
                <w:rFonts w:ascii="微軟正黑體" w:eastAsia="微軟正黑體" w:hAnsi="微軟正黑體" w:cs="Times New Roman" w:hint="eastAsia"/>
                <w:szCs w:val="24"/>
              </w:rPr>
              <w:t>《生命實相之辨正》闡述明心所證得的實相心之相狀特徵，消除古來對於生命實相之錯謬認識。</w:t>
            </w:r>
            <w:r w:rsidRPr="00F43332">
              <w:rPr>
                <w:rFonts w:ascii="微軟正黑體" w:eastAsia="微軟正黑體" w:hAnsi="微軟正黑體" w:cs="Times New Roman"/>
                <w:szCs w:val="24"/>
              </w:rPr>
              <w:t>本書原收錄在 平實導師著《正法眼藏一護法集》一書之附錄</w:t>
            </w:r>
            <w:commentRangeStart w:id="434"/>
            <w:r w:rsidRPr="00F43332">
              <w:rPr>
                <w:rFonts w:ascii="微軟正黑體" w:eastAsia="微軟正黑體" w:hAnsi="微軟正黑體" w:cs="Times New Roman"/>
                <w:szCs w:val="24"/>
              </w:rPr>
              <w:t>，</w:t>
            </w:r>
            <w:r w:rsidR="00E6204E" w:rsidRPr="00F43332">
              <w:rPr>
                <w:rFonts w:ascii="微軟正黑體" w:eastAsia="微軟正黑體" w:hAnsi="微軟正黑體" w:cs="Times New Roman"/>
                <w:szCs w:val="24"/>
              </w:rPr>
              <w:t>該書出版後</w:t>
            </w:r>
            <w:r w:rsidR="00B041AF" w:rsidRPr="00F43332">
              <w:rPr>
                <w:rFonts w:ascii="微軟正黑體" w:eastAsia="微軟正黑體" w:hAnsi="微軟正黑體" w:cs="Times New Roman"/>
                <w:szCs w:val="24"/>
              </w:rPr>
              <w:t>台灣弘揚月溪法師邪法者銳減，但部分錯悟之人轉而執取「勝論外道」或「數論外道」之法來維持虛名</w:t>
            </w:r>
            <w:r w:rsidR="005047A4" w:rsidRPr="00F43332">
              <w:rPr>
                <w:rFonts w:ascii="微軟正黑體" w:eastAsia="微軟正黑體" w:hAnsi="微軟正黑體" w:cs="Times New Roman"/>
                <w:szCs w:val="24"/>
              </w:rPr>
              <w:t>，</w:t>
            </w:r>
            <w:r w:rsidR="00B041AF" w:rsidRPr="00F43332">
              <w:rPr>
                <w:rFonts w:ascii="微軟正黑體" w:eastAsia="微軟正黑體" w:hAnsi="微軟正黑體" w:cs="Times New Roman"/>
                <w:szCs w:val="24"/>
              </w:rPr>
              <w:t>因此</w:t>
            </w:r>
            <w:r w:rsidRPr="00F43332">
              <w:rPr>
                <w:rFonts w:ascii="微軟正黑體" w:eastAsia="微軟正黑體" w:hAnsi="微軟正黑體" w:cs="Times New Roman"/>
                <w:szCs w:val="24"/>
              </w:rPr>
              <w:t>將附錄另印單行本廣為流通</w:t>
            </w:r>
            <w:r w:rsidR="005047A4" w:rsidRPr="00F43332">
              <w:rPr>
                <w:rFonts w:ascii="微軟正黑體" w:eastAsia="微軟正黑體" w:hAnsi="微軟正黑體" w:cs="Times New Roman"/>
                <w:szCs w:val="24"/>
              </w:rPr>
              <w:t>，冀能進一步導正佛子知見，避免學人犯下破法重罪</w:t>
            </w:r>
            <w:r w:rsidRPr="00F43332">
              <w:rPr>
                <w:rFonts w:ascii="微軟正黑體" w:eastAsia="微軟正黑體" w:hAnsi="微軟正黑體" w:cs="Times New Roman"/>
                <w:szCs w:val="24"/>
              </w:rPr>
              <w:t>。</w:t>
            </w:r>
            <w:bookmarkEnd w:id="433"/>
            <w:r w:rsidR="00456B21" w:rsidRPr="00F43332">
              <w:rPr>
                <w:rStyle w:val="af2"/>
                <w:rFonts w:ascii="微軟正黑體" w:eastAsia="微軟正黑體" w:hAnsi="微軟正黑體" w:cs="Times New Roman"/>
                <w:szCs w:val="24"/>
              </w:rPr>
              <w:footnoteReference w:id="36"/>
            </w:r>
            <w:commentRangeEnd w:id="434"/>
            <w:r w:rsidR="00F43332">
              <w:rPr>
                <w:rStyle w:val="af5"/>
                <w:rFonts w:ascii="微軟正黑體" w:eastAsia="微軟正黑體" w:hAnsi="微軟正黑體" w:cs="Times New Roman"/>
                <w:sz w:val="24"/>
                <w:szCs w:val="24"/>
              </w:rPr>
              <w:commentReference w:id="434"/>
            </w:r>
          </w:p>
        </w:tc>
      </w:tr>
      <w:tr w:rsidR="00F43332" w:rsidRPr="00F43332" w14:paraId="4811C128" w14:textId="0B83870C"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1D71BEAB"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2FAC58B3"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1997/10/03</w:t>
            </w:r>
          </w:p>
        </w:tc>
        <w:tc>
          <w:tcPr>
            <w:tcW w:w="4395" w:type="dxa"/>
            <w:tcMar>
              <w:top w:w="100" w:type="dxa"/>
              <w:left w:w="100" w:type="dxa"/>
              <w:bottom w:w="100" w:type="dxa"/>
              <w:right w:w="100" w:type="dxa"/>
            </w:tcMar>
            <w:vAlign w:val="center"/>
          </w:tcPr>
          <w:p w14:paraId="01D395CF" w14:textId="60A282D4"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導師開示</w:t>
            </w:r>
            <w:r w:rsidRPr="00F43332">
              <w:rPr>
                <w:rFonts w:ascii="微軟正黑體" w:eastAsia="微軟正黑體" w:hAnsi="微軟正黑體" w:hint="eastAsia"/>
                <w:bCs/>
              </w:rPr>
              <w:t>「</w:t>
            </w:r>
            <w:r w:rsidRPr="00F43332">
              <w:rPr>
                <w:rFonts w:ascii="微軟正黑體" w:eastAsia="微軟正黑體" w:hAnsi="微軟正黑體"/>
                <w:rPrChange w:id="436" w:author="駱淳渝" w:date="2026-02-05T22:26:00Z" w16du:dateUtc="2026-02-05T14:26:00Z">
                  <w:rPr/>
                </w:rPrChange>
              </w:rPr>
              <w:fldChar w:fldCharType="begin"/>
            </w:r>
            <w:r w:rsidRPr="00F43332">
              <w:rPr>
                <w:rFonts w:ascii="微軟正黑體" w:eastAsia="微軟正黑體" w:hAnsi="微軟正黑體"/>
                <w:rPrChange w:id="437" w:author="駱淳渝" w:date="2026-02-05T22:26:00Z" w16du:dateUtc="2026-02-05T14:26:00Z">
                  <w:rPr/>
                </w:rPrChange>
              </w:rPr>
              <w:instrText>HYPERLINK "file:///C:\\Users\\</w:instrText>
            </w:r>
            <w:r w:rsidRPr="00F43332">
              <w:rPr>
                <w:rFonts w:ascii="微軟正黑體" w:eastAsia="微軟正黑體" w:hAnsi="微軟正黑體"/>
                <w:rPrChange w:id="438" w:author="駱淳渝" w:date="2026-02-05T22:26:00Z" w16du:dateUtc="2026-02-05T14:26:00Z">
                  <w:rPr/>
                </w:rPrChange>
              </w:rPr>
              <w:instrText>張淑真</w:instrText>
            </w:r>
            <w:r w:rsidRPr="00F43332">
              <w:rPr>
                <w:rFonts w:ascii="微軟正黑體" w:eastAsia="微軟正黑體" w:hAnsi="微軟正黑體"/>
                <w:rPrChange w:id="439" w:author="駱淳渝" w:date="2026-02-05T22:26:00Z" w16du:dateUtc="2026-02-05T14:26:00Z">
                  <w:rPr/>
                </w:rPrChange>
              </w:rPr>
              <w:instrText>\\AppData\\Roaming\\Microsoft\\Word\\</w:instrText>
            </w:r>
            <w:r w:rsidRPr="00F43332">
              <w:rPr>
                <w:rFonts w:ascii="微軟正黑體" w:eastAsia="微軟正黑體" w:hAnsi="微軟正黑體"/>
                <w:rPrChange w:id="440" w:author="駱淳渝" w:date="2026-02-05T22:26:00Z" w16du:dateUtc="2026-02-05T14:26:00Z">
                  <w:rPr/>
                </w:rPrChange>
              </w:rPr>
              <w:instrText>大事紀改版</w:instrText>
            </w:r>
            <w:r w:rsidRPr="00F43332">
              <w:rPr>
                <w:rFonts w:ascii="微軟正黑體" w:eastAsia="微軟正黑體" w:hAnsi="微軟正黑體"/>
                <w:rPrChange w:id="441" w:author="駱淳渝" w:date="2026-02-05T22:26:00Z" w16du:dateUtc="2026-02-05T14:26:00Z">
                  <w:rPr/>
                </w:rPrChange>
              </w:rPr>
              <w:instrText>\\01%20</w:instrText>
            </w:r>
            <w:r w:rsidRPr="00F43332">
              <w:rPr>
                <w:rFonts w:ascii="微軟正黑體" w:eastAsia="微軟正黑體" w:hAnsi="微軟正黑體"/>
                <w:rPrChange w:id="442" w:author="駱淳渝" w:date="2026-02-05T22:26:00Z" w16du:dateUtc="2026-02-05T14:26:00Z">
                  <w:rPr/>
                </w:rPrChange>
              </w:rPr>
              <w:instrText>合併改版</w:instrText>
            </w:r>
            <w:r w:rsidRPr="00F43332">
              <w:rPr>
                <w:rFonts w:ascii="微軟正黑體" w:eastAsia="微軟正黑體" w:hAnsi="微軟正黑體"/>
                <w:rPrChange w:id="443" w:author="駱淳渝" w:date="2026-02-05T22:26:00Z" w16du:dateUtc="2026-02-05T14:26:00Z">
                  <w:rPr/>
                </w:rPrChange>
              </w:rPr>
              <w:instrText>\\00%20</w:instrText>
            </w:r>
            <w:r w:rsidRPr="00F43332">
              <w:rPr>
                <w:rFonts w:ascii="微軟正黑體" w:eastAsia="微軟正黑體" w:hAnsi="微軟正黑體"/>
                <w:rPrChange w:id="444" w:author="駱淳渝" w:date="2026-02-05T22:26:00Z" w16du:dateUtc="2026-02-05T14:26:00Z">
                  <w:rPr/>
                </w:rPrChange>
              </w:rPr>
              <w:instrText>大事紀完整版</w:instrText>
            </w:r>
            <w:r w:rsidRPr="00F43332">
              <w:rPr>
                <w:rFonts w:ascii="微軟正黑體" w:eastAsia="微軟正黑體" w:hAnsi="微軟正黑體"/>
                <w:rPrChange w:id="445" w:author="駱淳渝" w:date="2026-02-05T22:26:00Z" w16du:dateUtc="2026-02-05T14:26:00Z">
                  <w:rPr/>
                </w:rPrChange>
              </w:rPr>
              <w:instrText>\\14-A.</w:instrText>
            </w:r>
            <w:r w:rsidRPr="00F43332">
              <w:rPr>
                <w:rFonts w:ascii="微軟正黑體" w:eastAsia="微軟正黑體" w:hAnsi="微軟正黑體"/>
                <w:rPrChange w:id="446" w:author="駱淳渝" w:date="2026-02-05T22:26:00Z" w16du:dateUtc="2026-02-05T14:26:00Z">
                  <w:rPr/>
                </w:rPrChange>
              </w:rPr>
              <w:instrText>第十四期編寫</w:instrText>
            </w:r>
            <w:r w:rsidRPr="00F43332">
              <w:rPr>
                <w:rFonts w:ascii="微軟正黑體" w:eastAsia="微軟正黑體" w:hAnsi="微軟正黑體"/>
                <w:rPrChange w:id="447" w:author="駱淳渝" w:date="2026-02-05T22:26:00Z" w16du:dateUtc="2026-02-05T14:26:00Z">
                  <w:rPr/>
                </w:rPrChange>
              </w:rPr>
              <w:instrText>-</w:instrText>
            </w:r>
            <w:r w:rsidRPr="00F43332">
              <w:rPr>
                <w:rFonts w:ascii="微軟正黑體" w:eastAsia="微軟正黑體" w:hAnsi="微軟正黑體"/>
                <w:rPrChange w:id="448" w:author="駱淳渝" w:date="2026-02-05T22:26:00Z" w16du:dateUtc="2026-02-05T14:26:00Z">
                  <w:rPr/>
                </w:rPrChange>
              </w:rPr>
              <w:instrText>行政</w:instrText>
            </w:r>
            <w:r w:rsidRPr="00F43332">
              <w:rPr>
                <w:rFonts w:ascii="微軟正黑體" w:eastAsia="微軟正黑體" w:hAnsi="微軟正黑體"/>
                <w:rPrChange w:id="449" w:author="駱淳渝" w:date="2026-02-05T22:26:00Z" w16du:dateUtc="2026-02-05T14:26:00Z">
                  <w:rPr/>
                </w:rPrChange>
              </w:rPr>
              <w:instrText>-</w:instrText>
            </w:r>
            <w:r w:rsidRPr="00F43332">
              <w:rPr>
                <w:rFonts w:ascii="微軟正黑體" w:eastAsia="微軟正黑體" w:hAnsi="微軟正黑體"/>
                <w:rPrChange w:id="450" w:author="駱淳渝" w:date="2026-02-05T22:26:00Z" w16du:dateUtc="2026-02-05T14:26:00Z">
                  <w:rPr/>
                </w:rPrChange>
              </w:rPr>
              <w:instrText>淑滿</w:instrText>
            </w:r>
            <w:r w:rsidRPr="00F43332">
              <w:rPr>
                <w:rFonts w:ascii="微軟正黑體" w:eastAsia="微軟正黑體" w:hAnsi="微軟正黑體"/>
                <w:rPrChange w:id="451" w:author="駱淳渝" w:date="2026-02-05T22:26:00Z" w16du:dateUtc="2026-02-05T14:26:00Z">
                  <w:rPr/>
                </w:rPrChange>
              </w:rPr>
              <w:instrText>(20250616)-</w:instrText>
            </w:r>
            <w:r w:rsidRPr="00F43332">
              <w:rPr>
                <w:rFonts w:ascii="微軟正黑體" w:eastAsia="微軟正黑體" w:hAnsi="微軟正黑體"/>
                <w:rPrChange w:id="452" w:author="駱淳渝" w:date="2026-02-05T22:26:00Z" w16du:dateUtc="2026-02-05T14:26:00Z">
                  <w:rPr/>
                </w:rPrChange>
              </w:rPr>
              <w:instrText>劍華</w:instrText>
            </w:r>
            <w:r w:rsidRPr="00F43332">
              <w:rPr>
                <w:rFonts w:ascii="微軟正黑體" w:eastAsia="微軟正黑體" w:hAnsi="微軟正黑體"/>
                <w:rPrChange w:id="453" w:author="駱淳渝" w:date="2026-02-05T22:26:00Z" w16du:dateUtc="2026-02-05T14:26:00Z">
                  <w:rPr/>
                </w:rPrChange>
              </w:rPr>
              <w:instrText>(0701)</w:instrText>
            </w:r>
            <w:r w:rsidRPr="00F43332">
              <w:rPr>
                <w:rFonts w:ascii="微軟正黑體" w:eastAsia="微軟正黑體" w:hAnsi="微軟正黑體"/>
                <w:rPrChange w:id="454" w:author="駱淳渝" w:date="2026-02-05T22:26:00Z" w16du:dateUtc="2026-02-05T14:26:00Z">
                  <w:rPr/>
                </w:rPrChange>
              </w:rPr>
              <w:instrText>接受所有變更</w:instrText>
            </w:r>
            <w:r w:rsidRPr="00F43332">
              <w:rPr>
                <w:rFonts w:ascii="微軟正黑體" w:eastAsia="微軟正黑體" w:hAnsi="微軟正黑體"/>
                <w:rPrChange w:id="455" w:author="駱淳渝" w:date="2026-02-05T22:26:00Z" w16du:dateUtc="2026-02-05T14:26:00Z">
                  <w:rPr/>
                </w:rPrChange>
              </w:rPr>
              <w:instrText>(20251025).docx"</w:instrText>
            </w:r>
            <w:r w:rsidRPr="00F43332">
              <w:rPr>
                <w:rFonts w:ascii="微軟正黑體" w:eastAsia="微軟正黑體" w:hAnsi="微軟正黑體"/>
                <w:rPrChange w:id="456" w:author="駱淳渝" w:date="2026-02-05T22:26:00Z" w16du:dateUtc="2026-02-05T14:26:00Z">
                  <w:rPr/>
                </w:rPrChange>
              </w:rPr>
            </w:r>
            <w:r w:rsidRPr="00F43332">
              <w:rPr>
                <w:rFonts w:ascii="微軟正黑體" w:eastAsia="微軟正黑體" w:hAnsi="微軟正黑體"/>
                <w:rPrChange w:id="457" w:author="駱淳渝" w:date="2026-02-05T22:26:00Z" w16du:dateUtc="2026-02-05T14:26:00Z">
                  <w:rPr/>
                </w:rPrChange>
              </w:rPr>
              <w:fldChar w:fldCharType="separate"/>
            </w:r>
            <w:r w:rsidRPr="00F43332">
              <w:rPr>
                <w:rStyle w:val="afd"/>
                <w:rFonts w:ascii="微軟正黑體" w:eastAsia="微軟正黑體" w:hAnsi="微軟正黑體"/>
                <w:bCs/>
                <w:color w:val="auto"/>
                <w:u w:val="none"/>
                <w:rPrChange w:id="458" w:author="駱淳渝" w:date="2026-02-05T22:26:00Z" w16du:dateUtc="2026-02-05T14:26:00Z">
                  <w:rPr>
                    <w:rStyle w:val="afd"/>
                    <w:rFonts w:ascii="微軟正黑體" w:eastAsia="微軟正黑體" w:hAnsi="微軟正黑體"/>
                    <w:bCs/>
                  </w:rPr>
                </w:rPrChange>
              </w:rPr>
              <w:t>真實如來藏</w:t>
            </w:r>
            <w:r w:rsidRPr="00F43332">
              <w:rPr>
                <w:rFonts w:ascii="微軟正黑體" w:eastAsia="微軟正黑體" w:hAnsi="微軟正黑體"/>
                <w:rPrChange w:id="459" w:author="駱淳渝" w:date="2026-02-05T22:26:00Z" w16du:dateUtc="2026-02-05T14:26:00Z">
                  <w:rPr/>
                </w:rPrChange>
              </w:rPr>
              <w:fldChar w:fldCharType="end"/>
            </w:r>
            <w:r w:rsidRPr="00F43332">
              <w:rPr>
                <w:rFonts w:ascii="微軟正黑體" w:eastAsia="微軟正黑體" w:hAnsi="微軟正黑體" w:hint="eastAsia"/>
                <w:bCs/>
              </w:rPr>
              <w:t>」</w:t>
            </w:r>
          </w:p>
        </w:tc>
        <w:tc>
          <w:tcPr>
            <w:tcW w:w="8222" w:type="dxa"/>
          </w:tcPr>
          <w:p w14:paraId="74AE98A6" w14:textId="19A5D2D0" w:rsidR="00427E1A" w:rsidRPr="00F43332" w:rsidRDefault="00427E1A" w:rsidP="00427E1A">
            <w:pPr>
              <w:spacing w:line="300" w:lineRule="exact"/>
              <w:ind w:right="240"/>
              <w:jc w:val="both"/>
              <w:rPr>
                <w:rFonts w:ascii="微軟正黑體" w:eastAsia="微軟正黑體" w:hAnsi="微軟正黑體" w:cs="Times New Roman"/>
                <w:szCs w:val="24"/>
              </w:rPr>
            </w:pPr>
            <w:bookmarkStart w:id="460" w:name="_Hlk155981437"/>
            <w:bookmarkStart w:id="461" w:name="_Hlk156516184"/>
            <w:r w:rsidRPr="00F43332">
              <w:rPr>
                <w:rFonts w:ascii="微軟正黑體" w:eastAsia="微軟正黑體" w:hAnsi="微軟正黑體" w:cs="Times New Roman"/>
                <w:szCs w:val="24"/>
              </w:rPr>
              <w:t>1997年春節後，</w:t>
            </w:r>
            <w:r w:rsidRPr="00F43332">
              <w:rPr>
                <w:rFonts w:ascii="微軟正黑體" w:eastAsia="微軟正黑體" w:hAnsi="微軟正黑體" w:cs="新細明體" w:hint="eastAsia"/>
                <w:szCs w:val="24"/>
              </w:rPr>
              <w:t>佛教正見學會會長王武烈拜會 平實導師時，提及釋印順認為唯識虛妄、如來藏為外道神我，加之諸多佛門大師附和佛學研究者「大乘非佛說」主張，導師亟思摧邪顯正，遂撰文稿並於</w:t>
            </w:r>
            <w:r w:rsidRPr="00F43332">
              <w:rPr>
                <w:rFonts w:ascii="微軟正黑體" w:eastAsia="微軟正黑體" w:hAnsi="微軟正黑體" w:cs="Times New Roman"/>
                <w:szCs w:val="24"/>
              </w:rPr>
              <w:t>1997年仲秋</w:t>
            </w:r>
            <w:r w:rsidRPr="00F43332">
              <w:rPr>
                <w:rFonts w:ascii="微軟正黑體" w:eastAsia="微軟正黑體" w:hAnsi="微軟正黑體" w:cs="Times New Roman" w:hint="eastAsia"/>
                <w:szCs w:val="24"/>
              </w:rPr>
              <w:t>完稿，</w:t>
            </w:r>
            <w:r w:rsidRPr="00F43332">
              <w:rPr>
                <w:rFonts w:ascii="微軟正黑體" w:eastAsia="微軟正黑體" w:hAnsi="微軟正黑體" w:cs="Times New Roman"/>
                <w:szCs w:val="24"/>
              </w:rPr>
              <w:t>1997/10/3起於</w:t>
            </w:r>
            <w:r w:rsidRPr="00F43332">
              <w:rPr>
                <w:rFonts w:ascii="微軟正黑體" w:eastAsia="微軟正黑體" w:hAnsi="微軟正黑體" w:cs="Times New Roman" w:hint="eastAsia"/>
                <w:szCs w:val="24"/>
              </w:rPr>
              <w:t>臺北</w:t>
            </w:r>
            <w:r w:rsidRPr="00F43332">
              <w:rPr>
                <w:rFonts w:ascii="微軟正黑體" w:eastAsia="微軟正黑體" w:hAnsi="微軟正黑體" w:cs="Times New Roman"/>
                <w:szCs w:val="24"/>
              </w:rPr>
              <w:t>講堂</w:t>
            </w:r>
            <w:r w:rsidRPr="00F43332">
              <w:rPr>
                <w:rFonts w:ascii="微軟正黑體" w:eastAsia="微軟正黑體" w:hAnsi="微軟正黑體" w:cs="Times New Roman" w:hint="eastAsia"/>
                <w:szCs w:val="24"/>
              </w:rPr>
              <w:t>宣講，</w:t>
            </w:r>
            <w:r w:rsidRPr="00F43332">
              <w:rPr>
                <w:rFonts w:ascii="微軟正黑體" w:eastAsia="微軟正黑體" w:hAnsi="微軟正黑體" w:cs="Times New Roman"/>
                <w:szCs w:val="24"/>
              </w:rPr>
              <w:t>1997/12</w:t>
            </w:r>
            <w:r w:rsidRPr="00F43332">
              <w:rPr>
                <w:rFonts w:ascii="微軟正黑體" w:eastAsia="微軟正黑體" w:hAnsi="微軟正黑體" w:cs="Times New Roman" w:hint="eastAsia"/>
                <w:szCs w:val="24"/>
              </w:rPr>
              <w:t>付梓</w:t>
            </w:r>
            <w:r w:rsidRPr="00F43332">
              <w:rPr>
                <w:rFonts w:ascii="微軟正黑體" w:eastAsia="微軟正黑體" w:hAnsi="微軟正黑體" w:cs="Times New Roman"/>
                <w:szCs w:val="24"/>
              </w:rPr>
              <w:t>初版。</w:t>
            </w:r>
          </w:p>
          <w:p w14:paraId="4FE08524" w14:textId="4EC929A2" w:rsidR="00427E1A" w:rsidRPr="00F43332" w:rsidRDefault="00427E1A" w:rsidP="00427E1A">
            <w:pPr>
              <w:spacing w:after="0" w:line="300" w:lineRule="exact"/>
              <w:jc w:val="both"/>
              <w:rPr>
                <w:rFonts w:ascii="微軟正黑體" w:eastAsia="微軟正黑體" w:hAnsi="微軟正黑體"/>
                <w:bCs/>
              </w:rPr>
            </w:pPr>
            <w:r w:rsidRPr="00F43332">
              <w:rPr>
                <w:rFonts w:ascii="微軟正黑體" w:eastAsia="微軟正黑體" w:hAnsi="微軟正黑體" w:cs="Times New Roman" w:hint="eastAsia"/>
                <w:szCs w:val="24"/>
              </w:rPr>
              <w:t>《真實如來藏》是 導師第一本評論釋印順著作，2005/4出版《真實如來藏》簡體中文版，</w:t>
            </w:r>
            <w:r w:rsidRPr="00F43332">
              <w:rPr>
                <w:rFonts w:ascii="微軟正黑體" w:eastAsia="微軟正黑體" w:hAnsi="微軟正黑體"/>
                <w:szCs w:val="24"/>
              </w:rPr>
              <w:t>2013/8</w:t>
            </w:r>
            <w:r w:rsidRPr="00F43332">
              <w:rPr>
                <w:rFonts w:ascii="微軟正黑體" w:eastAsia="微軟正黑體" w:hAnsi="微軟正黑體" w:hint="eastAsia"/>
                <w:szCs w:val="24"/>
              </w:rPr>
              <w:t>改版。</w:t>
            </w:r>
            <w:bookmarkEnd w:id="460"/>
            <w:bookmarkEnd w:id="461"/>
          </w:p>
        </w:tc>
      </w:tr>
      <w:tr w:rsidR="00F43332" w:rsidRPr="00F43332" w14:paraId="691D6237" w14:textId="73608F3D"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DB34D0C"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29FB081"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1998/00/00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3433B7A" w14:textId="02079187" w:rsidR="00427E1A" w:rsidRPr="00F43332" w:rsidRDefault="67352D70" w:rsidP="55F918C7">
            <w:pPr>
              <w:spacing w:after="0" w:line="300" w:lineRule="exact"/>
              <w:jc w:val="both"/>
              <w:rPr>
                <w:rFonts w:ascii="微軟正黑體" w:eastAsia="微軟正黑體" w:hAnsi="微軟正黑體" w:cs="Times New Roman"/>
              </w:rPr>
            </w:pPr>
            <w:r w:rsidRPr="00F43332">
              <w:rPr>
                <w:rFonts w:ascii="微軟正黑體" w:eastAsia="微軟正黑體" w:hAnsi="微軟正黑體" w:cs="Times New Roman"/>
              </w:rPr>
              <w:t>發生</w:t>
            </w:r>
            <w:r w:rsidR="00427E1A" w:rsidRPr="00F43332">
              <w:rPr>
                <w:rFonts w:ascii="微軟正黑體" w:eastAsia="微軟正黑體" w:hAnsi="微軟正黑體"/>
                <w:rPrChange w:id="462" w:author="駱淳渝" w:date="2026-02-05T22:26:00Z" w16du:dateUtc="2026-02-05T14:26:00Z">
                  <w:rPr/>
                </w:rPrChange>
              </w:rPr>
              <w:fldChar w:fldCharType="begin"/>
            </w:r>
            <w:r w:rsidR="00427E1A" w:rsidRPr="00F43332">
              <w:rPr>
                <w:rFonts w:ascii="微軟正黑體" w:eastAsia="微軟正黑體" w:hAnsi="微軟正黑體"/>
                <w:rPrChange w:id="463" w:author="駱淳渝" w:date="2026-02-05T22:26:00Z" w16du:dateUtc="2026-02-05T14:26:00Z">
                  <w:rPr/>
                </w:rPrChange>
              </w:rPr>
              <w:instrText>HYPERLINK "file:///C:\\Users\\</w:instrText>
            </w:r>
            <w:r w:rsidR="00427E1A" w:rsidRPr="00F43332">
              <w:rPr>
                <w:rFonts w:ascii="微軟正黑體" w:eastAsia="微軟正黑體" w:hAnsi="微軟正黑體"/>
                <w:rPrChange w:id="464" w:author="駱淳渝" w:date="2026-02-05T22:26:00Z" w16du:dateUtc="2026-02-05T14:26:00Z">
                  <w:rPr/>
                </w:rPrChange>
              </w:rPr>
              <w:instrText>張淑真</w:instrText>
            </w:r>
            <w:r w:rsidR="00427E1A" w:rsidRPr="00F43332">
              <w:rPr>
                <w:rFonts w:ascii="微軟正黑體" w:eastAsia="微軟正黑體" w:hAnsi="微軟正黑體"/>
                <w:rPrChange w:id="465" w:author="駱淳渝" w:date="2026-02-05T22:26:00Z" w16du:dateUtc="2026-02-05T14:26:00Z">
                  <w:rPr/>
                </w:rPrChange>
              </w:rPr>
              <w:instrText>\\AppData\\Roaming\\Microsoft\\Word\\</w:instrText>
            </w:r>
            <w:r w:rsidR="00427E1A" w:rsidRPr="00F43332">
              <w:rPr>
                <w:rFonts w:ascii="微軟正黑體" w:eastAsia="微軟正黑體" w:hAnsi="微軟正黑體"/>
                <w:rPrChange w:id="466" w:author="駱淳渝" w:date="2026-02-05T22:26:00Z" w16du:dateUtc="2026-02-05T14:26:00Z">
                  <w:rPr/>
                </w:rPrChange>
              </w:rPr>
              <w:instrText>大事紀改版</w:instrText>
            </w:r>
            <w:r w:rsidR="00427E1A" w:rsidRPr="00F43332">
              <w:rPr>
                <w:rFonts w:ascii="微軟正黑體" w:eastAsia="微軟正黑體" w:hAnsi="微軟正黑體"/>
                <w:rPrChange w:id="467" w:author="駱淳渝" w:date="2026-02-05T22:26:00Z" w16du:dateUtc="2026-02-05T14:26:00Z">
                  <w:rPr/>
                </w:rPrChange>
              </w:rPr>
              <w:instrText>\\01%20</w:instrText>
            </w:r>
            <w:r w:rsidR="00427E1A" w:rsidRPr="00F43332">
              <w:rPr>
                <w:rFonts w:ascii="微軟正黑體" w:eastAsia="微軟正黑體" w:hAnsi="微軟正黑體"/>
                <w:rPrChange w:id="468" w:author="駱淳渝" w:date="2026-02-05T22:26:00Z" w16du:dateUtc="2026-02-05T14:26:00Z">
                  <w:rPr/>
                </w:rPrChange>
              </w:rPr>
              <w:instrText>合併改版</w:instrText>
            </w:r>
            <w:r w:rsidR="00427E1A" w:rsidRPr="00F43332">
              <w:rPr>
                <w:rFonts w:ascii="微軟正黑體" w:eastAsia="微軟正黑體" w:hAnsi="微軟正黑體"/>
                <w:rPrChange w:id="469" w:author="駱淳渝" w:date="2026-02-05T22:26:00Z" w16du:dateUtc="2026-02-05T14:26:00Z">
                  <w:rPr/>
                </w:rPrChange>
              </w:rPr>
              <w:instrText>\\00%20</w:instrText>
            </w:r>
            <w:r w:rsidR="00427E1A" w:rsidRPr="00F43332">
              <w:rPr>
                <w:rFonts w:ascii="微軟正黑體" w:eastAsia="微軟正黑體" w:hAnsi="微軟正黑體"/>
                <w:rPrChange w:id="470" w:author="駱淳渝" w:date="2026-02-05T22:26:00Z" w16du:dateUtc="2026-02-05T14:26:00Z">
                  <w:rPr/>
                </w:rPrChange>
              </w:rPr>
              <w:instrText>大事紀完整版</w:instrText>
            </w:r>
            <w:r w:rsidR="00427E1A" w:rsidRPr="00F43332">
              <w:rPr>
                <w:rFonts w:ascii="微軟正黑體" w:eastAsia="微軟正黑體" w:hAnsi="微軟正黑體"/>
                <w:rPrChange w:id="471" w:author="駱淳渝" w:date="2026-02-05T22:26:00Z" w16du:dateUtc="2026-02-05T14:26:00Z">
                  <w:rPr/>
                </w:rPrChange>
              </w:rPr>
              <w:instrText>\\14-C.</w:instrText>
            </w:r>
            <w:r w:rsidR="00427E1A" w:rsidRPr="00F43332">
              <w:rPr>
                <w:rFonts w:ascii="微軟正黑體" w:eastAsia="微軟正黑體" w:hAnsi="微軟正黑體"/>
                <w:rPrChange w:id="472" w:author="駱淳渝" w:date="2026-02-05T22:26:00Z" w16du:dateUtc="2026-02-05T14:26:00Z">
                  <w:rPr/>
                </w:rPrChange>
              </w:rPr>
              <w:instrText>第十四期編寫</w:instrText>
            </w:r>
            <w:r w:rsidR="00427E1A" w:rsidRPr="00F43332">
              <w:rPr>
                <w:rFonts w:ascii="微軟正黑體" w:eastAsia="微軟正黑體" w:hAnsi="微軟正黑體"/>
                <w:rPrChange w:id="473" w:author="駱淳渝" w:date="2026-02-05T22:26:00Z" w16du:dateUtc="2026-02-05T14:26:00Z">
                  <w:rPr/>
                </w:rPrChange>
              </w:rPr>
              <w:instrText>-</w:instrText>
            </w:r>
            <w:r w:rsidR="00427E1A" w:rsidRPr="00F43332">
              <w:rPr>
                <w:rFonts w:ascii="微軟正黑體" w:eastAsia="微軟正黑體" w:hAnsi="微軟正黑體"/>
                <w:rPrChange w:id="474" w:author="駱淳渝" w:date="2026-02-05T22:26:00Z" w16du:dateUtc="2026-02-05T14:26:00Z">
                  <w:rPr/>
                </w:rPrChange>
              </w:rPr>
              <w:instrText>教學</w:instrText>
            </w:r>
            <w:r w:rsidR="00427E1A" w:rsidRPr="00F43332">
              <w:rPr>
                <w:rFonts w:ascii="微軟正黑體" w:eastAsia="微軟正黑體" w:hAnsi="微軟正黑體"/>
                <w:rPrChange w:id="475" w:author="駱淳渝" w:date="2026-02-05T22:26:00Z" w16du:dateUtc="2026-02-05T14:26:00Z">
                  <w:rPr/>
                </w:rPrChange>
              </w:rPr>
              <w:instrText>-</w:instrText>
            </w:r>
            <w:r w:rsidR="00427E1A" w:rsidRPr="00F43332">
              <w:rPr>
                <w:rFonts w:ascii="微軟正黑體" w:eastAsia="微軟正黑體" w:hAnsi="微軟正黑體"/>
                <w:rPrChange w:id="476" w:author="駱淳渝" w:date="2026-02-05T22:26:00Z" w16du:dateUtc="2026-02-05T14:26:00Z">
                  <w:rPr/>
                </w:rPrChange>
              </w:rPr>
              <w:instrText>淑妙</w:instrText>
            </w:r>
            <w:r w:rsidR="00427E1A" w:rsidRPr="00F43332">
              <w:rPr>
                <w:rFonts w:ascii="微軟正黑體" w:eastAsia="微軟正黑體" w:hAnsi="微軟正黑體"/>
                <w:rPrChange w:id="477" w:author="駱淳渝" w:date="2026-02-05T22:26:00Z" w16du:dateUtc="2026-02-05T14:26:00Z">
                  <w:rPr/>
                </w:rPrChange>
              </w:rPr>
              <w:instrText>(20250616)-</w:instrText>
            </w:r>
            <w:r w:rsidR="00427E1A" w:rsidRPr="00F43332">
              <w:rPr>
                <w:rFonts w:ascii="微軟正黑體" w:eastAsia="微軟正黑體" w:hAnsi="微軟正黑體"/>
                <w:rPrChange w:id="478" w:author="駱淳渝" w:date="2026-02-05T22:26:00Z" w16du:dateUtc="2026-02-05T14:26:00Z">
                  <w:rPr/>
                </w:rPrChange>
              </w:rPr>
              <w:instrText>劍華</w:instrText>
            </w:r>
            <w:r w:rsidR="00427E1A" w:rsidRPr="00F43332">
              <w:rPr>
                <w:rFonts w:ascii="微軟正黑體" w:eastAsia="微軟正黑體" w:hAnsi="微軟正黑體"/>
                <w:rPrChange w:id="479" w:author="駱淳渝" w:date="2026-02-05T22:26:00Z" w16du:dateUtc="2026-02-05T14:26:00Z">
                  <w:rPr/>
                </w:rPrChange>
              </w:rPr>
              <w:instrText>(0701)</w:instrText>
            </w:r>
            <w:r w:rsidR="00427E1A" w:rsidRPr="00F43332">
              <w:rPr>
                <w:rFonts w:ascii="微軟正黑體" w:eastAsia="微軟正黑體" w:hAnsi="微軟正黑體"/>
                <w:rPrChange w:id="480" w:author="駱淳渝" w:date="2026-02-05T22:26:00Z" w16du:dateUtc="2026-02-05T14:26:00Z">
                  <w:rPr/>
                </w:rPrChange>
              </w:rPr>
              <w:instrText>接受所有變更</w:instrText>
            </w:r>
            <w:r w:rsidR="00427E1A" w:rsidRPr="00F43332">
              <w:rPr>
                <w:rFonts w:ascii="微軟正黑體" w:eastAsia="微軟正黑體" w:hAnsi="微軟正黑體"/>
                <w:rPrChange w:id="481" w:author="駱淳渝" w:date="2026-02-05T22:26:00Z" w16du:dateUtc="2026-02-05T14:26:00Z">
                  <w:rPr/>
                </w:rPrChange>
              </w:rPr>
              <w:instrText>(20251025).docx"</w:instrText>
            </w:r>
            <w:r w:rsidR="00427E1A" w:rsidRPr="00F43332">
              <w:rPr>
                <w:rFonts w:ascii="微軟正黑體" w:eastAsia="微軟正黑體" w:hAnsi="微軟正黑體"/>
                <w:rPrChange w:id="482" w:author="駱淳渝" w:date="2026-02-05T22:26:00Z" w16du:dateUtc="2026-02-05T14:26:00Z">
                  <w:rPr/>
                </w:rPrChange>
              </w:rPr>
            </w:r>
            <w:r w:rsidR="00427E1A" w:rsidRPr="00F43332">
              <w:rPr>
                <w:rFonts w:ascii="微軟正黑體" w:eastAsia="微軟正黑體" w:hAnsi="微軟正黑體"/>
                <w:rPrChange w:id="483" w:author="駱淳渝" w:date="2026-02-05T22:26:00Z" w16du:dateUtc="2026-02-05T14:26:00Z">
                  <w:rPr/>
                </w:rPrChange>
              </w:rPr>
              <w:fldChar w:fldCharType="separate"/>
            </w:r>
            <w:r w:rsidR="00427E1A" w:rsidRPr="00F43332">
              <w:rPr>
                <w:rStyle w:val="afd"/>
                <w:rFonts w:ascii="微軟正黑體" w:eastAsia="微軟正黑體" w:hAnsi="微軟正黑體" w:cs="Times New Roman"/>
                <w:color w:val="auto"/>
                <w:u w:val="none"/>
                <w:rPrChange w:id="484" w:author="駱淳渝" w:date="2026-02-05T22:26:00Z" w16du:dateUtc="2026-02-05T14:26:00Z">
                  <w:rPr>
                    <w:rStyle w:val="afd"/>
                    <w:rFonts w:ascii="微軟正黑體" w:eastAsia="微軟正黑體" w:hAnsi="微軟正黑體" w:cs="Times New Roman"/>
                  </w:rPr>
                </w:rPrChange>
              </w:rPr>
              <w:t>第二次法難</w:t>
            </w:r>
            <w:r w:rsidR="00427E1A" w:rsidRPr="00F43332">
              <w:rPr>
                <w:rFonts w:ascii="微軟正黑體" w:eastAsia="微軟正黑體" w:hAnsi="微軟正黑體"/>
                <w:rPrChange w:id="485" w:author="駱淳渝" w:date="2026-02-05T22:26:00Z" w16du:dateUtc="2026-02-05T14:26:00Z">
                  <w:rPr/>
                </w:rPrChange>
              </w:rPr>
              <w:fldChar w:fldCharType="end"/>
            </w:r>
            <w:r w:rsidR="007B6AD7" w:rsidRPr="00F43332">
              <w:rPr>
                <w:rFonts w:ascii="微軟正黑體" w:eastAsia="微軟正黑體" w:hAnsi="微軟正黑體" w:cs="Times New Roman"/>
              </w:rPr>
              <w:t>，導師撰寫《平實書箋》宣揚佛法第一義妙理</w:t>
            </w:r>
          </w:p>
        </w:tc>
        <w:tc>
          <w:tcPr>
            <w:tcW w:w="8222" w:type="dxa"/>
          </w:tcPr>
          <w:p w14:paraId="6F95CF34" w14:textId="0F59B077" w:rsidR="00427E1A" w:rsidRPr="00F43332" w:rsidRDefault="00427E1A" w:rsidP="00427E1A">
            <w:pPr>
              <w:spacing w:after="0"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正覺同修會1997年成立之後，平實導師堅持建立制度，重大事務悉由理監事會決議而行，掃除因人建事廢事之弊端。然亦因此得罪心意有私之人，遂</w:t>
            </w:r>
            <w:r w:rsidRPr="00F43332">
              <w:rPr>
                <w:rFonts w:ascii="微軟正黑體" w:eastAsia="微軟正黑體" w:hAnsi="微軟正黑體" w:cs="Times New Roman" w:hint="eastAsia"/>
                <w:szCs w:val="24"/>
              </w:rPr>
              <w:lastRenderedPageBreak/>
              <w:t>有元覽居士等人以不信佛性可以眼見而藉故生誹謗之心，欲推翻 導師所說之法；林姓、劉姓親教師等十餘人受其影響聲言欲退出同修會，釀成第二次法難。</w:t>
            </w:r>
          </w:p>
          <w:p w14:paraId="5A641D35" w14:textId="462C0818" w:rsidR="00427E1A" w:rsidRPr="00F43332" w:rsidRDefault="00427E1A" w:rsidP="0016169C">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平實導師藉著答覆元覽居士質難撰寫《平實書箋》，宣揚佛法第一義妙理，兼及定學修持及三界世俗諦；化惡緣為佛事，使佛子智慧更為深廣，轉能普益有情。</w:t>
            </w:r>
          </w:p>
        </w:tc>
      </w:tr>
      <w:tr w:rsidR="00F43332" w:rsidRPr="00F43332" w14:paraId="3A746076" w14:textId="4DC1527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74DC2FB"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vAlign w:val="center"/>
          </w:tcPr>
          <w:p w14:paraId="6D3DD958" w14:textId="1261B6CC" w:rsidR="00427E1A" w:rsidRPr="00F43332" w:rsidRDefault="00427E1A" w:rsidP="00427E1A">
            <w:pPr>
              <w:spacing w:after="0" w:line="300" w:lineRule="exact"/>
              <w:rPr>
                <w:rFonts w:ascii="微軟正黑體" w:eastAsia="微軟正黑體" w:hAnsi="微軟正黑體" w:cs="Times New Roman"/>
                <w:szCs w:val="24"/>
                <w:rPrChange w:id="486" w:author="駱淳渝" w:date="2026-02-05T22:26:00Z" w16du:dateUtc="2026-02-05T14:26:00Z">
                  <w:rPr>
                    <w:rFonts w:ascii="微軟正黑體" w:eastAsia="微軟正黑體" w:hAnsi="微軟正黑體" w:cs="Times New Roman"/>
                    <w:szCs w:val="24"/>
                  </w:rPr>
                </w:rPrChange>
              </w:rPr>
            </w:pPr>
            <w:commentRangeStart w:id="487"/>
            <w:commentRangeStart w:id="488"/>
            <w:r w:rsidRPr="00F43332">
              <w:rPr>
                <w:rFonts w:ascii="微軟正黑體" w:eastAsia="微軟正黑體" w:hAnsi="微軟正黑體" w:cs="Times New Roman"/>
                <w:szCs w:val="24"/>
                <w:rPrChange w:id="489" w:author="駱淳渝" w:date="2026-02-05T22:26:00Z" w16du:dateUtc="2026-02-05T14:26:00Z">
                  <w:rPr>
                    <w:rFonts w:ascii="微軟正黑體" w:eastAsia="微軟正黑體" w:hAnsi="微軟正黑體" w:cs="Times New Roman"/>
                    <w:color w:val="EE0000"/>
                    <w:szCs w:val="24"/>
                  </w:rPr>
                </w:rPrChange>
              </w:rPr>
              <w:t>1998</w:t>
            </w:r>
            <w:r w:rsidRPr="00F43332">
              <w:rPr>
                <w:rFonts w:ascii="微軟正黑體" w:eastAsia="微軟正黑體" w:hAnsi="微軟正黑體" w:cs="Times New Roman" w:hint="eastAsia"/>
                <w:szCs w:val="24"/>
              </w:rPr>
              <w:t>/00/00</w:t>
            </w:r>
            <w:commentRangeEnd w:id="487"/>
            <w:r w:rsidR="00F43332" w:rsidRPr="00F43332">
              <w:rPr>
                <w:rStyle w:val="af5"/>
                <w:rFonts w:ascii="微軟正黑體" w:eastAsia="微軟正黑體" w:hAnsi="微軟正黑體" w:cs="Times New Roman"/>
                <w:sz w:val="24"/>
                <w:szCs w:val="24"/>
                <w:rPrChange w:id="490" w:author="駱淳渝" w:date="2026-02-05T22:26:00Z" w16du:dateUtc="2026-02-05T14:26:00Z">
                  <w:rPr>
                    <w:rStyle w:val="af5"/>
                    <w:rFonts w:ascii="微軟正黑體" w:eastAsia="微軟正黑體" w:hAnsi="微軟正黑體" w:cs="Times New Roman"/>
                    <w:sz w:val="24"/>
                    <w:szCs w:val="24"/>
                  </w:rPr>
                </w:rPrChange>
              </w:rPr>
              <w:commentReference w:id="487"/>
            </w:r>
            <w:commentRangeEnd w:id="488"/>
            <w:r w:rsidRPr="00F43332">
              <w:rPr>
                <w:rStyle w:val="af5"/>
                <w:rFonts w:ascii="微軟正黑體" w:eastAsia="微軟正黑體" w:hAnsi="微軟正黑體" w:cs="Times New Roman"/>
                <w:sz w:val="24"/>
                <w:szCs w:val="24"/>
                <w:rPrChange w:id="491" w:author="駱淳渝" w:date="2026-02-05T22:26:00Z" w16du:dateUtc="2026-02-05T14:26:00Z">
                  <w:rPr>
                    <w:rStyle w:val="af5"/>
                    <w:rFonts w:ascii="微軟正黑體" w:eastAsia="微軟正黑體" w:hAnsi="微軟正黑體" w:cs="Times New Roman"/>
                    <w:sz w:val="24"/>
                    <w:szCs w:val="24"/>
                  </w:rPr>
                </w:rPrChange>
              </w:rPr>
              <w:commentReference w:id="488"/>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8C7EDB7" w14:textId="26CA0E1A" w:rsidR="00427E1A" w:rsidRPr="00F43332" w:rsidRDefault="00427E1A" w:rsidP="5DFD06C2">
            <w:pPr>
              <w:spacing w:after="0" w:line="300" w:lineRule="exact"/>
              <w:jc w:val="both"/>
              <w:rPr>
                <w:rFonts w:ascii="微軟正黑體" w:eastAsia="微軟正黑體" w:hAnsi="微軟正黑體" w:cs="Times New Roman"/>
              </w:rPr>
            </w:pPr>
            <w:r w:rsidRPr="00F43332">
              <w:rPr>
                <w:rFonts w:ascii="微軟正黑體" w:eastAsia="微軟正黑體" w:hAnsi="微軟正黑體" w:cs="Times New Roman"/>
              </w:rPr>
              <w:t>設置定期</w:t>
            </w:r>
            <w:r w:rsidRPr="00F43332">
              <w:rPr>
                <w:rFonts w:ascii="微軟正黑體" w:eastAsia="微軟正黑體" w:hAnsi="微軟正黑體"/>
                <w:rPrChange w:id="492" w:author="駱淳渝" w:date="2026-02-05T22:26:00Z" w16du:dateUtc="2026-02-05T14:26:00Z">
                  <w:rPr/>
                </w:rPrChange>
              </w:rPr>
              <w:fldChar w:fldCharType="begin"/>
            </w:r>
            <w:r w:rsidRPr="00F43332">
              <w:rPr>
                <w:rFonts w:ascii="微軟正黑體" w:eastAsia="微軟正黑體" w:hAnsi="微軟正黑體"/>
                <w:rPrChange w:id="493" w:author="駱淳渝" w:date="2026-02-05T22:26:00Z" w16du:dateUtc="2026-02-05T14:26:00Z">
                  <w:rPr/>
                </w:rPrChange>
              </w:rPr>
              <w:instrText>HYPERLINK "file:///C:\\Users\\</w:instrText>
            </w:r>
            <w:r w:rsidRPr="00F43332">
              <w:rPr>
                <w:rFonts w:ascii="微軟正黑體" w:eastAsia="微軟正黑體" w:hAnsi="微軟正黑體"/>
                <w:rPrChange w:id="494" w:author="駱淳渝" w:date="2026-02-05T22:26:00Z" w16du:dateUtc="2026-02-05T14:26:00Z">
                  <w:rPr/>
                </w:rPrChange>
              </w:rPr>
              <w:instrText>張淑真</w:instrText>
            </w:r>
            <w:r w:rsidRPr="00F43332">
              <w:rPr>
                <w:rFonts w:ascii="微軟正黑體" w:eastAsia="微軟正黑體" w:hAnsi="微軟正黑體"/>
                <w:rPrChange w:id="495" w:author="駱淳渝" w:date="2026-02-05T22:26:00Z" w16du:dateUtc="2026-02-05T14:26:00Z">
                  <w:rPr/>
                </w:rPrChange>
              </w:rPr>
              <w:instrText>\\AppData\\Roaming\\Microsoft\\Word\\</w:instrText>
            </w:r>
            <w:r w:rsidRPr="00F43332">
              <w:rPr>
                <w:rFonts w:ascii="微軟正黑體" w:eastAsia="微軟正黑體" w:hAnsi="微軟正黑體"/>
                <w:rPrChange w:id="496" w:author="駱淳渝" w:date="2026-02-05T22:26:00Z" w16du:dateUtc="2026-02-05T14:26:00Z">
                  <w:rPr/>
                </w:rPrChange>
              </w:rPr>
              <w:instrText>大事紀改版</w:instrText>
            </w:r>
            <w:r w:rsidRPr="00F43332">
              <w:rPr>
                <w:rFonts w:ascii="微軟正黑體" w:eastAsia="微軟正黑體" w:hAnsi="微軟正黑體"/>
                <w:rPrChange w:id="497" w:author="駱淳渝" w:date="2026-02-05T22:26:00Z" w16du:dateUtc="2026-02-05T14:26:00Z">
                  <w:rPr/>
                </w:rPrChange>
              </w:rPr>
              <w:instrText>\\01%20</w:instrText>
            </w:r>
            <w:r w:rsidRPr="00F43332">
              <w:rPr>
                <w:rFonts w:ascii="微軟正黑體" w:eastAsia="微軟正黑體" w:hAnsi="微軟正黑體"/>
                <w:rPrChange w:id="498" w:author="駱淳渝" w:date="2026-02-05T22:26:00Z" w16du:dateUtc="2026-02-05T14:26:00Z">
                  <w:rPr/>
                </w:rPrChange>
              </w:rPr>
              <w:instrText>合併改版</w:instrText>
            </w:r>
            <w:r w:rsidRPr="00F43332">
              <w:rPr>
                <w:rFonts w:ascii="微軟正黑體" w:eastAsia="微軟正黑體" w:hAnsi="微軟正黑體"/>
                <w:rPrChange w:id="499" w:author="駱淳渝" w:date="2026-02-05T22:26:00Z" w16du:dateUtc="2026-02-05T14:26:00Z">
                  <w:rPr/>
                </w:rPrChange>
              </w:rPr>
              <w:instrText>\\00%20</w:instrText>
            </w:r>
            <w:r w:rsidRPr="00F43332">
              <w:rPr>
                <w:rFonts w:ascii="微軟正黑體" w:eastAsia="微軟正黑體" w:hAnsi="微軟正黑體"/>
                <w:rPrChange w:id="500" w:author="駱淳渝" w:date="2026-02-05T22:26:00Z" w16du:dateUtc="2026-02-05T14:26:00Z">
                  <w:rPr/>
                </w:rPrChange>
              </w:rPr>
              <w:instrText>大事紀完整版</w:instrText>
            </w:r>
            <w:r w:rsidRPr="00F43332">
              <w:rPr>
                <w:rFonts w:ascii="微軟正黑體" w:eastAsia="微軟正黑體" w:hAnsi="微軟正黑體"/>
                <w:rPrChange w:id="501" w:author="駱淳渝" w:date="2026-02-05T22:26:00Z" w16du:dateUtc="2026-02-05T14:26:00Z">
                  <w:rPr/>
                </w:rPrChange>
              </w:rPr>
              <w:instrText>\\14-C.</w:instrText>
            </w:r>
            <w:r w:rsidRPr="00F43332">
              <w:rPr>
                <w:rFonts w:ascii="微軟正黑體" w:eastAsia="微軟正黑體" w:hAnsi="微軟正黑體"/>
                <w:rPrChange w:id="502" w:author="駱淳渝" w:date="2026-02-05T22:26:00Z" w16du:dateUtc="2026-02-05T14:26:00Z">
                  <w:rPr/>
                </w:rPrChange>
              </w:rPr>
              <w:instrText>第十四期編寫</w:instrText>
            </w:r>
            <w:r w:rsidRPr="00F43332">
              <w:rPr>
                <w:rFonts w:ascii="微軟正黑體" w:eastAsia="微軟正黑體" w:hAnsi="微軟正黑體"/>
                <w:rPrChange w:id="503" w:author="駱淳渝" w:date="2026-02-05T22:26:00Z" w16du:dateUtc="2026-02-05T14:26:00Z">
                  <w:rPr/>
                </w:rPrChange>
              </w:rPr>
              <w:instrText>-</w:instrText>
            </w:r>
            <w:r w:rsidRPr="00F43332">
              <w:rPr>
                <w:rFonts w:ascii="微軟正黑體" w:eastAsia="微軟正黑體" w:hAnsi="微軟正黑體"/>
                <w:rPrChange w:id="504" w:author="駱淳渝" w:date="2026-02-05T22:26:00Z" w16du:dateUtc="2026-02-05T14:26:00Z">
                  <w:rPr/>
                </w:rPrChange>
              </w:rPr>
              <w:instrText>教學</w:instrText>
            </w:r>
            <w:r w:rsidRPr="00F43332">
              <w:rPr>
                <w:rFonts w:ascii="微軟正黑體" w:eastAsia="微軟正黑體" w:hAnsi="微軟正黑體"/>
                <w:rPrChange w:id="505" w:author="駱淳渝" w:date="2026-02-05T22:26:00Z" w16du:dateUtc="2026-02-05T14:26:00Z">
                  <w:rPr/>
                </w:rPrChange>
              </w:rPr>
              <w:instrText>-</w:instrText>
            </w:r>
            <w:r w:rsidRPr="00F43332">
              <w:rPr>
                <w:rFonts w:ascii="微軟正黑體" w:eastAsia="微軟正黑體" w:hAnsi="微軟正黑體"/>
                <w:rPrChange w:id="506" w:author="駱淳渝" w:date="2026-02-05T22:26:00Z" w16du:dateUtc="2026-02-05T14:26:00Z">
                  <w:rPr/>
                </w:rPrChange>
              </w:rPr>
              <w:instrText>淑妙</w:instrText>
            </w:r>
            <w:r w:rsidRPr="00F43332">
              <w:rPr>
                <w:rFonts w:ascii="微軟正黑體" w:eastAsia="微軟正黑體" w:hAnsi="微軟正黑體"/>
                <w:rPrChange w:id="507" w:author="駱淳渝" w:date="2026-02-05T22:26:00Z" w16du:dateUtc="2026-02-05T14:26:00Z">
                  <w:rPr/>
                </w:rPrChange>
              </w:rPr>
              <w:instrText>(20250616)-</w:instrText>
            </w:r>
            <w:r w:rsidRPr="00F43332">
              <w:rPr>
                <w:rFonts w:ascii="微軟正黑體" w:eastAsia="微軟正黑體" w:hAnsi="微軟正黑體"/>
                <w:rPrChange w:id="508" w:author="駱淳渝" w:date="2026-02-05T22:26:00Z" w16du:dateUtc="2026-02-05T14:26:00Z">
                  <w:rPr/>
                </w:rPrChange>
              </w:rPr>
              <w:instrText>劍華</w:instrText>
            </w:r>
            <w:r w:rsidRPr="00F43332">
              <w:rPr>
                <w:rFonts w:ascii="微軟正黑體" w:eastAsia="微軟正黑體" w:hAnsi="微軟正黑體"/>
                <w:rPrChange w:id="509" w:author="駱淳渝" w:date="2026-02-05T22:26:00Z" w16du:dateUtc="2026-02-05T14:26:00Z">
                  <w:rPr/>
                </w:rPrChange>
              </w:rPr>
              <w:instrText>(0701)</w:instrText>
            </w:r>
            <w:r w:rsidRPr="00F43332">
              <w:rPr>
                <w:rFonts w:ascii="微軟正黑體" w:eastAsia="微軟正黑體" w:hAnsi="微軟正黑體"/>
                <w:rPrChange w:id="510" w:author="駱淳渝" w:date="2026-02-05T22:26:00Z" w16du:dateUtc="2026-02-05T14:26:00Z">
                  <w:rPr/>
                </w:rPrChange>
              </w:rPr>
              <w:instrText>接受所有變更</w:instrText>
            </w:r>
            <w:r w:rsidRPr="00F43332">
              <w:rPr>
                <w:rFonts w:ascii="微軟正黑體" w:eastAsia="微軟正黑體" w:hAnsi="微軟正黑體"/>
                <w:rPrChange w:id="511" w:author="駱淳渝" w:date="2026-02-05T22:26:00Z" w16du:dateUtc="2026-02-05T14:26:00Z">
                  <w:rPr/>
                </w:rPrChange>
              </w:rPr>
              <w:instrText>(20251025).docx"</w:instrText>
            </w:r>
            <w:r w:rsidRPr="00F43332">
              <w:rPr>
                <w:rFonts w:ascii="微軟正黑體" w:eastAsia="微軟正黑體" w:hAnsi="微軟正黑體"/>
                <w:rPrChange w:id="512" w:author="駱淳渝" w:date="2026-02-05T22:26:00Z" w16du:dateUtc="2026-02-05T14:26:00Z">
                  <w:rPr/>
                </w:rPrChange>
              </w:rPr>
            </w:r>
            <w:r w:rsidRPr="00F43332">
              <w:rPr>
                <w:rFonts w:ascii="微軟正黑體" w:eastAsia="微軟正黑體" w:hAnsi="微軟正黑體"/>
                <w:rPrChange w:id="513" w:author="駱淳渝" w:date="2026-02-05T22:26:00Z" w16du:dateUtc="2026-02-05T14:26:00Z">
                  <w:rPr/>
                </w:rPrChange>
              </w:rPr>
              <w:fldChar w:fldCharType="separate"/>
            </w:r>
            <w:r w:rsidRPr="00F43332">
              <w:rPr>
                <w:rStyle w:val="afd"/>
                <w:rFonts w:ascii="微軟正黑體" w:eastAsia="微軟正黑體" w:hAnsi="微軟正黑體" w:cs="Times New Roman"/>
                <w:color w:val="auto"/>
                <w:u w:val="none"/>
                <w:rPrChange w:id="514" w:author="駱淳渝" w:date="2026-02-05T22:26:00Z" w16du:dateUtc="2026-02-05T14:26:00Z">
                  <w:rPr>
                    <w:rStyle w:val="afd"/>
                    <w:rFonts w:ascii="微軟正黑體" w:eastAsia="微軟正黑體" w:hAnsi="微軟正黑體" w:cs="Times New Roman"/>
                  </w:rPr>
                </w:rPrChange>
              </w:rPr>
              <w:t>親教師會議</w:t>
            </w:r>
            <w:r w:rsidR="0F569C03" w:rsidRPr="00F43332">
              <w:rPr>
                <w:rStyle w:val="afd"/>
                <w:rFonts w:ascii="微軟正黑體" w:eastAsia="微軟正黑體" w:hAnsi="微軟正黑體" w:cs="Times New Roman"/>
                <w:color w:val="auto"/>
                <w:u w:val="none"/>
                <w:rPrChange w:id="515" w:author="駱淳渝" w:date="2026-02-05T22:26:00Z" w16du:dateUtc="2026-02-05T14:26:00Z">
                  <w:rPr>
                    <w:rStyle w:val="afd"/>
                    <w:rFonts w:ascii="微軟正黑體" w:eastAsia="微軟正黑體" w:hAnsi="微軟正黑體" w:cs="Times New Roman"/>
                  </w:rPr>
                </w:rPrChange>
              </w:rPr>
              <w:t>，共同擬定弘法內容與方向</w:t>
            </w:r>
            <w:r w:rsidRPr="00F43332">
              <w:rPr>
                <w:rFonts w:ascii="微軟正黑體" w:eastAsia="微軟正黑體" w:hAnsi="微軟正黑體"/>
                <w:rPrChange w:id="516" w:author="駱淳渝" w:date="2026-02-05T22:26:00Z" w16du:dateUtc="2026-02-05T14:26:00Z">
                  <w:rPr/>
                </w:rPrChange>
              </w:rPr>
              <w:fldChar w:fldCharType="end"/>
            </w:r>
          </w:p>
        </w:tc>
        <w:tc>
          <w:tcPr>
            <w:tcW w:w="8222" w:type="dxa"/>
          </w:tcPr>
          <w:p w14:paraId="0C84B13D" w14:textId="0D478BFB" w:rsidR="00427E1A" w:rsidRPr="00F43332" w:rsidRDefault="00427E1A" w:rsidP="00427E1A">
            <w:pPr>
              <w:spacing w:after="0"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本會之弘法內容與方向皆由導師帶領之親教師會議共同擬定。</w:t>
            </w:r>
            <w:r w:rsidR="00E742EA" w:rsidRPr="00F43332">
              <w:rPr>
                <w:rFonts w:ascii="微軟正黑體" w:eastAsia="微軟正黑體" w:hAnsi="微軟正黑體" w:cs="Times New Roman"/>
                <w:szCs w:val="24"/>
              </w:rPr>
              <w:t>2003年第三次法難後</w:t>
            </w:r>
            <w:r w:rsidR="001B122E" w:rsidRPr="00F43332">
              <w:rPr>
                <w:rFonts w:ascii="微軟正黑體" w:eastAsia="微軟正黑體" w:hAnsi="微軟正黑體" w:cs="Times New Roman" w:hint="eastAsia"/>
                <w:szCs w:val="24"/>
              </w:rPr>
              <w:t>確立為</w:t>
            </w:r>
            <w:r w:rsidR="00E742EA" w:rsidRPr="00F43332">
              <w:rPr>
                <w:rFonts w:ascii="微軟正黑體" w:eastAsia="微軟正黑體" w:hAnsi="微軟正黑體" w:cs="Times New Roman"/>
                <w:szCs w:val="24"/>
              </w:rPr>
              <w:t>各講堂親教師參與</w:t>
            </w:r>
            <w:r w:rsidR="001B122E" w:rsidRPr="00F43332">
              <w:rPr>
                <w:rFonts w:ascii="微軟正黑體" w:eastAsia="微軟正黑體" w:hAnsi="微軟正黑體" w:cs="Times New Roman" w:hint="eastAsia"/>
                <w:szCs w:val="24"/>
              </w:rPr>
              <w:t>之</w:t>
            </w:r>
            <w:r w:rsidR="00E742EA" w:rsidRPr="00F43332">
              <w:rPr>
                <w:rFonts w:ascii="微軟正黑體" w:eastAsia="微軟正黑體" w:hAnsi="微軟正黑體" w:cs="Times New Roman"/>
                <w:szCs w:val="24"/>
              </w:rPr>
              <w:t>定期會議，確保道場的制度化</w:t>
            </w:r>
            <w:r w:rsidR="00CA49A8" w:rsidRPr="00F43332">
              <w:rPr>
                <w:rFonts w:ascii="微軟正黑體" w:eastAsia="微軟正黑體" w:hAnsi="微軟正黑體" w:cs="Times New Roman" w:hint="eastAsia"/>
                <w:szCs w:val="24"/>
              </w:rPr>
              <w:t>，</w:t>
            </w:r>
            <w:r w:rsidR="00E742EA" w:rsidRPr="00F43332">
              <w:rPr>
                <w:rStyle w:val="af2"/>
                <w:rFonts w:ascii="微軟正黑體" w:eastAsia="微軟正黑體" w:hAnsi="微軟正黑體" w:cs="Times New Roman"/>
                <w:szCs w:val="24"/>
              </w:rPr>
              <w:footnoteReference w:id="37"/>
            </w:r>
            <w:r w:rsidRPr="00F43332">
              <w:rPr>
                <w:rFonts w:ascii="微軟正黑體" w:eastAsia="微軟正黑體" w:hAnsi="微軟正黑體" w:cs="Times New Roman" w:hint="eastAsia"/>
                <w:szCs w:val="24"/>
                <w:rPrChange w:id="518" w:author="駱淳渝" w:date="2026-02-05T22:26:00Z" w16du:dateUtc="2026-02-05T14:26:00Z">
                  <w:rPr>
                    <w:rFonts w:ascii="微軟正黑體" w:eastAsia="微軟正黑體" w:hAnsi="微軟正黑體" w:cs="Times New Roman" w:hint="eastAsia"/>
                    <w:color w:val="7030A0"/>
                    <w:szCs w:val="24"/>
                  </w:rPr>
                </w:rPrChange>
              </w:rPr>
              <w:t>避免真實了義正法道場因朋黨諍訟而出現離散</w:t>
            </w:r>
            <w:r w:rsidRPr="00F43332">
              <w:rPr>
                <w:rStyle w:val="af2"/>
                <w:rFonts w:ascii="微軟正黑體" w:eastAsia="微軟正黑體" w:hAnsi="微軟正黑體" w:cs="Times New Roman"/>
                <w:szCs w:val="24"/>
                <w:rPrChange w:id="519" w:author="駱淳渝" w:date="2026-02-05T22:26:00Z" w16du:dateUtc="2026-02-05T14:26:00Z">
                  <w:rPr>
                    <w:rStyle w:val="af2"/>
                    <w:rFonts w:ascii="微軟正黑體" w:eastAsia="微軟正黑體" w:hAnsi="微軟正黑體" w:cs="Times New Roman"/>
                    <w:color w:val="7030A0"/>
                    <w:szCs w:val="24"/>
                  </w:rPr>
                </w:rPrChange>
              </w:rPr>
              <w:footnoteReference w:id="38"/>
            </w:r>
            <w:r w:rsidRPr="00F43332">
              <w:rPr>
                <w:rFonts w:ascii="微軟正黑體" w:eastAsia="微軟正黑體" w:hAnsi="微軟正黑體" w:cs="Times New Roman" w:hint="eastAsia"/>
                <w:szCs w:val="24"/>
                <w:rPrChange w:id="524" w:author="駱淳渝" w:date="2026-02-05T22:26:00Z" w16du:dateUtc="2026-02-05T14:26:00Z">
                  <w:rPr>
                    <w:rFonts w:ascii="微軟正黑體" w:eastAsia="微軟正黑體" w:hAnsi="微軟正黑體" w:cs="Times New Roman" w:hint="eastAsia"/>
                    <w:color w:val="7030A0"/>
                    <w:szCs w:val="24"/>
                  </w:rPr>
                </w:rPrChange>
              </w:rPr>
              <w:t>。</w:t>
            </w:r>
          </w:p>
        </w:tc>
      </w:tr>
      <w:tr w:rsidR="00F43332" w:rsidRPr="00F43332" w14:paraId="0B04415F" w14:textId="212D1C2D"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01E4861"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4CB72DF"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1998/07/00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02D9B6" w14:textId="1EE00F07" w:rsidR="00427E1A" w:rsidRPr="00F43332" w:rsidRDefault="00427E1A" w:rsidP="00427E1A">
            <w:pPr>
              <w:spacing w:after="0" w:line="300" w:lineRule="exact"/>
              <w:jc w:val="both"/>
              <w:rPr>
                <w:rFonts w:ascii="微軟正黑體" w:eastAsia="微軟正黑體" w:hAnsi="微軟正黑體" w:cs="Times New Roman"/>
                <w:szCs w:val="24"/>
                <w:rPrChange w:id="525" w:author="駱淳渝" w:date="2026-02-05T22:26:00Z" w16du:dateUtc="2026-02-05T14:26:00Z">
                  <w:rPr>
                    <w:rFonts w:ascii="微軟正黑體" w:eastAsia="微軟正黑體" w:hAnsi="微軟正黑體" w:cs="Times New Roman"/>
                    <w:szCs w:val="24"/>
                  </w:rPr>
                </w:rPrChange>
              </w:rPr>
            </w:pPr>
            <w:r w:rsidRPr="00F43332">
              <w:rPr>
                <w:rFonts w:ascii="微軟正黑體" w:eastAsia="微軟正黑體" w:hAnsi="微軟正黑體" w:cs="Times New Roman" w:hint="eastAsia"/>
                <w:szCs w:val="24"/>
              </w:rPr>
              <w:t>出版</w:t>
            </w:r>
            <w:commentRangeStart w:id="526"/>
            <w:commentRangeStart w:id="527"/>
            <w:commentRangeStart w:id="528"/>
            <w:r w:rsidRPr="00F43332">
              <w:rPr>
                <w:rFonts w:ascii="微軟正黑體" w:eastAsia="微軟正黑體" w:hAnsi="微軟正黑體" w:cs="Times New Roman" w:hint="eastAsia"/>
                <w:szCs w:val="24"/>
                <w:rPrChange w:id="529" w:author="駱淳渝" w:date="2026-02-05T22:26:00Z" w16du:dateUtc="2026-02-05T14:26:00Z">
                  <w:rPr>
                    <w:rFonts w:ascii="微軟正黑體" w:eastAsia="微軟正黑體" w:hAnsi="微軟正黑體" w:cs="Times New Roman" w:hint="eastAsia"/>
                    <w:color w:val="156082" w:themeColor="accent1"/>
                    <w:szCs w:val="24"/>
                  </w:rPr>
                </w:rPrChange>
              </w:rPr>
              <w:t>《</w:t>
            </w:r>
            <w:r w:rsidRPr="00F43332">
              <w:rPr>
                <w:rFonts w:ascii="微軟正黑體" w:eastAsia="微軟正黑體" w:hAnsi="微軟正黑體" w:cs="Times New Roman" w:hint="eastAsia"/>
                <w:szCs w:val="24"/>
                <w:rPrChange w:id="530" w:author="駱淳渝" w:date="2026-02-05T22:26:00Z" w16du:dateUtc="2026-02-05T14:26:00Z">
                  <w:rPr>
                    <w:rFonts w:ascii="微軟正黑體" w:eastAsia="微軟正黑體" w:hAnsi="微軟正黑體" w:cs="Times New Roman" w:hint="eastAsia"/>
                    <w:color w:val="156082" w:themeColor="accent1"/>
                    <w:szCs w:val="24"/>
                    <w:u w:val="single"/>
                  </w:rPr>
                </w:rPrChange>
              </w:rPr>
              <w:t>如何契入念佛法門</w:t>
            </w:r>
            <w:r w:rsidRPr="00F43332">
              <w:rPr>
                <w:rFonts w:ascii="微軟正黑體" w:eastAsia="微軟正黑體" w:hAnsi="微軟正黑體" w:cs="Times New Roman" w:hint="eastAsia"/>
                <w:szCs w:val="24"/>
                <w:rPrChange w:id="531" w:author="駱淳渝" w:date="2026-02-05T22:26:00Z" w16du:dateUtc="2026-02-05T14:26:00Z">
                  <w:rPr>
                    <w:rFonts w:ascii="微軟正黑體" w:eastAsia="微軟正黑體" w:hAnsi="微軟正黑體" w:cs="Times New Roman" w:hint="eastAsia"/>
                    <w:color w:val="156082" w:themeColor="accent1"/>
                    <w:szCs w:val="24"/>
                  </w:rPr>
                </w:rPrChange>
              </w:rPr>
              <w:t>》</w:t>
            </w:r>
            <w:commentRangeEnd w:id="526"/>
            <w:r w:rsidR="00F43332" w:rsidRPr="00F43332">
              <w:rPr>
                <w:rStyle w:val="af5"/>
                <w:rFonts w:ascii="微軟正黑體" w:eastAsia="微軟正黑體" w:hAnsi="微軟正黑體" w:cs="Times New Roman"/>
                <w:sz w:val="24"/>
                <w:szCs w:val="24"/>
                <w:rPrChange w:id="532" w:author="駱淳渝" w:date="2026-02-05T22:26:00Z" w16du:dateUtc="2026-02-05T14:26:00Z">
                  <w:rPr>
                    <w:rStyle w:val="af5"/>
                    <w:rFonts w:ascii="微軟正黑體" w:eastAsia="微軟正黑體" w:hAnsi="微軟正黑體" w:cs="Times New Roman"/>
                    <w:sz w:val="24"/>
                    <w:szCs w:val="24"/>
                  </w:rPr>
                </w:rPrChange>
              </w:rPr>
              <w:commentReference w:id="526"/>
            </w:r>
            <w:commentRangeEnd w:id="527"/>
            <w:r w:rsidRPr="00F43332">
              <w:rPr>
                <w:rStyle w:val="af5"/>
                <w:rFonts w:ascii="微軟正黑體" w:eastAsia="微軟正黑體" w:hAnsi="微軟正黑體" w:cs="Times New Roman"/>
                <w:sz w:val="24"/>
                <w:szCs w:val="24"/>
                <w:rPrChange w:id="533" w:author="駱淳渝" w:date="2026-02-05T22:26:00Z" w16du:dateUtc="2026-02-05T14:26:00Z">
                  <w:rPr>
                    <w:rStyle w:val="af5"/>
                    <w:rFonts w:ascii="微軟正黑體" w:eastAsia="微軟正黑體" w:hAnsi="微軟正黑體" w:cs="Times New Roman"/>
                    <w:sz w:val="24"/>
                    <w:szCs w:val="24"/>
                  </w:rPr>
                </w:rPrChange>
              </w:rPr>
              <w:commentReference w:id="527"/>
            </w:r>
            <w:commentRangeEnd w:id="528"/>
            <w:r w:rsidRPr="00F43332">
              <w:rPr>
                <w:rStyle w:val="af5"/>
                <w:rFonts w:ascii="微軟正黑體" w:eastAsia="微軟正黑體" w:hAnsi="微軟正黑體" w:cs="Times New Roman"/>
                <w:sz w:val="24"/>
                <w:szCs w:val="24"/>
                <w:rPrChange w:id="534" w:author="駱淳渝" w:date="2026-02-05T22:26:00Z" w16du:dateUtc="2026-02-05T14:26:00Z">
                  <w:rPr>
                    <w:rStyle w:val="af5"/>
                    <w:rFonts w:ascii="微軟正黑體" w:eastAsia="微軟正黑體" w:hAnsi="微軟正黑體" w:cs="Times New Roman"/>
                    <w:sz w:val="24"/>
                    <w:szCs w:val="24"/>
                  </w:rPr>
                </w:rPrChange>
              </w:rPr>
              <w:commentReference w:id="528"/>
            </w:r>
          </w:p>
        </w:tc>
        <w:tc>
          <w:tcPr>
            <w:tcW w:w="8222" w:type="dxa"/>
          </w:tcPr>
          <w:p w14:paraId="4F44BA41" w14:textId="1757747A" w:rsidR="00427E1A" w:rsidRPr="00F43332" w:rsidRDefault="00427E1A" w:rsidP="00427E1A">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本文</w:t>
            </w:r>
            <w:r w:rsidRPr="00F43332">
              <w:rPr>
                <w:rFonts w:ascii="微軟正黑體" w:eastAsia="微軟正黑體" w:hAnsi="微軟正黑體" w:cs="Times New Roman"/>
                <w:szCs w:val="24"/>
              </w:rPr>
              <w:t>1991年</w:t>
            </w:r>
            <w:r w:rsidRPr="00F43332">
              <w:rPr>
                <w:rFonts w:ascii="微軟正黑體" w:eastAsia="微軟正黑體" w:hAnsi="微軟正黑體" w:cs="Times New Roman" w:hint="eastAsia"/>
                <w:szCs w:val="24"/>
              </w:rPr>
              <w:t>刊載於《慈雲雜誌》，後於</w:t>
            </w:r>
            <w:r w:rsidRPr="00F43332">
              <w:rPr>
                <w:rFonts w:ascii="微軟正黑體" w:eastAsia="微軟正黑體" w:hAnsi="微軟正黑體" w:cs="Times New Roman"/>
                <w:szCs w:val="24"/>
              </w:rPr>
              <w:t>1998/7印製口袋書與大眾結緣。</w:t>
            </w:r>
            <w:r w:rsidRPr="00F43332">
              <w:rPr>
                <w:rFonts w:ascii="微軟正黑體" w:eastAsia="微軟正黑體" w:hAnsi="微軟正黑體" w:cs="Times New Roman" w:hint="eastAsia"/>
                <w:szCs w:val="24"/>
              </w:rPr>
              <w:t>本文略述如何由持名念佛轉進實相念佛的五種層次，幫助學人念佛由有相轉入無相，進而真正證得念佛三昧。</w:t>
            </w:r>
          </w:p>
          <w:p w14:paraId="58BD6DAD" w14:textId="111C3A79"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初版第九刷起，增印「印順法師主張：極樂世界非真實有——印順法師認為彌陀信仰是太陽崇拜之淨化」一文，指印順所言非唯違背經論真旨，亦令淨土宗行者之修行頓失所依，過失甚大。</w:t>
            </w:r>
            <w:bookmarkStart w:id="535" w:name="_Hlk156849426"/>
          </w:p>
          <w:p w14:paraId="5A9EAF48" w14:textId="17826120"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2011/7出版</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如何契入念佛法門</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英文、日文、中文三合一口袋書。</w:t>
            </w:r>
            <w:bookmarkEnd w:id="535"/>
          </w:p>
        </w:tc>
      </w:tr>
      <w:tr w:rsidR="00F43332" w:rsidRPr="00F43332" w14:paraId="2338EB76" w14:textId="14B73B3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D4C93BB"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DCC4BF1"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Change w:id="536" w:author="駱淳渝" w:date="2026-02-05T22:26:00Z" w16du:dateUtc="2026-02-05T14:26:00Z">
                  <w:rPr>
                    <w:rFonts w:ascii="微軟正黑體" w:eastAsia="微軟正黑體" w:hAnsi="微軟正黑體" w:cs="Times New Roman"/>
                    <w:color w:val="EE0000"/>
                    <w:szCs w:val="24"/>
                  </w:rPr>
                </w:rPrChange>
              </w:rPr>
              <w:t>1998/07/19</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18A42AD" w14:textId="552D3466"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首次舉辦精進</w:t>
            </w:r>
            <w:r w:rsidRPr="00F43332">
              <w:rPr>
                <w:rFonts w:ascii="微軟正黑體" w:eastAsia="微軟正黑體" w:hAnsi="微軟正黑體"/>
                <w:rPrChange w:id="537" w:author="駱淳渝" w:date="2026-02-05T22:26:00Z" w16du:dateUtc="2026-02-05T14:26:00Z">
                  <w:rPr/>
                </w:rPrChange>
              </w:rPr>
              <w:fldChar w:fldCharType="begin"/>
            </w:r>
            <w:r w:rsidRPr="00F43332">
              <w:rPr>
                <w:rFonts w:ascii="微軟正黑體" w:eastAsia="微軟正黑體" w:hAnsi="微軟正黑體"/>
                <w:rPrChange w:id="538" w:author="駱淳渝" w:date="2026-02-05T22:26:00Z" w16du:dateUtc="2026-02-05T14:26:00Z">
                  <w:rPr/>
                </w:rPrChange>
              </w:rPr>
              <w:instrText>HYPERLINK "file:///C:\\Users\\</w:instrText>
            </w:r>
            <w:r w:rsidRPr="00F43332">
              <w:rPr>
                <w:rFonts w:ascii="微軟正黑體" w:eastAsia="微軟正黑體" w:hAnsi="微軟正黑體"/>
                <w:rPrChange w:id="539" w:author="駱淳渝" w:date="2026-02-05T22:26:00Z" w16du:dateUtc="2026-02-05T14:26:00Z">
                  <w:rPr/>
                </w:rPrChange>
              </w:rPr>
              <w:instrText>張淑真</w:instrText>
            </w:r>
            <w:r w:rsidRPr="00F43332">
              <w:rPr>
                <w:rFonts w:ascii="微軟正黑體" w:eastAsia="微軟正黑體" w:hAnsi="微軟正黑體"/>
                <w:rPrChange w:id="540" w:author="駱淳渝" w:date="2026-02-05T22:26:00Z" w16du:dateUtc="2026-02-05T14:26:00Z">
                  <w:rPr/>
                </w:rPrChange>
              </w:rPr>
              <w:instrText>\\AppData\\Roaming\\Microsoft\\Word\\</w:instrText>
            </w:r>
            <w:r w:rsidRPr="00F43332">
              <w:rPr>
                <w:rFonts w:ascii="微軟正黑體" w:eastAsia="微軟正黑體" w:hAnsi="微軟正黑體"/>
                <w:rPrChange w:id="541" w:author="駱淳渝" w:date="2026-02-05T22:26:00Z" w16du:dateUtc="2026-02-05T14:26:00Z">
                  <w:rPr/>
                </w:rPrChange>
              </w:rPr>
              <w:instrText>大事紀改版</w:instrText>
            </w:r>
            <w:r w:rsidRPr="00F43332">
              <w:rPr>
                <w:rFonts w:ascii="微軟正黑體" w:eastAsia="微軟正黑體" w:hAnsi="微軟正黑體"/>
                <w:rPrChange w:id="542" w:author="駱淳渝" w:date="2026-02-05T22:26:00Z" w16du:dateUtc="2026-02-05T14:26:00Z">
                  <w:rPr/>
                </w:rPrChange>
              </w:rPr>
              <w:instrText>\\01%20</w:instrText>
            </w:r>
            <w:r w:rsidRPr="00F43332">
              <w:rPr>
                <w:rFonts w:ascii="微軟正黑體" w:eastAsia="微軟正黑體" w:hAnsi="微軟正黑體"/>
                <w:rPrChange w:id="543" w:author="駱淳渝" w:date="2026-02-05T22:26:00Z" w16du:dateUtc="2026-02-05T14:26:00Z">
                  <w:rPr/>
                </w:rPrChange>
              </w:rPr>
              <w:instrText>合併改版</w:instrText>
            </w:r>
            <w:r w:rsidRPr="00F43332">
              <w:rPr>
                <w:rFonts w:ascii="微軟正黑體" w:eastAsia="微軟正黑體" w:hAnsi="微軟正黑體"/>
                <w:rPrChange w:id="544" w:author="駱淳渝" w:date="2026-02-05T22:26:00Z" w16du:dateUtc="2026-02-05T14:26:00Z">
                  <w:rPr/>
                </w:rPrChange>
              </w:rPr>
              <w:instrText>\\00%20</w:instrText>
            </w:r>
            <w:r w:rsidRPr="00F43332">
              <w:rPr>
                <w:rFonts w:ascii="微軟正黑體" w:eastAsia="微軟正黑體" w:hAnsi="微軟正黑體"/>
                <w:rPrChange w:id="545" w:author="駱淳渝" w:date="2026-02-05T22:26:00Z" w16du:dateUtc="2026-02-05T14:26:00Z">
                  <w:rPr/>
                </w:rPrChange>
              </w:rPr>
              <w:instrText>大事紀完整版</w:instrText>
            </w:r>
            <w:r w:rsidRPr="00F43332">
              <w:rPr>
                <w:rFonts w:ascii="微軟正黑體" w:eastAsia="微軟正黑體" w:hAnsi="微軟正黑體"/>
                <w:rPrChange w:id="546" w:author="駱淳渝" w:date="2026-02-05T22:26:00Z" w16du:dateUtc="2026-02-05T14:26:00Z">
                  <w:rPr/>
                </w:rPrChange>
              </w:rPr>
              <w:instrText>\\14-C.</w:instrText>
            </w:r>
            <w:r w:rsidRPr="00F43332">
              <w:rPr>
                <w:rFonts w:ascii="微軟正黑體" w:eastAsia="微軟正黑體" w:hAnsi="微軟正黑體"/>
                <w:rPrChange w:id="547" w:author="駱淳渝" w:date="2026-02-05T22:26:00Z" w16du:dateUtc="2026-02-05T14:26:00Z">
                  <w:rPr/>
                </w:rPrChange>
              </w:rPr>
              <w:instrText>第十四期編寫</w:instrText>
            </w:r>
            <w:r w:rsidRPr="00F43332">
              <w:rPr>
                <w:rFonts w:ascii="微軟正黑體" w:eastAsia="微軟正黑體" w:hAnsi="微軟正黑體"/>
                <w:rPrChange w:id="548" w:author="駱淳渝" w:date="2026-02-05T22:26:00Z" w16du:dateUtc="2026-02-05T14:26:00Z">
                  <w:rPr/>
                </w:rPrChange>
              </w:rPr>
              <w:instrText>-</w:instrText>
            </w:r>
            <w:r w:rsidRPr="00F43332">
              <w:rPr>
                <w:rFonts w:ascii="微軟正黑體" w:eastAsia="微軟正黑體" w:hAnsi="微軟正黑體"/>
                <w:rPrChange w:id="549" w:author="駱淳渝" w:date="2026-02-05T22:26:00Z" w16du:dateUtc="2026-02-05T14:26:00Z">
                  <w:rPr/>
                </w:rPrChange>
              </w:rPr>
              <w:instrText>教學</w:instrText>
            </w:r>
            <w:r w:rsidRPr="00F43332">
              <w:rPr>
                <w:rFonts w:ascii="微軟正黑體" w:eastAsia="微軟正黑體" w:hAnsi="微軟正黑體"/>
                <w:rPrChange w:id="550" w:author="駱淳渝" w:date="2026-02-05T22:26:00Z" w16du:dateUtc="2026-02-05T14:26:00Z">
                  <w:rPr/>
                </w:rPrChange>
              </w:rPr>
              <w:instrText>-</w:instrText>
            </w:r>
            <w:r w:rsidRPr="00F43332">
              <w:rPr>
                <w:rFonts w:ascii="微軟正黑體" w:eastAsia="微軟正黑體" w:hAnsi="微軟正黑體"/>
                <w:rPrChange w:id="551" w:author="駱淳渝" w:date="2026-02-05T22:26:00Z" w16du:dateUtc="2026-02-05T14:26:00Z">
                  <w:rPr/>
                </w:rPrChange>
              </w:rPr>
              <w:instrText>淑妙</w:instrText>
            </w:r>
            <w:r w:rsidRPr="00F43332">
              <w:rPr>
                <w:rFonts w:ascii="微軟正黑體" w:eastAsia="微軟正黑體" w:hAnsi="微軟正黑體"/>
                <w:rPrChange w:id="552" w:author="駱淳渝" w:date="2026-02-05T22:26:00Z" w16du:dateUtc="2026-02-05T14:26:00Z">
                  <w:rPr/>
                </w:rPrChange>
              </w:rPr>
              <w:instrText>(20250616)-</w:instrText>
            </w:r>
            <w:r w:rsidRPr="00F43332">
              <w:rPr>
                <w:rFonts w:ascii="微軟正黑體" w:eastAsia="微軟正黑體" w:hAnsi="微軟正黑體"/>
                <w:rPrChange w:id="553" w:author="駱淳渝" w:date="2026-02-05T22:26:00Z" w16du:dateUtc="2026-02-05T14:26:00Z">
                  <w:rPr/>
                </w:rPrChange>
              </w:rPr>
              <w:instrText>劍華</w:instrText>
            </w:r>
            <w:r w:rsidRPr="00F43332">
              <w:rPr>
                <w:rFonts w:ascii="微軟正黑體" w:eastAsia="微軟正黑體" w:hAnsi="微軟正黑體"/>
                <w:rPrChange w:id="554" w:author="駱淳渝" w:date="2026-02-05T22:26:00Z" w16du:dateUtc="2026-02-05T14:26:00Z">
                  <w:rPr/>
                </w:rPrChange>
              </w:rPr>
              <w:instrText>(0701)</w:instrText>
            </w:r>
            <w:r w:rsidRPr="00F43332">
              <w:rPr>
                <w:rFonts w:ascii="微軟正黑體" w:eastAsia="微軟正黑體" w:hAnsi="微軟正黑體"/>
                <w:rPrChange w:id="555" w:author="駱淳渝" w:date="2026-02-05T22:26:00Z" w16du:dateUtc="2026-02-05T14:26:00Z">
                  <w:rPr/>
                </w:rPrChange>
              </w:rPr>
              <w:instrText>接受所有變更</w:instrText>
            </w:r>
            <w:r w:rsidRPr="00F43332">
              <w:rPr>
                <w:rFonts w:ascii="微軟正黑體" w:eastAsia="微軟正黑體" w:hAnsi="微軟正黑體"/>
                <w:rPrChange w:id="556" w:author="駱淳渝" w:date="2026-02-05T22:26:00Z" w16du:dateUtc="2026-02-05T14:26:00Z">
                  <w:rPr/>
                </w:rPrChange>
              </w:rPr>
              <w:instrText>(20251025).docx"</w:instrText>
            </w:r>
            <w:r w:rsidRPr="00F43332">
              <w:rPr>
                <w:rFonts w:ascii="微軟正黑體" w:eastAsia="微軟正黑體" w:hAnsi="微軟正黑體"/>
                <w:rPrChange w:id="557" w:author="駱淳渝" w:date="2026-02-05T22:26:00Z" w16du:dateUtc="2026-02-05T14:26:00Z">
                  <w:rPr/>
                </w:rPrChange>
              </w:rPr>
            </w:r>
            <w:r w:rsidRPr="00F43332">
              <w:rPr>
                <w:rFonts w:ascii="微軟正黑體" w:eastAsia="微軟正黑體" w:hAnsi="微軟正黑體"/>
                <w:rPrChange w:id="558" w:author="駱淳渝" w:date="2026-02-05T22:26:00Z" w16du:dateUtc="2026-02-05T14:26:00Z">
                  <w:rPr/>
                </w:rPrChange>
              </w:rPr>
              <w:fldChar w:fldCharType="separate"/>
            </w:r>
            <w:r w:rsidRPr="00F43332">
              <w:rPr>
                <w:rFonts w:ascii="微軟正黑體" w:eastAsia="微軟正黑體" w:hAnsi="微軟正黑體" w:hint="eastAsia"/>
                <w:rPrChange w:id="559" w:author="駱淳渝" w:date="2026-02-05T22:26:00Z" w16du:dateUtc="2026-02-05T14:26:00Z">
                  <w:rPr>
                    <w:rFonts w:hint="eastAsia"/>
                  </w:rPr>
                </w:rPrChange>
              </w:rPr>
              <w:t>禪一</w:t>
            </w:r>
            <w:r w:rsidRPr="00F43332">
              <w:rPr>
                <w:rFonts w:ascii="微軟正黑體" w:eastAsia="微軟正黑體" w:hAnsi="微軟正黑體"/>
                <w:rPrChange w:id="560" w:author="駱淳渝" w:date="2026-02-05T22:26:00Z" w16du:dateUtc="2026-02-05T14:26:00Z">
                  <w:rPr/>
                </w:rPrChange>
              </w:rPr>
              <w:fldChar w:fldCharType="end"/>
            </w:r>
          </w:p>
        </w:tc>
        <w:tc>
          <w:tcPr>
            <w:tcW w:w="8222" w:type="dxa"/>
          </w:tcPr>
          <w:p w14:paraId="54669F11" w14:textId="71DCB125" w:rsidR="00427E1A" w:rsidRPr="00F43332" w:rsidRDefault="00427E1A" w:rsidP="00427E1A">
            <w:pPr>
              <w:spacing w:after="0" w:line="320" w:lineRule="exact"/>
              <w:rPr>
                <w:rFonts w:ascii="微軟正黑體" w:eastAsia="微軟正黑體" w:hAnsi="微軟正黑體" w:cs="Times New Roman"/>
                <w:szCs w:val="24"/>
              </w:rPr>
            </w:pPr>
            <w:r w:rsidRPr="00F43332">
              <w:rPr>
                <w:rFonts w:ascii="微軟正黑體" w:eastAsia="微軟正黑體" w:hAnsi="微軟正黑體"/>
              </w:rPr>
              <w:t>1998/7/19臺北講堂首次舉辦精進禪一，限本會會員參加，以</w:t>
            </w:r>
            <w:r w:rsidR="725E07C7" w:rsidRPr="00F43332">
              <w:rPr>
                <w:rFonts w:ascii="微軟正黑體" w:eastAsia="微軟正黑體" w:hAnsi="微軟正黑體"/>
              </w:rPr>
              <w:t>無相</w:t>
            </w:r>
            <w:r w:rsidRPr="00F43332">
              <w:rPr>
                <w:rFonts w:ascii="微軟正黑體" w:eastAsia="微軟正黑體" w:hAnsi="微軟正黑體"/>
              </w:rPr>
              <w:t>憶佛、拜佛方式共修，不施設機鋒、小參及禪語開示</w:t>
            </w:r>
            <w:r w:rsidRPr="00F43332">
              <w:rPr>
                <w:rStyle w:val="af2"/>
                <w:rFonts w:ascii="微軟正黑體" w:eastAsia="微軟正黑體" w:hAnsi="微軟正黑體"/>
                <w:szCs w:val="24"/>
              </w:rPr>
              <w:footnoteReference w:id="39"/>
            </w:r>
            <w:r w:rsidRPr="00F43332">
              <w:rPr>
                <w:rFonts w:ascii="微軟正黑體" w:eastAsia="微軟正黑體" w:hAnsi="微軟正黑體"/>
              </w:rPr>
              <w:t>。之後本會每半年分別在各地講堂舉辦數梯次的禪一活動</w:t>
            </w:r>
            <w:r w:rsidRPr="00F43332">
              <w:rPr>
                <w:rFonts w:ascii="微軟正黑體" w:eastAsia="微軟正黑體" w:hAnsi="微軟正黑體" w:cs="Times New Roman"/>
              </w:rPr>
              <w:t>。</w:t>
            </w:r>
          </w:p>
        </w:tc>
      </w:tr>
      <w:tr w:rsidR="00F43332" w:rsidRPr="00F43332" w14:paraId="4D2006BD" w14:textId="7FF127F6"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9ADCCCE"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bookmarkStart w:id="563" w:name="_Hlk217672414"/>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96EADA"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Change w:id="564" w:author="駱淳渝" w:date="2026-02-05T22:26:00Z" w16du:dateUtc="2026-02-05T14:26:00Z">
                  <w:rPr>
                    <w:rFonts w:ascii="微軟正黑體" w:eastAsia="微軟正黑體" w:hAnsi="微軟正黑體" w:cs="Times New Roman"/>
                    <w:color w:val="EE0000"/>
                    <w:szCs w:val="24"/>
                  </w:rPr>
                </w:rPrChange>
              </w:rPr>
              <w:t>1999</w:t>
            </w:r>
            <w:r w:rsidRPr="00F43332">
              <w:rPr>
                <w:rStyle w:val="af2"/>
                <w:rFonts w:ascii="微軟正黑體" w:eastAsia="微軟正黑體" w:hAnsi="微軟正黑體" w:cs="Times New Roman"/>
                <w:bCs/>
                <w:szCs w:val="24"/>
                <w:rPrChange w:id="565" w:author="駱淳渝" w:date="2026-02-05T22:26:00Z" w16du:dateUtc="2026-02-05T14:26:00Z">
                  <w:rPr>
                    <w:rStyle w:val="af2"/>
                    <w:rFonts w:ascii="微軟正黑體" w:eastAsia="微軟正黑體" w:hAnsi="微軟正黑體" w:cs="Times New Roman"/>
                    <w:bCs/>
                    <w:color w:val="EE0000"/>
                    <w:szCs w:val="24"/>
                  </w:rPr>
                </w:rPrChange>
              </w:rPr>
              <w:footnoteReference w:id="40"/>
            </w:r>
            <w:r w:rsidRPr="00F43332">
              <w:rPr>
                <w:rFonts w:ascii="微軟正黑體" w:eastAsia="微軟正黑體" w:hAnsi="微軟正黑體" w:cs="Times New Roman" w:hint="eastAsia"/>
                <w:szCs w:val="24"/>
              </w:rPr>
              <w:t>/00/00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7BC9C3D" w14:textId="1FF3AC83"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提供會員</w:t>
            </w:r>
            <w:r w:rsidRPr="00F43332">
              <w:rPr>
                <w:rFonts w:ascii="微軟正黑體" w:eastAsia="微軟正黑體" w:hAnsi="微軟正黑體"/>
                <w:rPrChange w:id="566" w:author="駱淳渝" w:date="2026-02-05T22:26:00Z" w16du:dateUtc="2026-02-05T14:26:00Z">
                  <w:rPr/>
                </w:rPrChange>
              </w:rPr>
              <w:fldChar w:fldCharType="begin"/>
            </w:r>
            <w:r w:rsidRPr="00F43332">
              <w:rPr>
                <w:rFonts w:ascii="微軟正黑體" w:eastAsia="微軟正黑體" w:hAnsi="微軟正黑體"/>
                <w:rPrChange w:id="567" w:author="駱淳渝" w:date="2026-02-05T22:26:00Z" w16du:dateUtc="2026-02-05T14:26:00Z">
                  <w:rPr/>
                </w:rPrChange>
              </w:rPr>
              <w:instrText>HYPERLINK "file:///C:\\Users\\</w:instrText>
            </w:r>
            <w:r w:rsidRPr="00F43332">
              <w:rPr>
                <w:rFonts w:ascii="微軟正黑體" w:eastAsia="微軟正黑體" w:hAnsi="微軟正黑體"/>
                <w:rPrChange w:id="568" w:author="駱淳渝" w:date="2026-02-05T22:26:00Z" w16du:dateUtc="2026-02-05T14:26:00Z">
                  <w:rPr/>
                </w:rPrChange>
              </w:rPr>
              <w:instrText>張淑真</w:instrText>
            </w:r>
            <w:r w:rsidRPr="00F43332">
              <w:rPr>
                <w:rFonts w:ascii="微軟正黑體" w:eastAsia="微軟正黑體" w:hAnsi="微軟正黑體"/>
                <w:rPrChange w:id="569" w:author="駱淳渝" w:date="2026-02-05T22:26:00Z" w16du:dateUtc="2026-02-05T14:26:00Z">
                  <w:rPr/>
                </w:rPrChange>
              </w:rPr>
              <w:instrText>\\AppData\\Roaming\\Microsoft\\Word\\</w:instrText>
            </w:r>
            <w:r w:rsidRPr="00F43332">
              <w:rPr>
                <w:rFonts w:ascii="微軟正黑體" w:eastAsia="微軟正黑體" w:hAnsi="微軟正黑體"/>
                <w:rPrChange w:id="570" w:author="駱淳渝" w:date="2026-02-05T22:26:00Z" w16du:dateUtc="2026-02-05T14:26:00Z">
                  <w:rPr/>
                </w:rPrChange>
              </w:rPr>
              <w:instrText>大事紀改版</w:instrText>
            </w:r>
            <w:r w:rsidRPr="00F43332">
              <w:rPr>
                <w:rFonts w:ascii="微軟正黑體" w:eastAsia="微軟正黑體" w:hAnsi="微軟正黑體"/>
                <w:rPrChange w:id="571" w:author="駱淳渝" w:date="2026-02-05T22:26:00Z" w16du:dateUtc="2026-02-05T14:26:00Z">
                  <w:rPr/>
                </w:rPrChange>
              </w:rPr>
              <w:instrText>\\01%20</w:instrText>
            </w:r>
            <w:r w:rsidRPr="00F43332">
              <w:rPr>
                <w:rFonts w:ascii="微軟正黑體" w:eastAsia="微軟正黑體" w:hAnsi="微軟正黑體"/>
                <w:rPrChange w:id="572" w:author="駱淳渝" w:date="2026-02-05T22:26:00Z" w16du:dateUtc="2026-02-05T14:26:00Z">
                  <w:rPr/>
                </w:rPrChange>
              </w:rPr>
              <w:instrText>合併改版</w:instrText>
            </w:r>
            <w:r w:rsidRPr="00F43332">
              <w:rPr>
                <w:rFonts w:ascii="微軟正黑體" w:eastAsia="微軟正黑體" w:hAnsi="微軟正黑體"/>
                <w:rPrChange w:id="573" w:author="駱淳渝" w:date="2026-02-05T22:26:00Z" w16du:dateUtc="2026-02-05T14:26:00Z">
                  <w:rPr/>
                </w:rPrChange>
              </w:rPr>
              <w:instrText>\\00%20</w:instrText>
            </w:r>
            <w:r w:rsidRPr="00F43332">
              <w:rPr>
                <w:rFonts w:ascii="微軟正黑體" w:eastAsia="微軟正黑體" w:hAnsi="微軟正黑體"/>
                <w:rPrChange w:id="574" w:author="駱淳渝" w:date="2026-02-05T22:26:00Z" w16du:dateUtc="2026-02-05T14:26:00Z">
                  <w:rPr/>
                </w:rPrChange>
              </w:rPr>
              <w:instrText>大事紀完整版</w:instrText>
            </w:r>
            <w:r w:rsidRPr="00F43332">
              <w:rPr>
                <w:rFonts w:ascii="微軟正黑體" w:eastAsia="微軟正黑體" w:hAnsi="微軟正黑體"/>
                <w:rPrChange w:id="575" w:author="駱淳渝" w:date="2026-02-05T22:26:00Z" w16du:dateUtc="2026-02-05T14:26:00Z">
                  <w:rPr/>
                </w:rPrChange>
              </w:rPr>
              <w:instrText>\\14-D.</w:instrText>
            </w:r>
            <w:r w:rsidRPr="00F43332">
              <w:rPr>
                <w:rFonts w:ascii="微軟正黑體" w:eastAsia="微軟正黑體" w:hAnsi="微軟正黑體"/>
                <w:rPrChange w:id="576" w:author="駱淳渝" w:date="2026-02-05T22:26:00Z" w16du:dateUtc="2026-02-05T14:26:00Z">
                  <w:rPr/>
                </w:rPrChange>
              </w:rPr>
              <w:instrText>第十四期編寫</w:instrText>
            </w:r>
            <w:r w:rsidRPr="00F43332">
              <w:rPr>
                <w:rFonts w:ascii="微軟正黑體" w:eastAsia="微軟正黑體" w:hAnsi="微軟正黑體"/>
                <w:rPrChange w:id="577" w:author="駱淳渝" w:date="2026-02-05T22:26:00Z" w16du:dateUtc="2026-02-05T14:26:00Z">
                  <w:rPr/>
                </w:rPrChange>
              </w:rPr>
              <w:instrText>-</w:instrText>
            </w:r>
            <w:r w:rsidRPr="00F43332">
              <w:rPr>
                <w:rFonts w:ascii="微軟正黑體" w:eastAsia="微軟正黑體" w:hAnsi="微軟正黑體"/>
                <w:rPrChange w:id="578" w:author="駱淳渝" w:date="2026-02-05T22:26:00Z" w16du:dateUtc="2026-02-05T14:26:00Z">
                  <w:rPr/>
                </w:rPrChange>
              </w:rPr>
              <w:instrText>福田</w:instrText>
            </w:r>
            <w:r w:rsidRPr="00F43332">
              <w:rPr>
                <w:rFonts w:ascii="微軟正黑體" w:eastAsia="微軟正黑體" w:hAnsi="微軟正黑體"/>
                <w:rPrChange w:id="579" w:author="駱淳渝" w:date="2026-02-05T22:26:00Z" w16du:dateUtc="2026-02-05T14:26:00Z">
                  <w:rPr/>
                </w:rPrChange>
              </w:rPr>
              <w:instrText>-</w:instrText>
            </w:r>
            <w:r w:rsidRPr="00F43332">
              <w:rPr>
                <w:rFonts w:ascii="微軟正黑體" w:eastAsia="微軟正黑體" w:hAnsi="微軟正黑體"/>
                <w:rPrChange w:id="580" w:author="駱淳渝" w:date="2026-02-05T22:26:00Z" w16du:dateUtc="2026-02-05T14:26:00Z">
                  <w:rPr/>
                </w:rPrChange>
              </w:rPr>
              <w:instrText>麗薇</w:instrText>
            </w:r>
            <w:r w:rsidRPr="00F43332">
              <w:rPr>
                <w:rFonts w:ascii="微軟正黑體" w:eastAsia="微軟正黑體" w:hAnsi="微軟正黑體"/>
                <w:rPrChange w:id="581" w:author="駱淳渝" w:date="2026-02-05T22:26:00Z" w16du:dateUtc="2026-02-05T14:26:00Z">
                  <w:rPr/>
                </w:rPrChange>
              </w:rPr>
              <w:instrText>(0610)-</w:instrText>
            </w:r>
            <w:r w:rsidRPr="00F43332">
              <w:rPr>
                <w:rFonts w:ascii="微軟正黑體" w:eastAsia="微軟正黑體" w:hAnsi="微軟正黑體"/>
                <w:rPrChange w:id="582" w:author="駱淳渝" w:date="2026-02-05T22:26:00Z" w16du:dateUtc="2026-02-05T14:26:00Z">
                  <w:rPr/>
                </w:rPrChange>
              </w:rPr>
              <w:instrText>劍華</w:instrText>
            </w:r>
            <w:r w:rsidRPr="00F43332">
              <w:rPr>
                <w:rFonts w:ascii="微軟正黑體" w:eastAsia="微軟正黑體" w:hAnsi="微軟正黑體"/>
                <w:rPrChange w:id="583" w:author="駱淳渝" w:date="2026-02-05T22:26:00Z" w16du:dateUtc="2026-02-05T14:26:00Z">
                  <w:rPr/>
                </w:rPrChange>
              </w:rPr>
              <w:instrText>(0701)</w:instrText>
            </w:r>
            <w:r w:rsidRPr="00F43332">
              <w:rPr>
                <w:rFonts w:ascii="微軟正黑體" w:eastAsia="微軟正黑體" w:hAnsi="微軟正黑體"/>
                <w:rPrChange w:id="584" w:author="駱淳渝" w:date="2026-02-05T22:26:00Z" w16du:dateUtc="2026-02-05T14:26:00Z">
                  <w:rPr/>
                </w:rPrChange>
              </w:rPr>
              <w:instrText>接受所有變更</w:instrText>
            </w:r>
            <w:r w:rsidRPr="00F43332">
              <w:rPr>
                <w:rFonts w:ascii="微軟正黑體" w:eastAsia="微軟正黑體" w:hAnsi="微軟正黑體"/>
                <w:rPrChange w:id="585" w:author="駱淳渝" w:date="2026-02-05T22:26:00Z" w16du:dateUtc="2026-02-05T14:26:00Z">
                  <w:rPr/>
                </w:rPrChange>
              </w:rPr>
              <w:instrText>(20251025).docx"</w:instrText>
            </w:r>
            <w:r w:rsidRPr="00F43332">
              <w:rPr>
                <w:rFonts w:ascii="微軟正黑體" w:eastAsia="微軟正黑體" w:hAnsi="微軟正黑體"/>
                <w:rPrChange w:id="586" w:author="駱淳渝" w:date="2026-02-05T22:26:00Z" w16du:dateUtc="2026-02-05T14:26:00Z">
                  <w:rPr/>
                </w:rPrChange>
              </w:rPr>
            </w:r>
            <w:r w:rsidRPr="00F43332">
              <w:rPr>
                <w:rFonts w:ascii="微軟正黑體" w:eastAsia="微軟正黑體" w:hAnsi="微軟正黑體"/>
                <w:rPrChange w:id="587" w:author="駱淳渝" w:date="2026-02-05T22:26:00Z" w16du:dateUtc="2026-02-05T14:26:00Z">
                  <w:rPr/>
                </w:rPrChange>
              </w:rPr>
              <w:fldChar w:fldCharType="separate"/>
            </w:r>
            <w:r w:rsidRPr="00F43332">
              <w:rPr>
                <w:rStyle w:val="afd"/>
                <w:rFonts w:ascii="微軟正黑體" w:eastAsia="微軟正黑體" w:hAnsi="微軟正黑體" w:cs="Times New Roman" w:hint="eastAsia"/>
                <w:color w:val="auto"/>
                <w:szCs w:val="24"/>
                <w:u w:val="none"/>
                <w:rPrChange w:id="588" w:author="駱淳渝" w:date="2026-02-05T22:26:00Z" w16du:dateUtc="2026-02-05T14:26:00Z">
                  <w:rPr>
                    <w:rStyle w:val="afd"/>
                    <w:rFonts w:ascii="微軟正黑體" w:eastAsia="微軟正黑體" w:hAnsi="微軟正黑體" w:cs="Times New Roman" w:hint="eastAsia"/>
                    <w:szCs w:val="24"/>
                  </w:rPr>
                </w:rPrChange>
              </w:rPr>
              <w:t>助念</w:t>
            </w:r>
            <w:r w:rsidRPr="00F43332">
              <w:rPr>
                <w:rFonts w:ascii="微軟正黑體" w:eastAsia="微軟正黑體" w:hAnsi="微軟正黑體"/>
                <w:rPrChange w:id="589" w:author="駱淳渝" w:date="2026-02-05T22:26:00Z" w16du:dateUtc="2026-02-05T14:26:00Z">
                  <w:rPr/>
                </w:rPrChange>
              </w:rPr>
              <w:fldChar w:fldCharType="end"/>
            </w:r>
            <w:r w:rsidRPr="00F43332">
              <w:rPr>
                <w:rFonts w:ascii="微軟正黑體" w:eastAsia="微軟正黑體" w:hAnsi="微軟正黑體" w:cs="Times New Roman" w:hint="eastAsia"/>
                <w:szCs w:val="24"/>
              </w:rPr>
              <w:t>申請</w:t>
            </w:r>
          </w:p>
        </w:tc>
        <w:tc>
          <w:tcPr>
            <w:tcW w:w="8222" w:type="dxa"/>
          </w:tcPr>
          <w:p w14:paraId="619711EF" w14:textId="60266D5F" w:rsidR="00427E1A" w:rsidRPr="00F43332" w:rsidRDefault="00427E1A" w:rsidP="00427E1A">
            <w:pPr>
              <w:spacing w:after="0" w:line="300" w:lineRule="exact"/>
              <w:jc w:val="both"/>
              <w:rPr>
                <w:rFonts w:ascii="微軟正黑體" w:eastAsia="微軟正黑體" w:hAnsi="微軟正黑體" w:cs="Times New Roman"/>
                <w:szCs w:val="24"/>
              </w:rPr>
            </w:pPr>
            <w:bookmarkStart w:id="590" w:name="_Hlk217672434"/>
            <w:commentRangeStart w:id="591"/>
            <w:commentRangeStart w:id="592"/>
            <w:commentRangeStart w:id="593"/>
            <w:r w:rsidRPr="00F43332">
              <w:rPr>
                <w:rFonts w:ascii="微軟正黑體" w:eastAsia="微軟正黑體" w:hAnsi="微軟正黑體" w:cs="Times New Roman"/>
                <w:szCs w:val="24"/>
              </w:rPr>
              <w:t>1999</w:t>
            </w:r>
            <w:commentRangeEnd w:id="591"/>
            <w:r w:rsidR="00F43332" w:rsidRPr="00F43332">
              <w:rPr>
                <w:rStyle w:val="af5"/>
                <w:rFonts w:ascii="微軟正黑體" w:eastAsia="微軟正黑體" w:hAnsi="微軟正黑體" w:cs="Times New Roman" w:hint="eastAsia"/>
                <w:sz w:val="24"/>
                <w:szCs w:val="24"/>
                <w:rPrChange w:id="594" w:author="駱淳渝" w:date="2026-02-05T22:26:00Z" w16du:dateUtc="2026-02-05T14:26:00Z">
                  <w:rPr>
                    <w:rStyle w:val="af5"/>
                    <w:rFonts w:ascii="微軟正黑體" w:eastAsia="微軟正黑體" w:hAnsi="微軟正黑體" w:cs="Times New Roman" w:hint="eastAsia"/>
                    <w:sz w:val="24"/>
                    <w:szCs w:val="24"/>
                  </w:rPr>
                </w:rPrChange>
              </w:rPr>
              <w:commentReference w:id="591"/>
            </w:r>
            <w:commentRangeEnd w:id="592"/>
            <w:r w:rsidRPr="00F43332">
              <w:rPr>
                <w:rStyle w:val="af5"/>
                <w:rFonts w:ascii="微軟正黑體" w:eastAsia="微軟正黑體" w:hAnsi="微軟正黑體" w:cs="Times New Roman" w:hint="eastAsia"/>
                <w:sz w:val="24"/>
                <w:szCs w:val="24"/>
                <w:rPrChange w:id="595" w:author="駱淳渝" w:date="2026-02-05T22:26:00Z" w16du:dateUtc="2026-02-05T14:26:00Z">
                  <w:rPr>
                    <w:rStyle w:val="af5"/>
                    <w:rFonts w:ascii="微軟正黑體" w:eastAsia="微軟正黑體" w:hAnsi="微軟正黑體" w:cs="Times New Roman" w:hint="eastAsia"/>
                    <w:sz w:val="24"/>
                    <w:szCs w:val="24"/>
                  </w:rPr>
                </w:rPrChange>
              </w:rPr>
              <w:commentReference w:id="592"/>
            </w:r>
            <w:commentRangeEnd w:id="593"/>
            <w:r w:rsidRPr="00F43332">
              <w:rPr>
                <w:rStyle w:val="af5"/>
                <w:rFonts w:ascii="微軟正黑體" w:eastAsia="微軟正黑體" w:hAnsi="微軟正黑體" w:cs="Times New Roman" w:hint="eastAsia"/>
                <w:sz w:val="24"/>
                <w:szCs w:val="24"/>
                <w:rPrChange w:id="596" w:author="駱淳渝" w:date="2026-02-05T22:26:00Z" w16du:dateUtc="2026-02-05T14:26:00Z">
                  <w:rPr>
                    <w:rStyle w:val="af5"/>
                    <w:rFonts w:ascii="微軟正黑體" w:eastAsia="微軟正黑體" w:hAnsi="微軟正黑體" w:cs="Times New Roman" w:hint="eastAsia"/>
                    <w:sz w:val="24"/>
                    <w:szCs w:val="24"/>
                  </w:rPr>
                </w:rPrChange>
              </w:rPr>
              <w:commentReference w:id="593"/>
            </w:r>
            <w:r w:rsidRPr="00F43332">
              <w:rPr>
                <w:rFonts w:ascii="微軟正黑體" w:eastAsia="微軟正黑體" w:hAnsi="微軟正黑體" w:cs="Times New Roman" w:hint="eastAsia"/>
                <w:szCs w:val="24"/>
                <w:rPrChange w:id="597" w:author="駱淳渝" w:date="2026-02-05T22:26:00Z" w16du:dateUtc="2026-02-05T14:26:00Z">
                  <w:rPr>
                    <w:rFonts w:ascii="微軟正黑體" w:eastAsia="微軟正黑體" w:hAnsi="微軟正黑體" w:cs="Times New Roman" w:hint="eastAsia"/>
                    <w:szCs w:val="24"/>
                  </w:rPr>
                </w:rPrChange>
              </w:rPr>
              <w:t>年起正覺同修會開始提供會員助念申請，</w:t>
            </w:r>
            <w:r w:rsidR="007963C3" w:rsidRPr="00F43332">
              <w:rPr>
                <w:rFonts w:ascii="微軟正黑體" w:eastAsia="微軟正黑體" w:hAnsi="微軟正黑體" w:cs="Times New Roman"/>
                <w:szCs w:val="24"/>
              </w:rPr>
              <w:t>由本會學員具無相念佛的一心</w:t>
            </w:r>
            <w:r w:rsidR="007963C3" w:rsidRPr="00F43332">
              <w:rPr>
                <w:rFonts w:ascii="微軟正黑體" w:eastAsia="微軟正黑體" w:hAnsi="微軟正黑體" w:cs="Times New Roman"/>
                <w:szCs w:val="24"/>
              </w:rPr>
              <w:lastRenderedPageBreak/>
              <w:t>不亂功夫助念，真實幫助往生者憶佛念佛。</w:t>
            </w:r>
            <w:r w:rsidR="004201FA" w:rsidRPr="00F43332">
              <w:rPr>
                <w:rStyle w:val="af2"/>
                <w:rFonts w:ascii="微軟正黑體" w:eastAsia="微軟正黑體" w:hAnsi="微軟正黑體" w:cs="Times New Roman"/>
                <w:szCs w:val="24"/>
              </w:rPr>
              <w:footnoteReference w:id="41"/>
            </w:r>
            <w:r w:rsidR="00D010AC" w:rsidRPr="00F43332">
              <w:rPr>
                <w:rFonts w:ascii="微軟正黑體" w:eastAsia="微軟正黑體" w:hAnsi="微軟正黑體" w:cs="Times New Roman" w:hint="eastAsia"/>
                <w:szCs w:val="24"/>
              </w:rPr>
              <w:t>助念對象</w:t>
            </w:r>
            <w:r w:rsidRPr="00F43332">
              <w:rPr>
                <w:rFonts w:ascii="微軟正黑體" w:eastAsia="微軟正黑體" w:hAnsi="微軟正黑體" w:cs="Times New Roman" w:hint="eastAsia"/>
                <w:szCs w:val="24"/>
              </w:rPr>
              <w:t>由</w:t>
            </w:r>
            <w:r w:rsidR="00D010AC" w:rsidRPr="00F43332">
              <w:rPr>
                <w:rFonts w:ascii="微軟正黑體" w:eastAsia="微軟正黑體" w:hAnsi="微軟正黑體" w:cs="Times New Roman" w:hint="eastAsia"/>
                <w:szCs w:val="24"/>
              </w:rPr>
              <w:t>會員</w:t>
            </w:r>
            <w:r w:rsidRPr="00F43332">
              <w:rPr>
                <w:rFonts w:ascii="微軟正黑體" w:eastAsia="微軟正黑體" w:hAnsi="微軟正黑體" w:cs="Times New Roman" w:hint="eastAsia"/>
                <w:szCs w:val="24"/>
              </w:rPr>
              <w:t>一等親日漸擴及二等親</w:t>
            </w:r>
            <w:r w:rsidRPr="00F43332">
              <w:rPr>
                <w:rStyle w:val="af2"/>
                <w:rFonts w:ascii="微軟正黑體" w:eastAsia="微軟正黑體" w:hAnsi="微軟正黑體" w:cs="Times New Roman"/>
                <w:szCs w:val="24"/>
              </w:rPr>
              <w:footnoteReference w:id="42"/>
            </w:r>
            <w:r w:rsidRPr="00F43332">
              <w:rPr>
                <w:rFonts w:ascii="微軟正黑體" w:eastAsia="微軟正黑體" w:hAnsi="微軟正黑體" w:cs="Times New Roman" w:hint="eastAsia"/>
                <w:szCs w:val="24"/>
              </w:rPr>
              <w:t>。初期往生法會僅於告別式中舉辦彌陀法會，</w:t>
            </w:r>
            <w:r w:rsidRPr="00F43332">
              <w:rPr>
                <w:rFonts w:ascii="微軟正黑體" w:eastAsia="微軟正黑體" w:hAnsi="微軟正黑體" w:cs="Times New Roman"/>
                <w:szCs w:val="24"/>
              </w:rPr>
              <w:t>2003年</w:t>
            </w:r>
            <w:r w:rsidRPr="00F43332">
              <w:rPr>
                <w:rFonts w:ascii="微軟正黑體" w:eastAsia="微軟正黑體" w:hAnsi="微軟正黑體" w:cs="Times New Roman" w:hint="eastAsia"/>
                <w:szCs w:val="24"/>
              </w:rPr>
              <w:t>起可於告別式或頭七擇一申請</w:t>
            </w:r>
            <w:r w:rsidRPr="00F43332">
              <w:rPr>
                <w:rStyle w:val="af2"/>
                <w:rFonts w:ascii="微軟正黑體" w:eastAsia="微軟正黑體" w:hAnsi="微軟正黑體" w:cs="Times New Roman"/>
                <w:szCs w:val="24"/>
              </w:rPr>
              <w:footnoteReference w:id="43"/>
            </w:r>
            <w:r w:rsidRPr="00F43332">
              <w:rPr>
                <w:rFonts w:ascii="微軟正黑體" w:eastAsia="微軟正黑體" w:hAnsi="微軟正黑體" w:cs="Times New Roman" w:hint="eastAsia"/>
                <w:szCs w:val="24"/>
              </w:rPr>
              <w:t>。</w:t>
            </w:r>
            <w:bookmarkEnd w:id="590"/>
          </w:p>
        </w:tc>
      </w:tr>
      <w:bookmarkEnd w:id="563"/>
      <w:tr w:rsidR="00F43332" w:rsidRPr="00F43332" w14:paraId="7010B1B1" w14:textId="7B97EA8B"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0AF63F0"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399E1E0" w14:textId="5573EF1D"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1999/01/09</w:t>
            </w:r>
            <w:r w:rsidRPr="00F43332">
              <w:rPr>
                <w:rStyle w:val="af2"/>
                <w:rFonts w:ascii="微軟正黑體" w:eastAsia="微軟正黑體" w:hAnsi="微軟正黑體" w:cs="Times New Roman"/>
                <w:szCs w:val="24"/>
              </w:rPr>
              <w:footnoteReference w:id="44"/>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17B399A" w14:textId="4E2FF275"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bCs/>
                <w:szCs w:val="24"/>
              </w:rPr>
              <w:t>成立</w:t>
            </w:r>
            <w:r w:rsidRPr="00F43332">
              <w:rPr>
                <w:rFonts w:ascii="微軟正黑體" w:eastAsia="微軟正黑體" w:hAnsi="微軟正黑體"/>
                <w:rPrChange w:id="604" w:author="駱淳渝" w:date="2026-02-05T22:26:00Z" w16du:dateUtc="2026-02-05T14:26:00Z">
                  <w:rPr/>
                </w:rPrChange>
              </w:rPr>
              <w:fldChar w:fldCharType="begin"/>
            </w:r>
            <w:r w:rsidRPr="00F43332">
              <w:rPr>
                <w:rFonts w:ascii="微軟正黑體" w:eastAsia="微軟正黑體" w:hAnsi="微軟正黑體"/>
                <w:rPrChange w:id="605" w:author="駱淳渝" w:date="2026-02-05T22:26:00Z" w16du:dateUtc="2026-02-05T14:26:00Z">
                  <w:rPr/>
                </w:rPrChange>
              </w:rPr>
              <w:instrText>HYPERLINK "file:///C:\\Users\\</w:instrText>
            </w:r>
            <w:r w:rsidRPr="00F43332">
              <w:rPr>
                <w:rFonts w:ascii="微軟正黑體" w:eastAsia="微軟正黑體" w:hAnsi="微軟正黑體"/>
                <w:rPrChange w:id="606" w:author="駱淳渝" w:date="2026-02-05T22:26:00Z" w16du:dateUtc="2026-02-05T14:26:00Z">
                  <w:rPr/>
                </w:rPrChange>
              </w:rPr>
              <w:instrText>張淑真</w:instrText>
            </w:r>
            <w:r w:rsidRPr="00F43332">
              <w:rPr>
                <w:rFonts w:ascii="微軟正黑體" w:eastAsia="微軟正黑體" w:hAnsi="微軟正黑體"/>
                <w:rPrChange w:id="607" w:author="駱淳渝" w:date="2026-02-05T22:26:00Z" w16du:dateUtc="2026-02-05T14:26:00Z">
                  <w:rPr/>
                </w:rPrChange>
              </w:rPr>
              <w:instrText>\\AppData\\Roaming\\Microsoft\\Word\\</w:instrText>
            </w:r>
            <w:r w:rsidRPr="00F43332">
              <w:rPr>
                <w:rFonts w:ascii="微軟正黑體" w:eastAsia="微軟正黑體" w:hAnsi="微軟正黑體"/>
                <w:rPrChange w:id="608" w:author="駱淳渝" w:date="2026-02-05T22:26:00Z" w16du:dateUtc="2026-02-05T14:26:00Z">
                  <w:rPr/>
                </w:rPrChange>
              </w:rPr>
              <w:instrText>大事紀改版</w:instrText>
            </w:r>
            <w:r w:rsidRPr="00F43332">
              <w:rPr>
                <w:rFonts w:ascii="微軟正黑體" w:eastAsia="微軟正黑體" w:hAnsi="微軟正黑體"/>
                <w:rPrChange w:id="609" w:author="駱淳渝" w:date="2026-02-05T22:26:00Z" w16du:dateUtc="2026-02-05T14:26:00Z">
                  <w:rPr/>
                </w:rPrChange>
              </w:rPr>
              <w:instrText>\\01%20</w:instrText>
            </w:r>
            <w:r w:rsidRPr="00F43332">
              <w:rPr>
                <w:rFonts w:ascii="微軟正黑體" w:eastAsia="微軟正黑體" w:hAnsi="微軟正黑體"/>
                <w:rPrChange w:id="610" w:author="駱淳渝" w:date="2026-02-05T22:26:00Z" w16du:dateUtc="2026-02-05T14:26:00Z">
                  <w:rPr/>
                </w:rPrChange>
              </w:rPr>
              <w:instrText>合併改版</w:instrText>
            </w:r>
            <w:r w:rsidRPr="00F43332">
              <w:rPr>
                <w:rFonts w:ascii="微軟正黑體" w:eastAsia="微軟正黑體" w:hAnsi="微軟正黑體"/>
                <w:rPrChange w:id="611" w:author="駱淳渝" w:date="2026-02-05T22:26:00Z" w16du:dateUtc="2026-02-05T14:26:00Z">
                  <w:rPr/>
                </w:rPrChange>
              </w:rPr>
              <w:instrText>\\00%20</w:instrText>
            </w:r>
            <w:r w:rsidRPr="00F43332">
              <w:rPr>
                <w:rFonts w:ascii="微軟正黑體" w:eastAsia="微軟正黑體" w:hAnsi="微軟正黑體"/>
                <w:rPrChange w:id="612" w:author="駱淳渝" w:date="2026-02-05T22:26:00Z" w16du:dateUtc="2026-02-05T14:26:00Z">
                  <w:rPr/>
                </w:rPrChange>
              </w:rPr>
              <w:instrText>大事紀完整版</w:instrText>
            </w:r>
            <w:r w:rsidRPr="00F43332">
              <w:rPr>
                <w:rFonts w:ascii="微軟正黑體" w:eastAsia="微軟正黑體" w:hAnsi="微軟正黑體"/>
                <w:rPrChange w:id="613" w:author="駱淳渝" w:date="2026-02-05T22:26:00Z" w16du:dateUtc="2026-02-05T14:26:00Z">
                  <w:rPr/>
                </w:rPrChange>
              </w:rPr>
              <w:instrText>\\14-A.</w:instrText>
            </w:r>
            <w:r w:rsidRPr="00F43332">
              <w:rPr>
                <w:rFonts w:ascii="微軟正黑體" w:eastAsia="微軟正黑體" w:hAnsi="微軟正黑體"/>
                <w:rPrChange w:id="614" w:author="駱淳渝" w:date="2026-02-05T22:26:00Z" w16du:dateUtc="2026-02-05T14:26:00Z">
                  <w:rPr/>
                </w:rPrChange>
              </w:rPr>
              <w:instrText>第十四期編寫</w:instrText>
            </w:r>
            <w:r w:rsidRPr="00F43332">
              <w:rPr>
                <w:rFonts w:ascii="微軟正黑體" w:eastAsia="微軟正黑體" w:hAnsi="微軟正黑體"/>
                <w:rPrChange w:id="615" w:author="駱淳渝" w:date="2026-02-05T22:26:00Z" w16du:dateUtc="2026-02-05T14:26:00Z">
                  <w:rPr/>
                </w:rPrChange>
              </w:rPr>
              <w:instrText>-</w:instrText>
            </w:r>
            <w:r w:rsidRPr="00F43332">
              <w:rPr>
                <w:rFonts w:ascii="微軟正黑體" w:eastAsia="微軟正黑體" w:hAnsi="微軟正黑體"/>
                <w:rPrChange w:id="616" w:author="駱淳渝" w:date="2026-02-05T22:26:00Z" w16du:dateUtc="2026-02-05T14:26:00Z">
                  <w:rPr/>
                </w:rPrChange>
              </w:rPr>
              <w:instrText>行政</w:instrText>
            </w:r>
            <w:r w:rsidRPr="00F43332">
              <w:rPr>
                <w:rFonts w:ascii="微軟正黑體" w:eastAsia="微軟正黑體" w:hAnsi="微軟正黑體"/>
                <w:rPrChange w:id="617" w:author="駱淳渝" w:date="2026-02-05T22:26:00Z" w16du:dateUtc="2026-02-05T14:26:00Z">
                  <w:rPr/>
                </w:rPrChange>
              </w:rPr>
              <w:instrText>-</w:instrText>
            </w:r>
            <w:r w:rsidRPr="00F43332">
              <w:rPr>
                <w:rFonts w:ascii="微軟正黑體" w:eastAsia="微軟正黑體" w:hAnsi="微軟正黑體"/>
                <w:rPrChange w:id="618" w:author="駱淳渝" w:date="2026-02-05T22:26:00Z" w16du:dateUtc="2026-02-05T14:26:00Z">
                  <w:rPr/>
                </w:rPrChange>
              </w:rPr>
              <w:instrText>淑滿</w:instrText>
            </w:r>
            <w:r w:rsidRPr="00F43332">
              <w:rPr>
                <w:rFonts w:ascii="微軟正黑體" w:eastAsia="微軟正黑體" w:hAnsi="微軟正黑體"/>
                <w:rPrChange w:id="619" w:author="駱淳渝" w:date="2026-02-05T22:26:00Z" w16du:dateUtc="2026-02-05T14:26:00Z">
                  <w:rPr/>
                </w:rPrChange>
              </w:rPr>
              <w:instrText>(20250616)-</w:instrText>
            </w:r>
            <w:r w:rsidRPr="00F43332">
              <w:rPr>
                <w:rFonts w:ascii="微軟正黑體" w:eastAsia="微軟正黑體" w:hAnsi="微軟正黑體"/>
                <w:rPrChange w:id="620" w:author="駱淳渝" w:date="2026-02-05T22:26:00Z" w16du:dateUtc="2026-02-05T14:26:00Z">
                  <w:rPr/>
                </w:rPrChange>
              </w:rPr>
              <w:instrText>劍華</w:instrText>
            </w:r>
            <w:r w:rsidRPr="00F43332">
              <w:rPr>
                <w:rFonts w:ascii="微軟正黑體" w:eastAsia="微軟正黑體" w:hAnsi="微軟正黑體"/>
                <w:rPrChange w:id="621" w:author="駱淳渝" w:date="2026-02-05T22:26:00Z" w16du:dateUtc="2026-02-05T14:26:00Z">
                  <w:rPr/>
                </w:rPrChange>
              </w:rPr>
              <w:instrText>(0701)</w:instrText>
            </w:r>
            <w:r w:rsidRPr="00F43332">
              <w:rPr>
                <w:rFonts w:ascii="微軟正黑體" w:eastAsia="微軟正黑體" w:hAnsi="微軟正黑體"/>
                <w:rPrChange w:id="622" w:author="駱淳渝" w:date="2026-02-05T22:26:00Z" w16du:dateUtc="2026-02-05T14:26:00Z">
                  <w:rPr/>
                </w:rPrChange>
              </w:rPr>
              <w:instrText>接受所有變更</w:instrText>
            </w:r>
            <w:r w:rsidRPr="00F43332">
              <w:rPr>
                <w:rFonts w:ascii="微軟正黑體" w:eastAsia="微軟正黑體" w:hAnsi="微軟正黑體"/>
                <w:rPrChange w:id="623" w:author="駱淳渝" w:date="2026-02-05T22:26:00Z" w16du:dateUtc="2026-02-05T14:26:00Z">
                  <w:rPr/>
                </w:rPrChange>
              </w:rPr>
              <w:instrText>(20251025).docx"</w:instrText>
            </w:r>
            <w:r w:rsidRPr="00F43332">
              <w:rPr>
                <w:rFonts w:ascii="微軟正黑體" w:eastAsia="微軟正黑體" w:hAnsi="微軟正黑體"/>
                <w:rPrChange w:id="624" w:author="駱淳渝" w:date="2026-02-05T22:26:00Z" w16du:dateUtc="2026-02-05T14:26:00Z">
                  <w:rPr/>
                </w:rPrChange>
              </w:rPr>
            </w:r>
            <w:r w:rsidRPr="00F43332">
              <w:rPr>
                <w:rFonts w:ascii="微軟正黑體" w:eastAsia="微軟正黑體" w:hAnsi="微軟正黑體"/>
                <w:rPrChange w:id="625" w:author="駱淳渝" w:date="2026-02-05T22:26:00Z" w16du:dateUtc="2026-02-05T14:26:00Z">
                  <w:rPr/>
                </w:rPrChange>
              </w:rPr>
              <w:fldChar w:fldCharType="separate"/>
            </w:r>
            <w:r w:rsidRPr="00F43332">
              <w:rPr>
                <w:rStyle w:val="afd"/>
                <w:rFonts w:ascii="微軟正黑體" w:eastAsia="微軟正黑體" w:hAnsi="微軟正黑體" w:cs="Times New Roman" w:hint="eastAsia"/>
                <w:bCs/>
                <w:color w:val="auto"/>
                <w:szCs w:val="24"/>
                <w:u w:val="none"/>
                <w:rPrChange w:id="626" w:author="駱淳渝" w:date="2026-02-05T22:26:00Z" w16du:dateUtc="2026-02-05T14:26:00Z">
                  <w:rPr>
                    <w:rStyle w:val="afd"/>
                    <w:rFonts w:ascii="微軟正黑體" w:eastAsia="微軟正黑體" w:hAnsi="微軟正黑體" w:cs="Times New Roman" w:hint="eastAsia"/>
                    <w:bCs/>
                    <w:szCs w:val="24"/>
                  </w:rPr>
                </w:rPrChange>
              </w:rPr>
              <w:t>臺中講堂</w:t>
            </w:r>
            <w:r w:rsidRPr="00F43332">
              <w:rPr>
                <w:rFonts w:ascii="微軟正黑體" w:eastAsia="微軟正黑體" w:hAnsi="微軟正黑體"/>
                <w:rPrChange w:id="627" w:author="駱淳渝" w:date="2026-02-05T22:26:00Z" w16du:dateUtc="2026-02-05T14:26:00Z">
                  <w:rPr/>
                </w:rPrChange>
              </w:rPr>
              <w:fldChar w:fldCharType="end"/>
            </w:r>
            <w:r w:rsidR="0032775D" w:rsidRPr="00F43332">
              <w:rPr>
                <w:rFonts w:ascii="微軟正黑體" w:eastAsia="微軟正黑體" w:hAnsi="微軟正黑體" w:cs="Times New Roman" w:hint="eastAsia"/>
                <w:bCs/>
                <w:szCs w:val="24"/>
              </w:rPr>
              <w:t>，</w:t>
            </w:r>
            <w:r w:rsidR="0032775D" w:rsidRPr="00F43332">
              <w:rPr>
                <w:rFonts w:ascii="微軟正黑體" w:eastAsia="微軟正黑體" w:hAnsi="微軟正黑體" w:cs="Times New Roman"/>
                <w:bCs/>
                <w:szCs w:val="24"/>
              </w:rPr>
              <w:t>導師演講開示【「放下一切」？—佛教解脫的真實義】</w:t>
            </w:r>
            <w:r w:rsidR="00BF3BD3" w:rsidRPr="00F43332">
              <w:rPr>
                <w:rFonts w:ascii="微軟正黑體" w:eastAsia="微軟正黑體" w:hAnsi="微軟正黑體" w:cs="Times New Roman" w:hint="eastAsia"/>
                <w:bCs/>
                <w:szCs w:val="24"/>
              </w:rPr>
              <w:t>並親授第一期禪淨班</w:t>
            </w:r>
          </w:p>
        </w:tc>
        <w:tc>
          <w:tcPr>
            <w:tcW w:w="8222" w:type="dxa"/>
          </w:tcPr>
          <w:p w14:paraId="66BAF76D" w14:textId="6BD6DB50" w:rsidR="00427E1A" w:rsidRPr="00F43332" w:rsidRDefault="00427E1A" w:rsidP="00427E1A">
            <w:pPr>
              <w:spacing w:line="300" w:lineRule="exact"/>
              <w:jc w:val="both"/>
              <w:rPr>
                <w:rFonts w:ascii="微軟正黑體" w:eastAsia="微軟正黑體" w:hAnsi="微軟正黑體" w:cs="Times New Roman"/>
                <w:bCs/>
                <w:kern w:val="0"/>
                <w:szCs w:val="24"/>
                <w14:ligatures w14:val="none"/>
              </w:rPr>
            </w:pPr>
            <w:r w:rsidRPr="00F43332">
              <w:rPr>
                <w:rFonts w:ascii="微軟正黑體" w:eastAsia="微軟正黑體" w:hAnsi="微軟正黑體" w:cs="Times New Roman"/>
                <w:bCs/>
                <w:kern w:val="0"/>
                <w:szCs w:val="24"/>
                <w:lang w:val="zh-TW"/>
                <w14:ligatures w14:val="none"/>
              </w:rPr>
              <w:t>1996/6</w:t>
            </w:r>
            <w:r w:rsidRPr="00F43332">
              <w:rPr>
                <w:rFonts w:ascii="微軟正黑體" w:eastAsia="微軟正黑體" w:hAnsi="微軟正黑體" w:cs="Times New Roman"/>
                <w:bCs/>
                <w:kern w:val="0"/>
                <w:szCs w:val="24"/>
                <w:vertAlign w:val="superscript"/>
                <w:lang w:val="zh-TW"/>
                <w14:ligatures w14:val="none"/>
              </w:rPr>
              <w:footnoteReference w:id="45"/>
            </w:r>
            <w:r w:rsidRPr="00F43332">
              <w:rPr>
                <w:rFonts w:ascii="微軟正黑體" w:eastAsia="微軟正黑體" w:hAnsi="微軟正黑體" w:cs="Times New Roman" w:hint="eastAsia"/>
                <w:bCs/>
                <w:kern w:val="0"/>
                <w:szCs w:val="24"/>
                <w:lang w:val="zh-TW"/>
                <w14:ligatures w14:val="none"/>
              </w:rPr>
              <w:t>臺中已設立</w:t>
            </w:r>
            <w:r w:rsidRPr="00F43332">
              <w:rPr>
                <w:rFonts w:ascii="微軟正黑體" w:eastAsia="微軟正黑體" w:hAnsi="微軟正黑體" w:cs="Times New Roman"/>
                <w:bCs/>
                <w:szCs w:val="24"/>
              </w:rPr>
              <w:t>新社道場</w:t>
            </w:r>
            <w:r w:rsidRPr="00F43332">
              <w:rPr>
                <w:rFonts w:ascii="微軟正黑體" w:eastAsia="微軟正黑體" w:hAnsi="微軟正黑體" w:cs="Times New Roman" w:hint="eastAsia"/>
                <w:bCs/>
                <w:szCs w:val="24"/>
              </w:rPr>
              <w:t>，後</w:t>
            </w:r>
            <w:commentRangeStart w:id="630"/>
            <w:commentRangeStart w:id="631"/>
            <w:commentRangeStart w:id="632"/>
            <w:commentRangeEnd w:id="632"/>
            <w:r w:rsidR="00F43332" w:rsidRPr="00F43332">
              <w:rPr>
                <w:rStyle w:val="af5"/>
                <w:rFonts w:ascii="微軟正黑體" w:eastAsia="微軟正黑體" w:hAnsi="微軟正黑體" w:cs="Times New Roman" w:hint="eastAsia"/>
                <w:bCs/>
                <w:kern w:val="0"/>
                <w:sz w:val="24"/>
                <w:szCs w:val="24"/>
                <w14:ligatures w14:val="none"/>
                <w:rPrChange w:id="633" w:author="駱淳渝" w:date="2026-02-05T22:26:00Z" w16du:dateUtc="2026-02-05T14:26:00Z">
                  <w:rPr>
                    <w:rStyle w:val="af5"/>
                    <w:rFonts w:ascii="微軟正黑體" w:eastAsia="微軟正黑體" w:hAnsi="微軟正黑體" w:cs="Times New Roman" w:hint="eastAsia"/>
                    <w:bCs/>
                    <w:kern w:val="0"/>
                    <w:sz w:val="24"/>
                    <w:szCs w:val="24"/>
                    <w14:ligatures w14:val="none"/>
                  </w:rPr>
                </w:rPrChange>
              </w:rPr>
              <w:commentReference w:id="632"/>
            </w:r>
            <w:commentRangeEnd w:id="631"/>
            <w:r w:rsidR="00F43332" w:rsidRPr="00F43332">
              <w:rPr>
                <w:rStyle w:val="af5"/>
                <w:rFonts w:ascii="微軟正黑體" w:eastAsia="微軟正黑體" w:hAnsi="微軟正黑體" w:cs="Times New Roman" w:hint="eastAsia"/>
                <w:bCs/>
                <w:kern w:val="0"/>
                <w:sz w:val="24"/>
                <w:szCs w:val="24"/>
                <w14:ligatures w14:val="none"/>
                <w:rPrChange w:id="634" w:author="駱淳渝" w:date="2026-02-05T22:26:00Z" w16du:dateUtc="2026-02-05T14:26:00Z">
                  <w:rPr>
                    <w:rStyle w:val="af5"/>
                    <w:rFonts w:ascii="微軟正黑體" w:eastAsia="微軟正黑體" w:hAnsi="微軟正黑體" w:cs="Times New Roman" w:hint="eastAsia"/>
                    <w:bCs/>
                    <w:kern w:val="0"/>
                    <w:sz w:val="24"/>
                    <w:szCs w:val="24"/>
                    <w14:ligatures w14:val="none"/>
                  </w:rPr>
                </w:rPrChange>
              </w:rPr>
              <w:commentReference w:id="631"/>
            </w:r>
            <w:commentRangeEnd w:id="630"/>
            <w:r w:rsidR="00F43332" w:rsidRPr="00F43332">
              <w:rPr>
                <w:rStyle w:val="af5"/>
                <w:rFonts w:ascii="微軟正黑體" w:eastAsia="微軟正黑體" w:hAnsi="微軟正黑體" w:cs="Times New Roman" w:hint="eastAsia"/>
                <w:bCs/>
                <w:kern w:val="0"/>
                <w:sz w:val="24"/>
                <w:szCs w:val="24"/>
                <w14:ligatures w14:val="none"/>
                <w:rPrChange w:id="635" w:author="駱淳渝" w:date="2026-02-05T22:26:00Z" w16du:dateUtc="2026-02-05T14:26:00Z">
                  <w:rPr>
                    <w:rStyle w:val="af5"/>
                    <w:rFonts w:ascii="微軟正黑體" w:eastAsia="微軟正黑體" w:hAnsi="微軟正黑體" w:cs="Times New Roman" w:hint="eastAsia"/>
                    <w:bCs/>
                    <w:kern w:val="0"/>
                    <w:sz w:val="24"/>
                    <w:szCs w:val="24"/>
                    <w14:ligatures w14:val="none"/>
                  </w:rPr>
                </w:rPrChange>
              </w:rPr>
              <w:commentReference w:id="630"/>
            </w:r>
            <w:r w:rsidRPr="00F43332">
              <w:rPr>
                <w:rFonts w:ascii="微軟正黑體" w:eastAsia="微軟正黑體" w:hAnsi="微軟正黑體" w:cs="Times New Roman" w:hint="eastAsia"/>
                <w:bCs/>
                <w:kern w:val="0"/>
                <w:szCs w:val="24"/>
                <w14:ligatures w14:val="none"/>
                <w:rPrChange w:id="636" w:author="駱淳渝" w:date="2026-02-05T22:26:00Z" w16du:dateUtc="2026-02-05T14:26:00Z">
                  <w:rPr>
                    <w:rFonts w:ascii="微軟正黑體" w:eastAsia="微軟正黑體" w:hAnsi="微軟正黑體" w:cs="Times New Roman" w:hint="eastAsia"/>
                    <w:bCs/>
                    <w:kern w:val="0"/>
                    <w:szCs w:val="24"/>
                    <w14:ligatures w14:val="none"/>
                  </w:rPr>
                </w:rPrChange>
              </w:rPr>
              <w:t>本會許丁鑫師兄</w:t>
            </w:r>
            <w:r w:rsidRPr="00F43332">
              <w:rPr>
                <w:rFonts w:ascii="微軟正黑體" w:eastAsia="微軟正黑體" w:hAnsi="微軟正黑體" w:cs="Times New Roman"/>
                <w:bCs/>
                <w:szCs w:val="24"/>
              </w:rPr>
              <w:t>表達願率50位同修共赴法筵</w:t>
            </w:r>
            <w:r w:rsidRPr="00F43332">
              <w:rPr>
                <w:rFonts w:ascii="微軟正黑體" w:eastAsia="微軟正黑體" w:hAnsi="微軟正黑體" w:cs="Times New Roman"/>
                <w:bCs/>
                <w:kern w:val="0"/>
                <w:szCs w:val="24"/>
                <w:vertAlign w:val="superscript"/>
                <w14:ligatures w14:val="none"/>
              </w:rPr>
              <w:footnoteReference w:id="46"/>
            </w:r>
            <w:r w:rsidRPr="00F43332">
              <w:rPr>
                <w:rFonts w:ascii="微軟正黑體" w:eastAsia="微軟正黑體" w:hAnsi="微軟正黑體" w:cs="Times New Roman" w:hint="eastAsia"/>
                <w:bCs/>
                <w:szCs w:val="24"/>
              </w:rPr>
              <w:t>，</w:t>
            </w:r>
            <w:r w:rsidRPr="00F43332">
              <w:rPr>
                <w:rFonts w:ascii="微軟正黑體" w:eastAsia="微軟正黑體" w:hAnsi="微軟正黑體" w:cs="Times New Roman"/>
                <w:bCs/>
                <w:szCs w:val="24"/>
              </w:rPr>
              <w:t>遂蒙導師慈允</w:t>
            </w:r>
            <w:r w:rsidRPr="00F43332">
              <w:rPr>
                <w:rFonts w:ascii="微軟正黑體" w:eastAsia="微軟正黑體" w:hAnsi="微軟正黑體" w:cs="Times New Roman"/>
                <w:szCs w:val="24"/>
              </w:rPr>
              <w:t>租用臺中市忠勤街 43巷2號地下室</w:t>
            </w:r>
            <w:r w:rsidRPr="00F43332">
              <w:rPr>
                <w:rFonts w:ascii="微軟正黑體" w:eastAsia="微軟正黑體" w:hAnsi="微軟正黑體" w:cs="Times New Roman"/>
                <w:bCs/>
                <w:szCs w:val="24"/>
              </w:rPr>
              <w:t>創立臺中講堂</w:t>
            </w:r>
            <w:r w:rsidRPr="00F43332">
              <w:rPr>
                <w:rFonts w:ascii="微軟正黑體" w:eastAsia="微軟正黑體" w:hAnsi="微軟正黑體" w:cs="Times New Roman" w:hint="eastAsia"/>
                <w:bCs/>
                <w:szCs w:val="24"/>
              </w:rPr>
              <w:t>，</w:t>
            </w:r>
            <w:r w:rsidRPr="00F43332">
              <w:rPr>
                <w:rFonts w:ascii="微軟正黑體" w:eastAsia="微軟正黑體" w:hAnsi="微軟正黑體" w:cs="Times New Roman"/>
                <w:bCs/>
                <w:kern w:val="0"/>
                <w:szCs w:val="24"/>
                <w14:ligatures w14:val="none"/>
              </w:rPr>
              <w:t>導師每月兩度</w:t>
            </w:r>
            <w:r w:rsidRPr="00F43332">
              <w:rPr>
                <w:rFonts w:ascii="微軟正黑體" w:eastAsia="微軟正黑體" w:hAnsi="微軟正黑體" w:cs="Times New Roman" w:hint="eastAsia"/>
                <w:bCs/>
                <w:kern w:val="0"/>
                <w:szCs w:val="24"/>
                <w14:ligatures w14:val="none"/>
              </w:rPr>
              <w:t>赴</w:t>
            </w:r>
            <w:r w:rsidRPr="00F43332">
              <w:rPr>
                <w:rFonts w:ascii="微軟正黑體" w:eastAsia="微軟正黑體" w:hAnsi="微軟正黑體" w:cs="Times New Roman"/>
                <w:bCs/>
                <w:kern w:val="0"/>
                <w:szCs w:val="24"/>
                <w14:ligatures w14:val="none"/>
              </w:rPr>
              <w:t>臺中親授禪淨班課程，歷時三載，廣演法義，惠澤學人。</w:t>
            </w:r>
          </w:p>
          <w:p w14:paraId="0E0DC5D8" w14:textId="72EE0C03" w:rsidR="00427E1A" w:rsidRPr="00F43332" w:rsidDel="00DA6307"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2007/5/6</w:t>
            </w:r>
            <w:r w:rsidRPr="00F43332">
              <w:rPr>
                <w:rFonts w:ascii="微軟正黑體" w:eastAsia="微軟正黑體" w:hAnsi="微軟正黑體" w:cs="Times New Roman" w:hint="eastAsia"/>
                <w:szCs w:val="24"/>
              </w:rPr>
              <w:t>臺中講堂遷移至臺中市南屯區五權西路二段</w:t>
            </w:r>
            <w:r w:rsidRPr="00F43332">
              <w:rPr>
                <w:rFonts w:ascii="微軟正黑體" w:eastAsia="微軟正黑體" w:hAnsi="微軟正黑體" w:cs="Times New Roman"/>
                <w:szCs w:val="24"/>
              </w:rPr>
              <w:t>666號統建大樓13樓之4新址，當日舉行安座，下午由 導師演講開示【「放下一切」？—佛教解脫的真實義】</w:t>
            </w:r>
            <w:r w:rsidRPr="00F43332">
              <w:rPr>
                <w:rStyle w:val="af2"/>
                <w:rFonts w:ascii="微軟正黑體" w:eastAsia="微軟正黑體" w:hAnsi="微軟正黑體" w:cs="Times New Roman"/>
                <w:szCs w:val="24"/>
              </w:rPr>
              <w:footnoteReference w:id="47"/>
            </w:r>
            <w:r w:rsidRPr="00F43332">
              <w:rPr>
                <w:rFonts w:ascii="微軟正黑體" w:eastAsia="微軟正黑體" w:hAnsi="微軟正黑體" w:cs="Times New Roman" w:hint="eastAsia"/>
                <w:szCs w:val="24"/>
              </w:rPr>
              <w:t>。</w:t>
            </w:r>
          </w:p>
        </w:tc>
      </w:tr>
      <w:tr w:rsidR="00F43332" w:rsidRPr="00F43332" w14:paraId="71D6DF79" w14:textId="416B9FF3"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4B7DB754"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0EEFE3D"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1999/</w:t>
            </w:r>
            <w:r w:rsidRPr="00F43332">
              <w:rPr>
                <w:rFonts w:ascii="微軟正黑體" w:eastAsia="微軟正黑體" w:hAnsi="微軟正黑體"/>
                <w:bCs/>
                <w:rPrChange w:id="641" w:author="駱淳渝" w:date="2026-02-05T22:26:00Z" w16du:dateUtc="2026-02-05T14:26:00Z">
                  <w:rPr>
                    <w:rFonts w:ascii="微軟正黑體" w:eastAsia="微軟正黑體" w:hAnsi="微軟正黑體"/>
                    <w:bCs/>
                    <w:color w:val="EE0000"/>
                  </w:rPr>
                </w:rPrChange>
              </w:rPr>
              <w:t>01/09</w:t>
            </w:r>
            <w:r w:rsidRPr="00F43332">
              <w:rPr>
                <w:rFonts w:ascii="微軟正黑體" w:eastAsia="微軟正黑體" w:hAnsi="微軟正黑體" w:cs="Times New Roman"/>
                <w:bCs/>
                <w:kern w:val="0"/>
                <w:szCs w:val="24"/>
                <w:vertAlign w:val="superscript"/>
                <w14:ligatures w14:val="none"/>
              </w:rPr>
              <w:footnoteReference w:id="48"/>
            </w:r>
          </w:p>
        </w:tc>
        <w:tc>
          <w:tcPr>
            <w:tcW w:w="4395" w:type="dxa"/>
            <w:tcMar>
              <w:top w:w="100" w:type="dxa"/>
              <w:left w:w="100" w:type="dxa"/>
              <w:bottom w:w="100" w:type="dxa"/>
              <w:right w:w="100" w:type="dxa"/>
            </w:tcMar>
            <w:vAlign w:val="center"/>
          </w:tcPr>
          <w:p w14:paraId="5B9C3324" w14:textId="5E80F834"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szCs w:val="24"/>
              </w:rPr>
              <w:t>設置「</w:t>
            </w:r>
            <w:r w:rsidRPr="00F43332">
              <w:rPr>
                <w:rFonts w:ascii="微軟正黑體" w:eastAsia="微軟正黑體" w:hAnsi="微軟正黑體"/>
                <w:rPrChange w:id="642" w:author="駱淳渝" w:date="2026-02-05T22:26:00Z" w16du:dateUtc="2026-02-05T14:26:00Z">
                  <w:rPr/>
                </w:rPrChange>
              </w:rPr>
              <w:fldChar w:fldCharType="begin"/>
            </w:r>
            <w:r w:rsidRPr="00F43332">
              <w:rPr>
                <w:rFonts w:ascii="微軟正黑體" w:eastAsia="微軟正黑體" w:hAnsi="微軟正黑體"/>
                <w:rPrChange w:id="643" w:author="駱淳渝" w:date="2026-02-05T22:26:00Z" w16du:dateUtc="2026-02-05T14:26:00Z">
                  <w:rPr/>
                </w:rPrChange>
              </w:rPr>
              <w:instrText>HYPERLINK "file:///C:\\Users\\</w:instrText>
            </w:r>
            <w:r w:rsidRPr="00F43332">
              <w:rPr>
                <w:rFonts w:ascii="微軟正黑體" w:eastAsia="微軟正黑體" w:hAnsi="微軟正黑體"/>
                <w:rPrChange w:id="644" w:author="駱淳渝" w:date="2026-02-05T22:26:00Z" w16du:dateUtc="2026-02-05T14:26:00Z">
                  <w:rPr/>
                </w:rPrChange>
              </w:rPr>
              <w:instrText>張淑真</w:instrText>
            </w:r>
            <w:r w:rsidRPr="00F43332">
              <w:rPr>
                <w:rFonts w:ascii="微軟正黑體" w:eastAsia="微軟正黑體" w:hAnsi="微軟正黑體"/>
                <w:rPrChange w:id="645" w:author="駱淳渝" w:date="2026-02-05T22:26:00Z" w16du:dateUtc="2026-02-05T14:26:00Z">
                  <w:rPr/>
                </w:rPrChange>
              </w:rPr>
              <w:instrText>\\AppData\\Roaming\\Microsoft\\Word\\</w:instrText>
            </w:r>
            <w:r w:rsidRPr="00F43332">
              <w:rPr>
                <w:rFonts w:ascii="微軟正黑體" w:eastAsia="微軟正黑體" w:hAnsi="微軟正黑體"/>
                <w:rPrChange w:id="646" w:author="駱淳渝" w:date="2026-02-05T22:26:00Z" w16du:dateUtc="2026-02-05T14:26:00Z">
                  <w:rPr/>
                </w:rPrChange>
              </w:rPr>
              <w:instrText>大事紀改版</w:instrText>
            </w:r>
            <w:r w:rsidRPr="00F43332">
              <w:rPr>
                <w:rFonts w:ascii="微軟正黑體" w:eastAsia="微軟正黑體" w:hAnsi="微軟正黑體"/>
                <w:rPrChange w:id="647" w:author="駱淳渝" w:date="2026-02-05T22:26:00Z" w16du:dateUtc="2026-02-05T14:26:00Z">
                  <w:rPr/>
                </w:rPrChange>
              </w:rPr>
              <w:instrText>\\01%20</w:instrText>
            </w:r>
            <w:r w:rsidRPr="00F43332">
              <w:rPr>
                <w:rFonts w:ascii="微軟正黑體" w:eastAsia="微軟正黑體" w:hAnsi="微軟正黑體"/>
                <w:rPrChange w:id="648" w:author="駱淳渝" w:date="2026-02-05T22:26:00Z" w16du:dateUtc="2026-02-05T14:26:00Z">
                  <w:rPr/>
                </w:rPrChange>
              </w:rPr>
              <w:instrText>合併改版</w:instrText>
            </w:r>
            <w:r w:rsidRPr="00F43332">
              <w:rPr>
                <w:rFonts w:ascii="微軟正黑體" w:eastAsia="微軟正黑體" w:hAnsi="微軟正黑體"/>
                <w:rPrChange w:id="649" w:author="駱淳渝" w:date="2026-02-05T22:26:00Z" w16du:dateUtc="2026-02-05T14:26:00Z">
                  <w:rPr/>
                </w:rPrChange>
              </w:rPr>
              <w:instrText>\\00%20</w:instrText>
            </w:r>
            <w:r w:rsidRPr="00F43332">
              <w:rPr>
                <w:rFonts w:ascii="微軟正黑體" w:eastAsia="微軟正黑體" w:hAnsi="微軟正黑體"/>
                <w:rPrChange w:id="650" w:author="駱淳渝" w:date="2026-02-05T22:26:00Z" w16du:dateUtc="2026-02-05T14:26:00Z">
                  <w:rPr/>
                </w:rPrChange>
              </w:rPr>
              <w:instrText>大事紀完整版</w:instrText>
            </w:r>
            <w:r w:rsidRPr="00F43332">
              <w:rPr>
                <w:rFonts w:ascii="微軟正黑體" w:eastAsia="微軟正黑體" w:hAnsi="微軟正黑體"/>
                <w:rPrChange w:id="651" w:author="駱淳渝" w:date="2026-02-05T22:26:00Z" w16du:dateUtc="2026-02-05T14:26:00Z">
                  <w:rPr/>
                </w:rPrChange>
              </w:rPr>
              <w:instrText>\\14-B.</w:instrText>
            </w:r>
            <w:r w:rsidRPr="00F43332">
              <w:rPr>
                <w:rFonts w:ascii="微軟正黑體" w:eastAsia="微軟正黑體" w:hAnsi="微軟正黑體"/>
                <w:rPrChange w:id="652" w:author="駱淳渝" w:date="2026-02-05T22:26:00Z" w16du:dateUtc="2026-02-05T14:26:00Z">
                  <w:rPr/>
                </w:rPrChange>
              </w:rPr>
              <w:instrText>第十四期編寫</w:instrText>
            </w:r>
            <w:r w:rsidRPr="00F43332">
              <w:rPr>
                <w:rFonts w:ascii="微軟正黑體" w:eastAsia="微軟正黑體" w:hAnsi="微軟正黑體"/>
                <w:rPrChange w:id="653" w:author="駱淳渝" w:date="2026-02-05T22:26:00Z" w16du:dateUtc="2026-02-05T14:26:00Z">
                  <w:rPr/>
                </w:rPrChange>
              </w:rPr>
              <w:instrText>-</w:instrText>
            </w:r>
            <w:r w:rsidRPr="00F43332">
              <w:rPr>
                <w:rFonts w:ascii="微軟正黑體" w:eastAsia="微軟正黑體" w:hAnsi="微軟正黑體"/>
                <w:rPrChange w:id="654" w:author="駱淳渝" w:date="2026-02-05T22:26:00Z" w16du:dateUtc="2026-02-05T14:26:00Z">
                  <w:rPr/>
                </w:rPrChange>
              </w:rPr>
              <w:instrText>編譯</w:instrText>
            </w:r>
            <w:r w:rsidRPr="00F43332">
              <w:rPr>
                <w:rFonts w:ascii="微軟正黑體" w:eastAsia="微軟正黑體" w:hAnsi="微軟正黑體"/>
                <w:rPrChange w:id="655" w:author="駱淳渝" w:date="2026-02-05T22:26:00Z" w16du:dateUtc="2026-02-05T14:26:00Z">
                  <w:rPr/>
                </w:rPrChange>
              </w:rPr>
              <w:instrText>-</w:instrText>
            </w:r>
            <w:r w:rsidRPr="00F43332">
              <w:rPr>
                <w:rFonts w:ascii="微軟正黑體" w:eastAsia="微軟正黑體" w:hAnsi="微軟正黑體"/>
                <w:rPrChange w:id="656" w:author="駱淳渝" w:date="2026-02-05T22:26:00Z" w16du:dateUtc="2026-02-05T14:26:00Z">
                  <w:rPr/>
                </w:rPrChange>
              </w:rPr>
              <w:instrText>柄富</w:instrText>
            </w:r>
            <w:r w:rsidRPr="00F43332">
              <w:rPr>
                <w:rFonts w:ascii="微軟正黑體" w:eastAsia="微軟正黑體" w:hAnsi="微軟正黑體"/>
                <w:rPrChange w:id="657" w:author="駱淳渝" w:date="2026-02-05T22:26:00Z" w16du:dateUtc="2026-02-05T14:26:00Z">
                  <w:rPr/>
                </w:rPrChange>
              </w:rPr>
              <w:instrText>(20250616)-</w:instrText>
            </w:r>
            <w:r w:rsidRPr="00F43332">
              <w:rPr>
                <w:rFonts w:ascii="微軟正黑體" w:eastAsia="微軟正黑體" w:hAnsi="微軟正黑體"/>
                <w:rPrChange w:id="658" w:author="駱淳渝" w:date="2026-02-05T22:26:00Z" w16du:dateUtc="2026-02-05T14:26:00Z">
                  <w:rPr/>
                </w:rPrChange>
              </w:rPr>
              <w:instrText>淳渝</w:instrText>
            </w:r>
            <w:r w:rsidRPr="00F43332">
              <w:rPr>
                <w:rFonts w:ascii="微軟正黑體" w:eastAsia="微軟正黑體" w:hAnsi="微軟正黑體"/>
                <w:rPrChange w:id="659" w:author="駱淳渝" w:date="2026-02-05T22:26:00Z" w16du:dateUtc="2026-02-05T14:26:00Z">
                  <w:rPr/>
                </w:rPrChange>
              </w:rPr>
              <w:instrText>(616)-</w:instrText>
            </w:r>
            <w:r w:rsidRPr="00F43332">
              <w:rPr>
                <w:rFonts w:ascii="微軟正黑體" w:eastAsia="微軟正黑體" w:hAnsi="微軟正黑體"/>
                <w:rPrChange w:id="660" w:author="駱淳渝" w:date="2026-02-05T22:26:00Z" w16du:dateUtc="2026-02-05T14:26:00Z">
                  <w:rPr/>
                </w:rPrChange>
              </w:rPr>
              <w:instrText>劍華</w:instrText>
            </w:r>
            <w:r w:rsidRPr="00F43332">
              <w:rPr>
                <w:rFonts w:ascii="微軟正黑體" w:eastAsia="微軟正黑體" w:hAnsi="微軟正黑體"/>
                <w:rPrChange w:id="661" w:author="駱淳渝" w:date="2026-02-05T22:26:00Z" w16du:dateUtc="2026-02-05T14:26:00Z">
                  <w:rPr/>
                </w:rPrChange>
              </w:rPr>
              <w:instrText>(0706)</w:instrText>
            </w:r>
            <w:r w:rsidRPr="00F43332">
              <w:rPr>
                <w:rFonts w:ascii="微軟正黑體" w:eastAsia="微軟正黑體" w:hAnsi="微軟正黑體"/>
                <w:rPrChange w:id="662" w:author="駱淳渝" w:date="2026-02-05T22:26:00Z" w16du:dateUtc="2026-02-05T14:26:00Z">
                  <w:rPr/>
                </w:rPrChange>
              </w:rPr>
              <w:instrText>接受所有變更</w:instrText>
            </w:r>
            <w:r w:rsidRPr="00F43332">
              <w:rPr>
                <w:rFonts w:ascii="微軟正黑體" w:eastAsia="微軟正黑體" w:hAnsi="微軟正黑體"/>
                <w:rPrChange w:id="663" w:author="駱淳渝" w:date="2026-02-05T22:26:00Z" w16du:dateUtc="2026-02-05T14:26:00Z">
                  <w:rPr/>
                </w:rPrChange>
              </w:rPr>
              <w:instrText>(20251025).docx"</w:instrText>
            </w:r>
            <w:r w:rsidRPr="00F43332">
              <w:rPr>
                <w:rFonts w:ascii="微軟正黑體" w:eastAsia="微軟正黑體" w:hAnsi="微軟正黑體"/>
                <w:rPrChange w:id="664" w:author="駱淳渝" w:date="2026-02-05T22:26:00Z" w16du:dateUtc="2026-02-05T14:26:00Z">
                  <w:rPr/>
                </w:rPrChange>
              </w:rPr>
            </w:r>
            <w:r w:rsidRPr="00F43332">
              <w:rPr>
                <w:rFonts w:ascii="微軟正黑體" w:eastAsia="微軟正黑體" w:hAnsi="微軟正黑體"/>
                <w:rPrChange w:id="665" w:author="駱淳渝" w:date="2026-02-05T22:26:00Z" w16du:dateUtc="2026-02-05T14:26:00Z">
                  <w:rPr/>
                </w:rPrChange>
              </w:rPr>
              <w:fldChar w:fldCharType="separate"/>
            </w:r>
            <w:r w:rsidRPr="00F43332">
              <w:rPr>
                <w:rStyle w:val="afd"/>
                <w:rFonts w:ascii="微軟正黑體" w:eastAsia="微軟正黑體" w:hAnsi="微軟正黑體" w:cs="Times New Roman" w:hint="eastAsia"/>
                <w:color w:val="auto"/>
                <w:szCs w:val="24"/>
                <w:u w:val="none"/>
                <w:rPrChange w:id="666" w:author="駱淳渝" w:date="2026-02-05T22:26:00Z" w16du:dateUtc="2026-02-05T14:26:00Z">
                  <w:rPr>
                    <w:rStyle w:val="afd"/>
                    <w:rFonts w:ascii="微軟正黑體" w:eastAsia="微軟正黑體" w:hAnsi="微軟正黑體" w:cs="Times New Roman" w:hint="eastAsia"/>
                    <w:szCs w:val="24"/>
                  </w:rPr>
                </w:rPrChange>
              </w:rPr>
              <w:t>般若信箱</w:t>
            </w:r>
            <w:r w:rsidRPr="00F43332">
              <w:rPr>
                <w:rFonts w:ascii="微軟正黑體" w:eastAsia="微軟正黑體" w:hAnsi="微軟正黑體"/>
                <w:rPrChange w:id="667" w:author="駱淳渝" w:date="2026-02-05T22:26:00Z" w16du:dateUtc="2026-02-05T14:26:00Z">
                  <w:rPr/>
                </w:rPrChange>
              </w:rPr>
              <w:fldChar w:fldCharType="end"/>
            </w:r>
            <w:r w:rsidRPr="00F43332">
              <w:rPr>
                <w:rFonts w:ascii="微軟正黑體" w:eastAsia="微軟正黑體" w:hAnsi="微軟正黑體" w:cs="Times New Roman" w:hint="eastAsia"/>
                <w:szCs w:val="24"/>
              </w:rPr>
              <w:t>」</w:t>
            </w:r>
            <w:r w:rsidR="00C1566C" w:rsidRPr="00F43332">
              <w:rPr>
                <w:rFonts w:ascii="微軟正黑體" w:eastAsia="微軟正黑體" w:hAnsi="微軟正黑體" w:cs="Times New Roman"/>
                <w:szCs w:val="24"/>
              </w:rPr>
              <w:t>解答學員</w:t>
            </w:r>
            <w:r w:rsidR="00436FE4" w:rsidRPr="00F43332">
              <w:rPr>
                <w:rFonts w:ascii="微軟正黑體" w:eastAsia="微軟正黑體" w:hAnsi="微軟正黑體" w:cs="Times New Roman" w:hint="eastAsia"/>
                <w:szCs w:val="24"/>
              </w:rPr>
              <w:t>疑</w:t>
            </w:r>
            <w:r w:rsidR="00C1566C" w:rsidRPr="00F43332">
              <w:rPr>
                <w:rFonts w:ascii="微軟正黑體" w:eastAsia="微軟正黑體" w:hAnsi="微軟正黑體" w:cs="Times New Roman"/>
                <w:szCs w:val="24"/>
              </w:rPr>
              <w:t>問</w:t>
            </w:r>
          </w:p>
        </w:tc>
        <w:tc>
          <w:tcPr>
            <w:tcW w:w="8222" w:type="dxa"/>
          </w:tcPr>
          <w:p w14:paraId="0D49E02D" w14:textId="069E32FB" w:rsidR="00427E1A" w:rsidRPr="00F43332" w:rsidRDefault="00427E1A" w:rsidP="00427E1A">
            <w:pPr>
              <w:tabs>
                <w:tab w:val="left" w:pos="807"/>
              </w:tabs>
              <w:spacing w:line="320" w:lineRule="exact"/>
              <w:jc w:val="both"/>
              <w:rPr>
                <w:rFonts w:ascii="微軟正黑體" w:eastAsia="微軟正黑體" w:hAnsi="微軟正黑體"/>
                <w:szCs w:val="24"/>
              </w:rPr>
            </w:pPr>
            <w:r w:rsidRPr="00F43332">
              <w:rPr>
                <w:rFonts w:ascii="微軟正黑體" w:eastAsia="微軟正黑體" w:hAnsi="微軟正黑體" w:cs="Times New Roman" w:hint="eastAsia"/>
                <w:szCs w:val="24"/>
              </w:rPr>
              <w:t>平實導師親授之臺中禪淨新班設置有「般若信箱」，課前解答學員提問。</w:t>
            </w:r>
            <w:r w:rsidRPr="00F43332">
              <w:rPr>
                <w:rFonts w:ascii="微軟正黑體" w:eastAsia="微軟正黑體" w:hAnsi="微軟正黑體" w:hint="eastAsia"/>
                <w:szCs w:val="24"/>
              </w:rPr>
              <w:t>之後臺北講堂每週二講經延續「般若信箱」作法，導師於講經前先回答學員們提問，幫助大眾建立「法與次法」的正確知見。</w:t>
            </w:r>
          </w:p>
          <w:p w14:paraId="58E3F4C2" w14:textId="25FF5130"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隨著2003年本會發生第三次法難，行之多年的「般若信箱」當場回答提問方式，並未能攝受心中有疑的退轉者，遂取消</w:t>
            </w:r>
            <w:r w:rsidRPr="00F43332">
              <w:rPr>
                <w:rFonts w:ascii="微軟正黑體" w:eastAsia="微軟正黑體" w:hAnsi="微軟正黑體"/>
                <w:szCs w:val="24"/>
                <w:rPrChange w:id="668" w:author="駱淳渝" w:date="2026-02-05T22:26:00Z" w16du:dateUtc="2026-02-05T14:26:00Z">
                  <w:rPr>
                    <w:rFonts w:ascii="微軟正黑體" w:eastAsia="微軟正黑體" w:hAnsi="微軟正黑體"/>
                    <w:color w:val="E97132" w:themeColor="accent2"/>
                    <w:szCs w:val="24"/>
                  </w:rPr>
                </w:rPrChange>
              </w:rPr>
              <w:t xml:space="preserve"> </w:t>
            </w:r>
            <w:r w:rsidRPr="00F43332">
              <w:rPr>
                <w:rFonts w:ascii="微軟正黑體" w:eastAsia="微軟正黑體" w:hAnsi="微軟正黑體" w:hint="eastAsia"/>
                <w:szCs w:val="24"/>
              </w:rPr>
              <w:t>導師週二講經前的問答時間</w:t>
            </w:r>
            <w:r w:rsidRPr="00F43332">
              <w:rPr>
                <w:rStyle w:val="af2"/>
                <w:rFonts w:ascii="微軟正黑體" w:eastAsia="微軟正黑體" w:hAnsi="微軟正黑體"/>
                <w:szCs w:val="24"/>
              </w:rPr>
              <w:footnoteReference w:id="49"/>
            </w:r>
            <w:r w:rsidRPr="00F43332">
              <w:rPr>
                <w:rFonts w:ascii="微軟正黑體" w:eastAsia="微軟正黑體" w:hAnsi="微軟正黑體" w:hint="eastAsia"/>
                <w:szCs w:val="24"/>
              </w:rPr>
              <w:t>，</w:t>
            </w:r>
            <w:r w:rsidRPr="00F43332">
              <w:rPr>
                <w:rFonts w:ascii="微軟正黑體" w:eastAsia="微軟正黑體" w:hAnsi="微軟正黑體" w:cs="Times New Roman" w:hint="eastAsia"/>
                <w:szCs w:val="24"/>
              </w:rPr>
              <w:t>將「般若信箱」移至2003/7創刊的正覺電子報，至</w:t>
            </w:r>
            <w:r w:rsidRPr="00F43332">
              <w:rPr>
                <w:rFonts w:ascii="微軟正黑體" w:eastAsia="微軟正黑體" w:hAnsi="微軟正黑體" w:cs="Times New Roman"/>
                <w:szCs w:val="24"/>
              </w:rPr>
              <w:t>2009/7</w:t>
            </w:r>
            <w:r w:rsidRPr="00F43332">
              <w:rPr>
                <w:rFonts w:ascii="微軟正黑體" w:eastAsia="微軟正黑體" w:hAnsi="微軟正黑體" w:cs="Times New Roman" w:hint="eastAsia"/>
                <w:szCs w:val="24"/>
              </w:rPr>
              <w:t>改為不定期刊出。</w:t>
            </w:r>
            <w:r w:rsidRPr="00F43332">
              <w:rPr>
                <w:rFonts w:ascii="微軟正黑體" w:eastAsia="微軟正黑體" w:hAnsi="微軟正黑體"/>
                <w:szCs w:val="24"/>
              </w:rPr>
              <w:t>2007/2出版《遠惑趣道》第一輯，2009/12出版《遠惑趣道》第二輯，</w:t>
            </w:r>
            <w:r w:rsidRPr="00F43332">
              <w:rPr>
                <w:rFonts w:ascii="微軟正黑體" w:eastAsia="微軟正黑體" w:hAnsi="微軟正黑體" w:hint="eastAsia"/>
                <w:szCs w:val="24"/>
              </w:rPr>
              <w:t>將正覺電子報「般若信箱」問答內容，分類彙整成書發行</w:t>
            </w:r>
            <w:r w:rsidRPr="00F43332">
              <w:rPr>
                <w:rStyle w:val="af2"/>
                <w:rFonts w:ascii="微軟正黑體" w:eastAsia="微軟正黑體" w:hAnsi="微軟正黑體"/>
                <w:szCs w:val="24"/>
              </w:rPr>
              <w:footnoteReference w:id="50"/>
            </w:r>
          </w:p>
        </w:tc>
      </w:tr>
      <w:tr w:rsidR="00F43332" w:rsidRPr="00F43332" w14:paraId="65183664" w14:textId="3C319B4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2393B11"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9BB505"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1999/05/22</w:t>
            </w:r>
            <w:r w:rsidRPr="00F43332">
              <w:rPr>
                <w:rFonts w:ascii="微軟正黑體" w:eastAsia="微軟正黑體" w:hAnsi="微軟正黑體" w:cs="Times New Roman"/>
                <w:bCs/>
                <w:kern w:val="0"/>
                <w:szCs w:val="24"/>
                <w:vertAlign w:val="superscript"/>
                <w14:ligatures w14:val="none"/>
              </w:rPr>
              <w:footnoteReference w:id="51"/>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87C635A" w14:textId="293787AA" w:rsidR="00427E1A" w:rsidRPr="00F43332" w:rsidRDefault="00D81F71"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於正覺講堂</w:t>
            </w:r>
            <w:r w:rsidR="00427E1A" w:rsidRPr="00F43332">
              <w:rPr>
                <w:rFonts w:ascii="微軟正黑體" w:eastAsia="微軟正黑體" w:hAnsi="微軟正黑體" w:cs="Times New Roman" w:hint="eastAsia"/>
                <w:szCs w:val="24"/>
              </w:rPr>
              <w:t>首次舉辦</w:t>
            </w:r>
            <w:r w:rsidR="00427E1A" w:rsidRPr="00F43332">
              <w:rPr>
                <w:rFonts w:ascii="微軟正黑體" w:eastAsia="微軟正黑體" w:hAnsi="微軟正黑體"/>
                <w:rPrChange w:id="673" w:author="駱淳渝" w:date="2026-02-05T22:26:00Z" w16du:dateUtc="2026-02-05T14:26:00Z">
                  <w:rPr/>
                </w:rPrChange>
              </w:rPr>
              <w:fldChar w:fldCharType="begin"/>
            </w:r>
            <w:r w:rsidR="00427E1A" w:rsidRPr="00F43332">
              <w:rPr>
                <w:rFonts w:ascii="微軟正黑體" w:eastAsia="微軟正黑體" w:hAnsi="微軟正黑體"/>
                <w:rPrChange w:id="674" w:author="駱淳渝" w:date="2026-02-05T22:26:00Z" w16du:dateUtc="2026-02-05T14:26:00Z">
                  <w:rPr/>
                </w:rPrChange>
              </w:rPr>
              <w:instrText>HYPERLINK "file:///C:\\Users\\</w:instrText>
            </w:r>
            <w:r w:rsidR="00427E1A" w:rsidRPr="00F43332">
              <w:rPr>
                <w:rFonts w:ascii="微軟正黑體" w:eastAsia="微軟正黑體" w:hAnsi="微軟正黑體"/>
                <w:rPrChange w:id="675" w:author="駱淳渝" w:date="2026-02-05T22:26:00Z" w16du:dateUtc="2026-02-05T14:26:00Z">
                  <w:rPr/>
                </w:rPrChange>
              </w:rPr>
              <w:instrText>張淑真</w:instrText>
            </w:r>
            <w:r w:rsidR="00427E1A" w:rsidRPr="00F43332">
              <w:rPr>
                <w:rFonts w:ascii="微軟正黑體" w:eastAsia="微軟正黑體" w:hAnsi="微軟正黑體"/>
                <w:rPrChange w:id="676" w:author="駱淳渝" w:date="2026-02-05T22:26:00Z" w16du:dateUtc="2026-02-05T14:26:00Z">
                  <w:rPr/>
                </w:rPrChange>
              </w:rPr>
              <w:instrText>\\AppData\\Roaming\\Microsoft\\Word\\</w:instrText>
            </w:r>
            <w:r w:rsidR="00427E1A" w:rsidRPr="00F43332">
              <w:rPr>
                <w:rFonts w:ascii="微軟正黑體" w:eastAsia="微軟正黑體" w:hAnsi="微軟正黑體"/>
                <w:rPrChange w:id="677" w:author="駱淳渝" w:date="2026-02-05T22:26:00Z" w16du:dateUtc="2026-02-05T14:26:00Z">
                  <w:rPr/>
                </w:rPrChange>
              </w:rPr>
              <w:instrText>大事紀改版</w:instrText>
            </w:r>
            <w:r w:rsidR="00427E1A" w:rsidRPr="00F43332">
              <w:rPr>
                <w:rFonts w:ascii="微軟正黑體" w:eastAsia="微軟正黑體" w:hAnsi="微軟正黑體"/>
                <w:rPrChange w:id="678" w:author="駱淳渝" w:date="2026-02-05T22:26:00Z" w16du:dateUtc="2026-02-05T14:26:00Z">
                  <w:rPr/>
                </w:rPrChange>
              </w:rPr>
              <w:instrText>\\01%20</w:instrText>
            </w:r>
            <w:r w:rsidR="00427E1A" w:rsidRPr="00F43332">
              <w:rPr>
                <w:rFonts w:ascii="微軟正黑體" w:eastAsia="微軟正黑體" w:hAnsi="微軟正黑體"/>
                <w:rPrChange w:id="679" w:author="駱淳渝" w:date="2026-02-05T22:26:00Z" w16du:dateUtc="2026-02-05T14:26:00Z">
                  <w:rPr/>
                </w:rPrChange>
              </w:rPr>
              <w:instrText>合併改版</w:instrText>
            </w:r>
            <w:r w:rsidR="00427E1A" w:rsidRPr="00F43332">
              <w:rPr>
                <w:rFonts w:ascii="微軟正黑體" w:eastAsia="微軟正黑體" w:hAnsi="微軟正黑體"/>
                <w:rPrChange w:id="680" w:author="駱淳渝" w:date="2026-02-05T22:26:00Z" w16du:dateUtc="2026-02-05T14:26:00Z">
                  <w:rPr/>
                </w:rPrChange>
              </w:rPr>
              <w:instrText>\\00%20</w:instrText>
            </w:r>
            <w:r w:rsidR="00427E1A" w:rsidRPr="00F43332">
              <w:rPr>
                <w:rFonts w:ascii="微軟正黑體" w:eastAsia="微軟正黑體" w:hAnsi="微軟正黑體"/>
                <w:rPrChange w:id="681" w:author="駱淳渝" w:date="2026-02-05T22:26:00Z" w16du:dateUtc="2026-02-05T14:26:00Z">
                  <w:rPr/>
                </w:rPrChange>
              </w:rPr>
              <w:instrText>大事紀完整版</w:instrText>
            </w:r>
            <w:r w:rsidR="00427E1A" w:rsidRPr="00F43332">
              <w:rPr>
                <w:rFonts w:ascii="微軟正黑體" w:eastAsia="微軟正黑體" w:hAnsi="微軟正黑體"/>
                <w:rPrChange w:id="682" w:author="駱淳渝" w:date="2026-02-05T22:26:00Z" w16du:dateUtc="2026-02-05T14:26:00Z">
                  <w:rPr/>
                </w:rPrChange>
              </w:rPr>
              <w:instrText>\\14-D.</w:instrText>
            </w:r>
            <w:r w:rsidR="00427E1A" w:rsidRPr="00F43332">
              <w:rPr>
                <w:rFonts w:ascii="微軟正黑體" w:eastAsia="微軟正黑體" w:hAnsi="微軟正黑體"/>
                <w:rPrChange w:id="683" w:author="駱淳渝" w:date="2026-02-05T22:26:00Z" w16du:dateUtc="2026-02-05T14:26:00Z">
                  <w:rPr/>
                </w:rPrChange>
              </w:rPr>
              <w:instrText>第十四期編寫</w:instrText>
            </w:r>
            <w:r w:rsidR="00427E1A" w:rsidRPr="00F43332">
              <w:rPr>
                <w:rFonts w:ascii="微軟正黑體" w:eastAsia="微軟正黑體" w:hAnsi="微軟正黑體"/>
                <w:rPrChange w:id="684" w:author="駱淳渝" w:date="2026-02-05T22:26:00Z" w16du:dateUtc="2026-02-05T14:26:00Z">
                  <w:rPr/>
                </w:rPrChange>
              </w:rPr>
              <w:instrText>-</w:instrText>
            </w:r>
            <w:r w:rsidR="00427E1A" w:rsidRPr="00F43332">
              <w:rPr>
                <w:rFonts w:ascii="微軟正黑體" w:eastAsia="微軟正黑體" w:hAnsi="微軟正黑體"/>
                <w:rPrChange w:id="685" w:author="駱淳渝" w:date="2026-02-05T22:26:00Z" w16du:dateUtc="2026-02-05T14:26:00Z">
                  <w:rPr/>
                </w:rPrChange>
              </w:rPr>
              <w:instrText>福田</w:instrText>
            </w:r>
            <w:r w:rsidR="00427E1A" w:rsidRPr="00F43332">
              <w:rPr>
                <w:rFonts w:ascii="微軟正黑體" w:eastAsia="微軟正黑體" w:hAnsi="微軟正黑體"/>
                <w:rPrChange w:id="686" w:author="駱淳渝" w:date="2026-02-05T22:26:00Z" w16du:dateUtc="2026-02-05T14:26:00Z">
                  <w:rPr/>
                </w:rPrChange>
              </w:rPr>
              <w:instrText>-</w:instrText>
            </w:r>
            <w:r w:rsidR="00427E1A" w:rsidRPr="00F43332">
              <w:rPr>
                <w:rFonts w:ascii="微軟正黑體" w:eastAsia="微軟正黑體" w:hAnsi="微軟正黑體"/>
                <w:rPrChange w:id="687" w:author="駱淳渝" w:date="2026-02-05T22:26:00Z" w16du:dateUtc="2026-02-05T14:26:00Z">
                  <w:rPr/>
                </w:rPrChange>
              </w:rPr>
              <w:instrText>麗薇</w:instrText>
            </w:r>
            <w:r w:rsidR="00427E1A" w:rsidRPr="00F43332">
              <w:rPr>
                <w:rFonts w:ascii="微軟正黑體" w:eastAsia="微軟正黑體" w:hAnsi="微軟正黑體"/>
                <w:rPrChange w:id="688" w:author="駱淳渝" w:date="2026-02-05T22:26:00Z" w16du:dateUtc="2026-02-05T14:26:00Z">
                  <w:rPr/>
                </w:rPrChange>
              </w:rPr>
              <w:instrText>(0610)-</w:instrText>
            </w:r>
            <w:r w:rsidR="00427E1A" w:rsidRPr="00F43332">
              <w:rPr>
                <w:rFonts w:ascii="微軟正黑體" w:eastAsia="微軟正黑體" w:hAnsi="微軟正黑體"/>
                <w:rPrChange w:id="689" w:author="駱淳渝" w:date="2026-02-05T22:26:00Z" w16du:dateUtc="2026-02-05T14:26:00Z">
                  <w:rPr/>
                </w:rPrChange>
              </w:rPr>
              <w:instrText>劍華</w:instrText>
            </w:r>
            <w:r w:rsidR="00427E1A" w:rsidRPr="00F43332">
              <w:rPr>
                <w:rFonts w:ascii="微軟正黑體" w:eastAsia="微軟正黑體" w:hAnsi="微軟正黑體"/>
                <w:rPrChange w:id="690" w:author="駱淳渝" w:date="2026-02-05T22:26:00Z" w16du:dateUtc="2026-02-05T14:26:00Z">
                  <w:rPr/>
                </w:rPrChange>
              </w:rPr>
              <w:instrText>(0701)</w:instrText>
            </w:r>
            <w:r w:rsidR="00427E1A" w:rsidRPr="00F43332">
              <w:rPr>
                <w:rFonts w:ascii="微軟正黑體" w:eastAsia="微軟正黑體" w:hAnsi="微軟正黑體"/>
                <w:rPrChange w:id="691" w:author="駱淳渝" w:date="2026-02-05T22:26:00Z" w16du:dateUtc="2026-02-05T14:26:00Z">
                  <w:rPr/>
                </w:rPrChange>
              </w:rPr>
              <w:instrText>接受所有變更</w:instrText>
            </w:r>
            <w:r w:rsidR="00427E1A" w:rsidRPr="00F43332">
              <w:rPr>
                <w:rFonts w:ascii="微軟正黑體" w:eastAsia="微軟正黑體" w:hAnsi="微軟正黑體"/>
                <w:rPrChange w:id="692" w:author="駱淳渝" w:date="2026-02-05T22:26:00Z" w16du:dateUtc="2026-02-05T14:26:00Z">
                  <w:rPr/>
                </w:rPrChange>
              </w:rPr>
              <w:instrText>(20251025).docx"</w:instrText>
            </w:r>
            <w:r w:rsidR="00427E1A" w:rsidRPr="00F43332">
              <w:rPr>
                <w:rFonts w:ascii="微軟正黑體" w:eastAsia="微軟正黑體" w:hAnsi="微軟正黑體"/>
                <w:rPrChange w:id="693" w:author="駱淳渝" w:date="2026-02-05T22:26:00Z" w16du:dateUtc="2026-02-05T14:26:00Z">
                  <w:rPr/>
                </w:rPrChange>
              </w:rPr>
            </w:r>
            <w:r w:rsidR="00427E1A" w:rsidRPr="00F43332">
              <w:rPr>
                <w:rFonts w:ascii="微軟正黑體" w:eastAsia="微軟正黑體" w:hAnsi="微軟正黑體"/>
                <w:rPrChange w:id="694" w:author="駱淳渝" w:date="2026-02-05T22:26:00Z" w16du:dateUtc="2026-02-05T14:26:00Z">
                  <w:rPr/>
                </w:rPrChange>
              </w:rPr>
              <w:fldChar w:fldCharType="separate"/>
            </w:r>
            <w:r w:rsidR="00427E1A" w:rsidRPr="00F43332">
              <w:rPr>
                <w:rStyle w:val="afd"/>
                <w:rFonts w:ascii="微軟正黑體" w:eastAsia="微軟正黑體" w:hAnsi="微軟正黑體" w:cs="Times New Roman" w:hint="eastAsia"/>
                <w:color w:val="auto"/>
                <w:szCs w:val="24"/>
                <w:u w:val="none"/>
                <w:rPrChange w:id="695" w:author="駱淳渝" w:date="2026-02-05T22:26:00Z" w16du:dateUtc="2026-02-05T14:26:00Z">
                  <w:rPr>
                    <w:rStyle w:val="afd"/>
                    <w:rFonts w:ascii="微軟正黑體" w:eastAsia="微軟正黑體" w:hAnsi="微軟正黑體" w:cs="Times New Roman" w:hint="eastAsia"/>
                    <w:szCs w:val="24"/>
                  </w:rPr>
                </w:rPrChange>
              </w:rPr>
              <w:t>浴佛法會</w:t>
            </w:r>
            <w:r w:rsidR="00427E1A" w:rsidRPr="00F43332">
              <w:rPr>
                <w:rFonts w:ascii="微軟正黑體" w:eastAsia="微軟正黑體" w:hAnsi="微軟正黑體"/>
                <w:rPrChange w:id="696" w:author="駱淳渝" w:date="2026-02-05T22:26:00Z" w16du:dateUtc="2026-02-05T14:26:00Z">
                  <w:rPr/>
                </w:rPrChange>
              </w:rPr>
              <w:fldChar w:fldCharType="end"/>
            </w:r>
          </w:p>
        </w:tc>
        <w:tc>
          <w:tcPr>
            <w:tcW w:w="8222" w:type="dxa"/>
          </w:tcPr>
          <w:p w14:paraId="561DF237" w14:textId="70D75480" w:rsidR="00427E1A" w:rsidRPr="00F43332" w:rsidRDefault="00427E1A" w:rsidP="00427E1A">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本會首次在臺北市中山北路六段地下室</w:t>
            </w:r>
            <w:r w:rsidRPr="00F43332">
              <w:rPr>
                <w:rStyle w:val="af2"/>
                <w:rFonts w:ascii="微軟正黑體" w:eastAsia="微軟正黑體" w:hAnsi="微軟正黑體" w:cs="Times New Roman"/>
                <w:szCs w:val="24"/>
              </w:rPr>
              <w:footnoteReference w:id="52"/>
            </w:r>
            <w:r w:rsidRPr="00F43332">
              <w:rPr>
                <w:rFonts w:ascii="微軟正黑體" w:eastAsia="微軟正黑體" w:hAnsi="微軟正黑體" w:cs="Times New Roman" w:hint="eastAsia"/>
                <w:szCs w:val="24"/>
              </w:rPr>
              <w:t>正覺講堂舉辦浴佛法會，恭誦《浴佛功德經》</w:t>
            </w:r>
            <w:r w:rsidRPr="00F43332">
              <w:rPr>
                <w:rStyle w:val="af2"/>
                <w:rFonts w:ascii="微軟正黑體" w:eastAsia="微軟正黑體" w:hAnsi="微軟正黑體" w:cs="Times New Roman"/>
                <w:szCs w:val="24"/>
              </w:rPr>
              <w:footnoteReference w:id="53"/>
            </w:r>
            <w:r w:rsidRPr="00F43332">
              <w:rPr>
                <w:rFonts w:ascii="微軟正黑體" w:eastAsia="微軟正黑體" w:hAnsi="微軟正黑體" w:cs="Times New Roman" w:hint="eastAsia"/>
                <w:szCs w:val="24"/>
              </w:rPr>
              <w:t>，恭祝本師 釋迦牟尼佛聖誕。</w:t>
            </w:r>
            <w:r w:rsidRPr="00F43332">
              <w:rPr>
                <w:rFonts w:ascii="微軟正黑體" w:eastAsia="微軟正黑體" w:hAnsi="微軟正黑體" w:cs="Times New Roman"/>
                <w:szCs w:val="24"/>
              </w:rPr>
              <w:t>2000/5</w:t>
            </w:r>
            <w:r w:rsidRPr="00F43332">
              <w:rPr>
                <w:rStyle w:val="af2"/>
                <w:rFonts w:ascii="微軟正黑體" w:eastAsia="微軟正黑體" w:hAnsi="微軟正黑體" w:cs="Times New Roman"/>
                <w:szCs w:val="24"/>
              </w:rPr>
              <w:footnoteReference w:id="54"/>
            </w:r>
            <w:r w:rsidRPr="00F43332">
              <w:rPr>
                <w:rFonts w:ascii="微軟正黑體" w:eastAsia="微軟正黑體" w:hAnsi="微軟正黑體" w:cs="Times New Roman" w:hint="eastAsia"/>
                <w:szCs w:val="24"/>
              </w:rPr>
              <w:t>臺北市正覺講堂舉行本會第二次、也是臺北講堂成立後首次浴佛法會</w:t>
            </w:r>
            <w:r w:rsidR="009F4D12" w:rsidRPr="00F43332">
              <w:rPr>
                <w:rFonts w:ascii="微軟正黑體" w:eastAsia="微軟正黑體" w:hAnsi="微軟正黑體" w:cs="Times New Roman" w:hint="eastAsia"/>
                <w:szCs w:val="24"/>
              </w:rPr>
              <w:t>，</w:t>
            </w:r>
            <w:r w:rsidR="009F4D12" w:rsidRPr="00F43332">
              <w:rPr>
                <w:rFonts w:ascii="微軟正黑體" w:eastAsia="微軟正黑體" w:hAnsi="微軟正黑體" w:cs="Times New Roman"/>
                <w:szCs w:val="24"/>
              </w:rPr>
              <w:t>此後每年農曆四月佛誕期間固定</w:t>
            </w:r>
            <w:r w:rsidR="009F4D12" w:rsidRPr="00F43332">
              <w:rPr>
                <w:rFonts w:ascii="微軟正黑體" w:eastAsia="微軟正黑體" w:hAnsi="微軟正黑體" w:cs="Times New Roman" w:hint="eastAsia"/>
                <w:szCs w:val="24"/>
              </w:rPr>
              <w:t>辦理。</w:t>
            </w:r>
          </w:p>
        </w:tc>
      </w:tr>
      <w:tr w:rsidR="00F43332" w:rsidRPr="00F43332" w14:paraId="7234D4E4" w14:textId="55E20D8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DD788A3"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A1A6D0" w14:textId="15951271"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bCs/>
              </w:rPr>
              <w:t>199</w:t>
            </w:r>
            <w:r w:rsidRPr="00F43332">
              <w:rPr>
                <w:rFonts w:ascii="微軟正黑體" w:eastAsia="微軟正黑體" w:hAnsi="微軟正黑體" w:hint="eastAsia"/>
                <w:bCs/>
              </w:rPr>
              <w:t>9</w:t>
            </w:r>
            <w:r w:rsidRPr="00F43332">
              <w:rPr>
                <w:rFonts w:ascii="微軟正黑體" w:eastAsia="微軟正黑體" w:hAnsi="微軟正黑體"/>
                <w:bCs/>
              </w:rPr>
              <w:t>/05/2</w:t>
            </w:r>
            <w:r w:rsidRPr="00F43332">
              <w:rPr>
                <w:rFonts w:ascii="微軟正黑體" w:eastAsia="微軟正黑體" w:hAnsi="微軟正黑體" w:hint="eastAsia"/>
                <w:bCs/>
              </w:rPr>
              <w:t>9</w:t>
            </w:r>
            <w:r w:rsidRPr="00F43332">
              <w:rPr>
                <w:rStyle w:val="af2"/>
                <w:rFonts w:ascii="微軟正黑體" w:eastAsia="微軟正黑體" w:hAnsi="微軟正黑體"/>
                <w:bCs/>
              </w:rPr>
              <w:footnoteReference w:id="55"/>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894BFD" w14:textId="0FD1AC1D"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導師於本會故理事長郭超星喪宅第一次宣講《解深密經》</w:t>
            </w:r>
          </w:p>
        </w:tc>
        <w:tc>
          <w:tcPr>
            <w:tcW w:w="8222" w:type="dxa"/>
          </w:tcPr>
          <w:p w14:paraId="5C2D12C9" w14:textId="08893F60" w:rsidR="00427E1A" w:rsidRPr="00F43332" w:rsidRDefault="00427E1A" w:rsidP="00427E1A">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《解深密經》是 世尊晚年第三轉法輪時宣說最極甚深祕密妙義</w:t>
            </w:r>
            <w:r w:rsidRPr="00F43332">
              <w:rPr>
                <w:rStyle w:val="af2"/>
                <w:rFonts w:ascii="微軟正黑體" w:eastAsia="微軟正黑體" w:hAnsi="微軟正黑體" w:cs="Times New Roman"/>
                <w:szCs w:val="24"/>
              </w:rPr>
              <w:footnoteReference w:id="56"/>
            </w:r>
            <w:r w:rsidRPr="00F43332">
              <w:rPr>
                <w:rFonts w:ascii="微軟正黑體" w:eastAsia="微軟正黑體" w:hAnsi="微軟正黑體" w:cs="Times New Roman" w:hint="eastAsia"/>
                <w:szCs w:val="24"/>
              </w:rPr>
              <w:t>之經典，正覺同修會</w:t>
            </w:r>
            <w:r w:rsidR="001468C0" w:rsidRPr="00F43332">
              <w:rPr>
                <w:rFonts w:ascii="微軟正黑體" w:eastAsia="微軟正黑體" w:hAnsi="微軟正黑體" w:cs="Times New Roman"/>
                <w:szCs w:val="24"/>
              </w:rPr>
              <w:t>首任</w:t>
            </w:r>
            <w:r w:rsidRPr="00F43332">
              <w:rPr>
                <w:rFonts w:ascii="微軟正黑體" w:eastAsia="微軟正黑體" w:hAnsi="微軟正黑體" w:cs="Times New Roman" w:hint="eastAsia"/>
                <w:szCs w:val="24"/>
              </w:rPr>
              <w:t>理事長郭超星1995/5/25往生後，</w:t>
            </w:r>
            <w:r w:rsidR="00A9438D" w:rsidRPr="00F43332">
              <w:rPr>
                <w:rFonts w:ascii="微軟正黑體" w:eastAsia="微軟正黑體" w:hAnsi="微軟正黑體" w:cs="Times New Roman" w:hint="eastAsia"/>
                <w:szCs w:val="24"/>
              </w:rPr>
              <w:t>平實導師</w:t>
            </w:r>
            <w:r w:rsidR="000C613C" w:rsidRPr="00F43332">
              <w:rPr>
                <w:rFonts w:ascii="微軟正黑體" w:eastAsia="微軟正黑體" w:hAnsi="微軟正黑體" w:cs="Times New Roman"/>
                <w:szCs w:val="24"/>
              </w:rPr>
              <w:t>感念</w:t>
            </w:r>
            <w:r w:rsidR="001468C0" w:rsidRPr="00F43332">
              <w:rPr>
                <w:rFonts w:ascii="微軟正黑體" w:eastAsia="微軟正黑體" w:hAnsi="微軟正黑體" w:cs="Times New Roman" w:hint="eastAsia"/>
                <w:szCs w:val="24"/>
              </w:rPr>
              <w:t>其</w:t>
            </w:r>
            <w:r w:rsidR="000C613C" w:rsidRPr="00F43332">
              <w:rPr>
                <w:rFonts w:ascii="微軟正黑體" w:eastAsia="微軟正黑體" w:hAnsi="微軟正黑體" w:cs="Times New Roman"/>
                <w:szCs w:val="24"/>
              </w:rPr>
              <w:t>貢獻</w:t>
            </w:r>
            <w:r w:rsidR="000C613C"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szCs w:val="24"/>
              </w:rPr>
              <w:t>於每次作七時在喪宅以「略講」形式宣演此經，</w:t>
            </w:r>
            <w:r w:rsidR="00E667F6" w:rsidRPr="00F43332">
              <w:rPr>
                <w:rFonts w:ascii="微軟正黑體" w:eastAsia="微軟正黑體" w:hAnsi="微軟正黑體" w:cs="Times New Roman"/>
                <w:szCs w:val="24"/>
              </w:rPr>
              <w:t>將講經法施之功德迴向給郭故理事長</w:t>
            </w:r>
            <w:r w:rsidR="00E667F6"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szCs w:val="24"/>
              </w:rPr>
              <w:t>至「十二個七</w:t>
            </w:r>
            <w:r w:rsidRPr="00F43332">
              <w:rPr>
                <w:rStyle w:val="af2"/>
                <w:rFonts w:ascii="微軟正黑體" w:eastAsia="微軟正黑體" w:hAnsi="微軟正黑體" w:cs="Times New Roman"/>
                <w:szCs w:val="24"/>
              </w:rPr>
              <w:footnoteReference w:id="57"/>
            </w:r>
            <w:r w:rsidRPr="00F43332">
              <w:rPr>
                <w:rFonts w:ascii="微軟正黑體" w:eastAsia="微軟正黑體" w:hAnsi="微軟正黑體" w:cs="Times New Roman" w:hint="eastAsia"/>
                <w:szCs w:val="24"/>
              </w:rPr>
              <w:t>」圓滿。</w:t>
            </w:r>
          </w:p>
        </w:tc>
      </w:tr>
      <w:tr w:rsidR="00F43332" w:rsidRPr="00F43332" w14:paraId="11A71379" w14:textId="48368BB3"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CEB94D5"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4B9AEE9"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1999/09/15</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277DA1E" w14:textId="013006BC"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出版《三乘唯識—如來藏系經律彙編》</w:t>
            </w:r>
          </w:p>
        </w:tc>
        <w:tc>
          <w:tcPr>
            <w:tcW w:w="8222" w:type="dxa"/>
          </w:tcPr>
          <w:p w14:paraId="6F9A3455" w14:textId="1FF355F2"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導師為顯三乘諸法皆是唯識如來藏法，擇經律之偏顯唯識者</w:t>
            </w:r>
            <w:commentRangeStart w:id="709"/>
            <w:commentRangeEnd w:id="709"/>
            <w:r w:rsidR="00F43332" w:rsidRPr="00F43332">
              <w:rPr>
                <w:rStyle w:val="af5"/>
                <w:rFonts w:ascii="微軟正黑體" w:eastAsia="微軟正黑體" w:hAnsi="微軟正黑體" w:cs="Times New Roman" w:hint="eastAsia"/>
                <w:sz w:val="24"/>
                <w:szCs w:val="24"/>
                <w:rPrChange w:id="710" w:author="駱淳渝" w:date="2026-02-05T22:26:00Z" w16du:dateUtc="2026-02-05T14:26:00Z">
                  <w:rPr>
                    <w:rStyle w:val="af5"/>
                    <w:rFonts w:ascii="微軟正黑體" w:eastAsia="微軟正黑體" w:hAnsi="微軟正黑體" w:cs="Times New Roman" w:hint="eastAsia"/>
                    <w:sz w:val="24"/>
                    <w:szCs w:val="24"/>
                  </w:rPr>
                </w:rPrChange>
              </w:rPr>
              <w:commentReference w:id="709"/>
            </w:r>
            <w:r w:rsidRPr="00F43332">
              <w:rPr>
                <w:rFonts w:ascii="微軟正黑體" w:eastAsia="微軟正黑體" w:hAnsi="微軟正黑體" w:cs="Times New Roman" w:hint="eastAsia"/>
                <w:szCs w:val="24"/>
                <w:rPrChange w:id="711" w:author="駱淳渝" w:date="2026-02-05T22:26:00Z" w16du:dateUtc="2026-02-05T14:26:00Z">
                  <w:rPr>
                    <w:rFonts w:ascii="微軟正黑體" w:eastAsia="微軟正黑體" w:hAnsi="微軟正黑體" w:cs="Times New Roman" w:hint="eastAsia"/>
                    <w:szCs w:val="24"/>
                  </w:rPr>
                </w:rPrChange>
              </w:rPr>
              <w:t>斷句</w:t>
            </w:r>
            <w:r w:rsidRPr="00F43332">
              <w:rPr>
                <w:rStyle w:val="af2"/>
                <w:rFonts w:ascii="微軟正黑體" w:eastAsia="微軟正黑體" w:hAnsi="微軟正黑體" w:cs="Times New Roman"/>
                <w:szCs w:val="24"/>
              </w:rPr>
              <w:footnoteReference w:id="58"/>
            </w:r>
            <w:r w:rsidRPr="00F43332">
              <w:rPr>
                <w:rFonts w:ascii="微軟正黑體" w:eastAsia="微軟正黑體" w:hAnsi="微軟正黑體" w:cs="Times New Roman" w:hint="eastAsia"/>
                <w:szCs w:val="24"/>
              </w:rPr>
              <w:t>、編輯《三乘唯識—如來藏系經律彙編》，並於</w:t>
            </w:r>
            <w:r w:rsidRPr="00F43332">
              <w:rPr>
                <w:rFonts w:ascii="微軟正黑體" w:eastAsia="微軟正黑體" w:hAnsi="微軟正黑體" w:cs="Times New Roman"/>
                <w:szCs w:val="24"/>
              </w:rPr>
              <w:t>1999/9/15付梓恭印二千冊</w:t>
            </w:r>
            <w:r w:rsidRPr="00F43332">
              <w:rPr>
                <w:rFonts w:ascii="微軟正黑體" w:eastAsia="微軟正黑體" w:hAnsi="微軟正黑體" w:cs="Times New Roman" w:hint="eastAsia"/>
                <w:szCs w:val="24"/>
              </w:rPr>
              <w:t>。</w:t>
            </w:r>
          </w:p>
        </w:tc>
      </w:tr>
      <w:tr w:rsidR="00F43332" w:rsidRPr="00F43332" w14:paraId="768554F2" w14:textId="09D686B6"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51A2BF6E"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tcPr>
          <w:p w14:paraId="6B96BAD2"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1999/09/25</w:t>
            </w:r>
            <w:r w:rsidRPr="00F43332">
              <w:rPr>
                <w:rStyle w:val="af2"/>
                <w:rFonts w:ascii="微軟正黑體" w:eastAsia="微軟正黑體" w:hAnsi="微軟正黑體" w:cs="Times New Roman"/>
                <w:bCs/>
                <w:szCs w:val="24"/>
              </w:rPr>
              <w:footnoteReference w:id="59"/>
            </w:r>
          </w:p>
        </w:tc>
        <w:tc>
          <w:tcPr>
            <w:tcW w:w="4395" w:type="dxa"/>
            <w:tcMar>
              <w:top w:w="100" w:type="dxa"/>
              <w:left w:w="100" w:type="dxa"/>
              <w:bottom w:w="100" w:type="dxa"/>
              <w:right w:w="100" w:type="dxa"/>
            </w:tcMar>
            <w:vAlign w:val="center"/>
          </w:tcPr>
          <w:p w14:paraId="1089FEA8" w14:textId="5D0AC179" w:rsidR="00427E1A" w:rsidRPr="00F43332" w:rsidRDefault="00427E1A" w:rsidP="00427E1A">
            <w:pPr>
              <w:spacing w:line="320" w:lineRule="exact"/>
              <w:jc w:val="both"/>
              <w:rPr>
                <w:rFonts w:ascii="微軟正黑體" w:eastAsia="微軟正黑體" w:hAnsi="微軟正黑體"/>
                <w:bCs/>
                <w:szCs w:val="24"/>
                <w:shd w:val="clear" w:color="auto" w:fill="FFFFFF"/>
              </w:rPr>
            </w:pPr>
            <w:r w:rsidRPr="00F43332">
              <w:rPr>
                <w:rFonts w:ascii="微軟正黑體" w:eastAsia="微軟正黑體" w:hAnsi="微軟正黑體" w:cs="Times New Roman" w:hint="eastAsia"/>
                <w:bCs/>
                <w:szCs w:val="24"/>
              </w:rPr>
              <w:t>首次</w:t>
            </w:r>
            <w:r w:rsidRPr="00F43332">
              <w:rPr>
                <w:rFonts w:ascii="微軟正黑體" w:eastAsia="微軟正黑體" w:hAnsi="微軟正黑體"/>
                <w:rPrChange w:id="714" w:author="駱淳渝" w:date="2026-02-05T22:26:00Z" w16du:dateUtc="2026-02-05T14:26:00Z">
                  <w:rPr/>
                </w:rPrChange>
              </w:rPr>
              <w:fldChar w:fldCharType="begin"/>
            </w:r>
            <w:r w:rsidRPr="00F43332">
              <w:rPr>
                <w:rFonts w:ascii="微軟正黑體" w:eastAsia="微軟正黑體" w:hAnsi="微軟正黑體"/>
                <w:rPrChange w:id="715" w:author="駱淳渝" w:date="2026-02-05T22:26:00Z" w16du:dateUtc="2026-02-05T14:26:00Z">
                  <w:rPr/>
                </w:rPrChange>
              </w:rPr>
              <w:instrText>HYPERLINK "file:///C:\\Users\\</w:instrText>
            </w:r>
            <w:r w:rsidRPr="00F43332">
              <w:rPr>
                <w:rFonts w:ascii="微軟正黑體" w:eastAsia="微軟正黑體" w:hAnsi="微軟正黑體"/>
                <w:rPrChange w:id="716" w:author="駱淳渝" w:date="2026-02-05T22:26:00Z" w16du:dateUtc="2026-02-05T14:26:00Z">
                  <w:rPr/>
                </w:rPrChange>
              </w:rPr>
              <w:instrText>張淑真</w:instrText>
            </w:r>
            <w:r w:rsidRPr="00F43332">
              <w:rPr>
                <w:rFonts w:ascii="微軟正黑體" w:eastAsia="微軟正黑體" w:hAnsi="微軟正黑體"/>
                <w:rPrChange w:id="717" w:author="駱淳渝" w:date="2026-02-05T22:26:00Z" w16du:dateUtc="2026-02-05T14:26:00Z">
                  <w:rPr/>
                </w:rPrChange>
              </w:rPr>
              <w:instrText>\\AppData\\Roaming\\Microsoft\\Word\\</w:instrText>
            </w:r>
            <w:r w:rsidRPr="00F43332">
              <w:rPr>
                <w:rFonts w:ascii="微軟正黑體" w:eastAsia="微軟正黑體" w:hAnsi="微軟正黑體"/>
                <w:rPrChange w:id="718" w:author="駱淳渝" w:date="2026-02-05T22:26:00Z" w16du:dateUtc="2026-02-05T14:26:00Z">
                  <w:rPr/>
                </w:rPrChange>
              </w:rPr>
              <w:instrText>大事紀改版</w:instrText>
            </w:r>
            <w:r w:rsidRPr="00F43332">
              <w:rPr>
                <w:rFonts w:ascii="微軟正黑體" w:eastAsia="微軟正黑體" w:hAnsi="微軟正黑體"/>
                <w:rPrChange w:id="719" w:author="駱淳渝" w:date="2026-02-05T22:26:00Z" w16du:dateUtc="2026-02-05T14:26:00Z">
                  <w:rPr/>
                </w:rPrChange>
              </w:rPr>
              <w:instrText>\\01%20</w:instrText>
            </w:r>
            <w:r w:rsidRPr="00F43332">
              <w:rPr>
                <w:rFonts w:ascii="微軟正黑體" w:eastAsia="微軟正黑體" w:hAnsi="微軟正黑體"/>
                <w:rPrChange w:id="720" w:author="駱淳渝" w:date="2026-02-05T22:26:00Z" w16du:dateUtc="2026-02-05T14:26:00Z">
                  <w:rPr/>
                </w:rPrChange>
              </w:rPr>
              <w:instrText>合併改版</w:instrText>
            </w:r>
            <w:r w:rsidRPr="00F43332">
              <w:rPr>
                <w:rFonts w:ascii="微軟正黑體" w:eastAsia="微軟正黑體" w:hAnsi="微軟正黑體"/>
                <w:rPrChange w:id="721" w:author="駱淳渝" w:date="2026-02-05T22:26:00Z" w16du:dateUtc="2026-02-05T14:26:00Z">
                  <w:rPr/>
                </w:rPrChange>
              </w:rPr>
              <w:instrText>\\00%20</w:instrText>
            </w:r>
            <w:r w:rsidRPr="00F43332">
              <w:rPr>
                <w:rFonts w:ascii="微軟正黑體" w:eastAsia="微軟正黑體" w:hAnsi="微軟正黑體"/>
                <w:rPrChange w:id="722" w:author="駱淳渝" w:date="2026-02-05T22:26:00Z" w16du:dateUtc="2026-02-05T14:26:00Z">
                  <w:rPr/>
                </w:rPrChange>
              </w:rPr>
              <w:instrText>大事紀完整版</w:instrText>
            </w:r>
            <w:r w:rsidRPr="00F43332">
              <w:rPr>
                <w:rFonts w:ascii="微軟正黑體" w:eastAsia="微軟正黑體" w:hAnsi="微軟正黑體"/>
                <w:rPrChange w:id="723" w:author="駱淳渝" w:date="2026-02-05T22:26:00Z" w16du:dateUtc="2026-02-05T14:26:00Z">
                  <w:rPr/>
                </w:rPrChange>
              </w:rPr>
              <w:instrText>\\14-A.</w:instrText>
            </w:r>
            <w:r w:rsidRPr="00F43332">
              <w:rPr>
                <w:rFonts w:ascii="微軟正黑體" w:eastAsia="微軟正黑體" w:hAnsi="微軟正黑體"/>
                <w:rPrChange w:id="724" w:author="駱淳渝" w:date="2026-02-05T22:26:00Z" w16du:dateUtc="2026-02-05T14:26:00Z">
                  <w:rPr/>
                </w:rPrChange>
              </w:rPr>
              <w:instrText>第十四期編寫</w:instrText>
            </w:r>
            <w:r w:rsidRPr="00F43332">
              <w:rPr>
                <w:rFonts w:ascii="微軟正黑體" w:eastAsia="微軟正黑體" w:hAnsi="微軟正黑體"/>
                <w:rPrChange w:id="725" w:author="駱淳渝" w:date="2026-02-05T22:26:00Z" w16du:dateUtc="2026-02-05T14:26:00Z">
                  <w:rPr/>
                </w:rPrChange>
              </w:rPr>
              <w:instrText>-</w:instrText>
            </w:r>
            <w:r w:rsidRPr="00F43332">
              <w:rPr>
                <w:rFonts w:ascii="微軟正黑體" w:eastAsia="微軟正黑體" w:hAnsi="微軟正黑體"/>
                <w:rPrChange w:id="726" w:author="駱淳渝" w:date="2026-02-05T22:26:00Z" w16du:dateUtc="2026-02-05T14:26:00Z">
                  <w:rPr/>
                </w:rPrChange>
              </w:rPr>
              <w:instrText>行政</w:instrText>
            </w:r>
            <w:r w:rsidRPr="00F43332">
              <w:rPr>
                <w:rFonts w:ascii="微軟正黑體" w:eastAsia="微軟正黑體" w:hAnsi="微軟正黑體"/>
                <w:rPrChange w:id="727" w:author="駱淳渝" w:date="2026-02-05T22:26:00Z" w16du:dateUtc="2026-02-05T14:26:00Z">
                  <w:rPr/>
                </w:rPrChange>
              </w:rPr>
              <w:instrText>-</w:instrText>
            </w:r>
            <w:r w:rsidRPr="00F43332">
              <w:rPr>
                <w:rFonts w:ascii="微軟正黑體" w:eastAsia="微軟正黑體" w:hAnsi="微軟正黑體"/>
                <w:rPrChange w:id="728" w:author="駱淳渝" w:date="2026-02-05T22:26:00Z" w16du:dateUtc="2026-02-05T14:26:00Z">
                  <w:rPr/>
                </w:rPrChange>
              </w:rPr>
              <w:instrText>淑滿</w:instrText>
            </w:r>
            <w:r w:rsidRPr="00F43332">
              <w:rPr>
                <w:rFonts w:ascii="微軟正黑體" w:eastAsia="微軟正黑體" w:hAnsi="微軟正黑體"/>
                <w:rPrChange w:id="729" w:author="駱淳渝" w:date="2026-02-05T22:26:00Z" w16du:dateUtc="2026-02-05T14:26:00Z">
                  <w:rPr/>
                </w:rPrChange>
              </w:rPr>
              <w:instrText>(20250616)-</w:instrText>
            </w:r>
            <w:r w:rsidRPr="00F43332">
              <w:rPr>
                <w:rFonts w:ascii="微軟正黑體" w:eastAsia="微軟正黑體" w:hAnsi="微軟正黑體"/>
                <w:rPrChange w:id="730" w:author="駱淳渝" w:date="2026-02-05T22:26:00Z" w16du:dateUtc="2026-02-05T14:26:00Z">
                  <w:rPr/>
                </w:rPrChange>
              </w:rPr>
              <w:instrText>劍華</w:instrText>
            </w:r>
            <w:r w:rsidRPr="00F43332">
              <w:rPr>
                <w:rFonts w:ascii="微軟正黑體" w:eastAsia="微軟正黑體" w:hAnsi="微軟正黑體"/>
                <w:rPrChange w:id="731" w:author="駱淳渝" w:date="2026-02-05T22:26:00Z" w16du:dateUtc="2026-02-05T14:26:00Z">
                  <w:rPr/>
                </w:rPrChange>
              </w:rPr>
              <w:instrText>(0701)</w:instrText>
            </w:r>
            <w:r w:rsidRPr="00F43332">
              <w:rPr>
                <w:rFonts w:ascii="微軟正黑體" w:eastAsia="微軟正黑體" w:hAnsi="微軟正黑體"/>
                <w:rPrChange w:id="732" w:author="駱淳渝" w:date="2026-02-05T22:26:00Z" w16du:dateUtc="2026-02-05T14:26:00Z">
                  <w:rPr/>
                </w:rPrChange>
              </w:rPr>
              <w:instrText>接受所有變更</w:instrText>
            </w:r>
            <w:r w:rsidRPr="00F43332">
              <w:rPr>
                <w:rFonts w:ascii="微軟正黑體" w:eastAsia="微軟正黑體" w:hAnsi="微軟正黑體"/>
                <w:rPrChange w:id="733" w:author="駱淳渝" w:date="2026-02-05T22:26:00Z" w16du:dateUtc="2026-02-05T14:26:00Z">
                  <w:rPr/>
                </w:rPrChange>
              </w:rPr>
              <w:instrText>(20251025).docx"</w:instrText>
            </w:r>
            <w:r w:rsidRPr="00F43332">
              <w:rPr>
                <w:rFonts w:ascii="微軟正黑體" w:eastAsia="微軟正黑體" w:hAnsi="微軟正黑體"/>
                <w:rPrChange w:id="734" w:author="駱淳渝" w:date="2026-02-05T22:26:00Z" w16du:dateUtc="2026-02-05T14:26:00Z">
                  <w:rPr/>
                </w:rPrChange>
              </w:rPr>
            </w:r>
            <w:r w:rsidRPr="00F43332">
              <w:rPr>
                <w:rFonts w:ascii="微軟正黑體" w:eastAsia="微軟正黑體" w:hAnsi="微軟正黑體"/>
                <w:rPrChange w:id="735" w:author="駱淳渝" w:date="2026-02-05T22:26:00Z" w16du:dateUtc="2026-02-05T14:26:00Z">
                  <w:rPr/>
                </w:rPrChange>
              </w:rPr>
              <w:fldChar w:fldCharType="separate"/>
            </w:r>
            <w:r w:rsidRPr="00F43332">
              <w:rPr>
                <w:rStyle w:val="afd"/>
                <w:rFonts w:ascii="微軟正黑體" w:eastAsia="微軟正黑體" w:hAnsi="微軟正黑體" w:cs="Times New Roman" w:hint="eastAsia"/>
                <w:bCs/>
                <w:color w:val="auto"/>
                <w:szCs w:val="24"/>
                <w:u w:val="none"/>
                <w:rPrChange w:id="736" w:author="駱淳渝" w:date="2026-02-05T22:26:00Z" w16du:dateUtc="2026-02-05T14:26:00Z">
                  <w:rPr>
                    <w:rStyle w:val="afd"/>
                    <w:rFonts w:ascii="微軟正黑體" w:eastAsia="微軟正黑體" w:hAnsi="微軟正黑體" w:cs="Times New Roman" w:hint="eastAsia"/>
                    <w:bCs/>
                    <w:szCs w:val="24"/>
                  </w:rPr>
                </w:rPrChange>
              </w:rPr>
              <w:t>公益活動</w:t>
            </w:r>
            <w:r w:rsidRPr="00F43332">
              <w:rPr>
                <w:rFonts w:ascii="微軟正黑體" w:eastAsia="微軟正黑體" w:hAnsi="微軟正黑體"/>
                <w:rPrChange w:id="737" w:author="駱淳渝" w:date="2026-02-05T22:26:00Z" w16du:dateUtc="2026-02-05T14:26:00Z">
                  <w:rPr/>
                </w:rPrChange>
              </w:rPr>
              <w:fldChar w:fldCharType="end"/>
            </w:r>
            <w:r w:rsidRPr="00F43332">
              <w:rPr>
                <w:rStyle w:val="af2"/>
                <w:rFonts w:ascii="微軟正黑體" w:eastAsia="微軟正黑體" w:hAnsi="微軟正黑體" w:cs="Times New Roman"/>
                <w:bCs/>
                <w:szCs w:val="24"/>
              </w:rPr>
              <w:footnoteReference w:id="60"/>
            </w:r>
            <w:r w:rsidRPr="00F43332">
              <w:rPr>
                <w:rFonts w:ascii="微軟正黑體" w:eastAsia="微軟正黑體" w:hAnsi="微軟正黑體" w:cs="Times New Roman" w:hint="eastAsia"/>
                <w:bCs/>
                <w:szCs w:val="24"/>
              </w:rPr>
              <w:t>—援助臺灣</w:t>
            </w:r>
            <w:r w:rsidRPr="00F43332">
              <w:rPr>
                <w:rFonts w:ascii="微軟正黑體" w:eastAsia="微軟正黑體" w:hAnsi="微軟正黑體" w:cs="Times New Roman"/>
                <w:bCs/>
                <w:szCs w:val="24"/>
              </w:rPr>
              <w:t>921</w:t>
            </w:r>
            <w:r w:rsidRPr="00F43332">
              <w:rPr>
                <w:rFonts w:ascii="微軟正黑體" w:eastAsia="微軟正黑體" w:hAnsi="微軟正黑體" w:cs="Times New Roman" w:hint="eastAsia"/>
                <w:bCs/>
                <w:szCs w:val="24"/>
              </w:rPr>
              <w:t>地震災區</w:t>
            </w:r>
          </w:p>
        </w:tc>
        <w:tc>
          <w:tcPr>
            <w:tcW w:w="8222" w:type="dxa"/>
          </w:tcPr>
          <w:p w14:paraId="1B45AB36" w14:textId="6B2CFF2F" w:rsidR="00427E1A" w:rsidRPr="00F43332" w:rsidRDefault="00427E1A" w:rsidP="00427E1A">
            <w:pPr>
              <w:spacing w:line="320" w:lineRule="exact"/>
              <w:rPr>
                <w:rFonts w:ascii="微軟正黑體" w:eastAsia="微軟正黑體" w:hAnsi="微軟正黑體"/>
                <w:szCs w:val="24"/>
              </w:rPr>
            </w:pPr>
            <w:r w:rsidRPr="00F43332">
              <w:rPr>
                <w:rFonts w:ascii="微軟正黑體" w:eastAsia="微軟正黑體" w:hAnsi="微軟正黑體"/>
                <w:szCs w:val="24"/>
              </w:rPr>
              <w:t>1999/9/21</w:t>
            </w:r>
            <w:r w:rsidRPr="00F43332">
              <w:rPr>
                <w:rFonts w:ascii="微軟正黑體" w:eastAsia="微軟正黑體" w:hAnsi="微軟正黑體" w:hint="eastAsia"/>
                <w:szCs w:val="24"/>
              </w:rPr>
              <w:t>臺灣中部發生規模</w:t>
            </w:r>
            <w:r w:rsidRPr="00F43332">
              <w:rPr>
                <w:rFonts w:ascii="微軟正黑體" w:eastAsia="微軟正黑體" w:hAnsi="微軟正黑體"/>
                <w:szCs w:val="24"/>
              </w:rPr>
              <w:t>7.3</w:t>
            </w:r>
            <w:r w:rsidRPr="00F43332">
              <w:rPr>
                <w:rFonts w:ascii="微軟正黑體" w:eastAsia="微軟正黑體" w:hAnsi="微軟正黑體" w:hint="eastAsia"/>
                <w:szCs w:val="24"/>
              </w:rPr>
              <w:t>強烈地震，本會在尚須租用道場共修、且不對外募款狀況下，化大悲為大施大行，由會員發心捐款</w:t>
            </w:r>
            <w:r w:rsidRPr="00F43332">
              <w:rPr>
                <w:rFonts w:ascii="微軟正黑體" w:eastAsia="微軟正黑體" w:hAnsi="微軟正黑體"/>
                <w:szCs w:val="24"/>
              </w:rPr>
              <w:t>475</w:t>
            </w:r>
            <w:r w:rsidRPr="00F43332">
              <w:rPr>
                <w:rFonts w:ascii="微軟正黑體" w:eastAsia="微軟正黑體" w:hAnsi="微軟正黑體" w:hint="eastAsia"/>
                <w:szCs w:val="24"/>
              </w:rPr>
              <w:t>萬多元新臺幣作為災區急難救助。</w:t>
            </w:r>
          </w:p>
          <w:p w14:paraId="05FAA1E7" w14:textId="60D14061" w:rsidR="00427E1A" w:rsidRPr="00F43332" w:rsidRDefault="00427E1A" w:rsidP="00427E1A">
            <w:pPr>
              <w:spacing w:line="32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shd w:val="clear" w:color="auto" w:fill="FFFFFF"/>
              </w:rPr>
              <w:lastRenderedPageBreak/>
              <w:t>自後本會於突發性重大天災皆發心捐款，亦定期捐款育幼院、養老院與社會福利機構等，落實博施濟眾的菩薩精神。</w:t>
            </w:r>
          </w:p>
        </w:tc>
      </w:tr>
      <w:tr w:rsidR="00F43332" w:rsidRPr="00F43332" w14:paraId="547D8C02" w14:textId="7B21CDB7"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7418C9E9"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7606F58A"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1999/11/14</w:t>
            </w:r>
          </w:p>
        </w:tc>
        <w:tc>
          <w:tcPr>
            <w:tcW w:w="4395" w:type="dxa"/>
            <w:tcMar>
              <w:top w:w="100" w:type="dxa"/>
              <w:left w:w="100" w:type="dxa"/>
              <w:bottom w:w="100" w:type="dxa"/>
              <w:right w:w="100" w:type="dxa"/>
            </w:tcMar>
            <w:vAlign w:val="center"/>
          </w:tcPr>
          <w:p w14:paraId="04069FC1" w14:textId="088892BE"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w:t>
            </w:r>
            <w:r w:rsidR="000207F1" w:rsidRPr="00F43332">
              <w:rPr>
                <w:rFonts w:ascii="微軟正黑體" w:eastAsia="微軟正黑體" w:hAnsi="微軟正黑體" w:cs="Times New Roman" w:hint="eastAsia"/>
                <w:bCs/>
                <w:szCs w:val="24"/>
              </w:rPr>
              <w:t>於</w:t>
            </w:r>
            <w:r w:rsidR="000207F1" w:rsidRPr="00F43332">
              <w:rPr>
                <w:rFonts w:ascii="微軟正黑體" w:eastAsia="微軟正黑體" w:hAnsi="微軟正黑體" w:cs="Times New Roman"/>
                <w:bCs/>
                <w:szCs w:val="24"/>
              </w:rPr>
              <w:t>臺南侯氏宗祠</w:t>
            </w:r>
            <w:r w:rsidRPr="00F43332">
              <w:rPr>
                <w:rFonts w:ascii="微軟正黑體" w:eastAsia="微軟正黑體" w:hAnsi="微軟正黑體" w:cs="Times New Roman" w:hint="eastAsia"/>
                <w:bCs/>
                <w:szCs w:val="24"/>
              </w:rPr>
              <w:t>演講「悟前與悟後—大乘的無我觀」</w:t>
            </w:r>
          </w:p>
        </w:tc>
        <w:tc>
          <w:tcPr>
            <w:tcW w:w="8222" w:type="dxa"/>
          </w:tcPr>
          <w:p w14:paraId="276B3604" w14:textId="73533480"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平實導師應臺南紡織公司侯董事長之邀參觀臺南侯氏宗祠，期間以「悟前與悟後—大乘的無我觀」為題演講並即席問答，分別從悟前與悟後宣說大乘佛法之無我觀，解說二乘所證解脫道與大乘佛菩提道之異同。</w:t>
            </w:r>
          </w:p>
          <w:p w14:paraId="5ADDEB87" w14:textId="3F33204E"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導師演講內容及當日問答經整理後於2002/9/出版《大乘無我觀》。</w:t>
            </w:r>
          </w:p>
        </w:tc>
      </w:tr>
      <w:tr w:rsidR="00F43332" w:rsidRPr="00F43332" w14:paraId="2DF0599C" w14:textId="0EA1723D"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F7117FE"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60B2615C"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2000/01/15</w:t>
            </w:r>
          </w:p>
        </w:tc>
        <w:tc>
          <w:tcPr>
            <w:tcW w:w="4395" w:type="dxa"/>
            <w:tcMar>
              <w:top w:w="100" w:type="dxa"/>
              <w:left w:w="100" w:type="dxa"/>
              <w:bottom w:w="100" w:type="dxa"/>
              <w:right w:w="100" w:type="dxa"/>
            </w:tcMar>
            <w:vAlign w:val="center"/>
          </w:tcPr>
          <w:p w14:paraId="364DEA74" w14:textId="373019DF" w:rsidR="00427E1A" w:rsidRPr="00F43332" w:rsidRDefault="00427E1A" w:rsidP="00427E1A">
            <w:pPr>
              <w:spacing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w:t>
            </w:r>
            <w:r w:rsidR="000207F1" w:rsidRPr="00F43332">
              <w:rPr>
                <w:rFonts w:ascii="微軟正黑體" w:eastAsia="微軟正黑體" w:hAnsi="微軟正黑體" w:cs="Times New Roman" w:hint="eastAsia"/>
                <w:bCs/>
                <w:szCs w:val="24"/>
              </w:rPr>
              <w:t>於</w:t>
            </w:r>
            <w:r w:rsidR="000207F1" w:rsidRPr="00F43332">
              <w:rPr>
                <w:rFonts w:ascii="微軟正黑體" w:eastAsia="微軟正黑體" w:hAnsi="微軟正黑體" w:cs="Times New Roman"/>
                <w:bCs/>
                <w:szCs w:val="24"/>
              </w:rPr>
              <w:t>桃園懿蓮念佛會</w:t>
            </w:r>
            <w:r w:rsidRPr="00F43332">
              <w:rPr>
                <w:rFonts w:ascii="微軟正黑體" w:eastAsia="微軟正黑體" w:hAnsi="微軟正黑體" w:cs="Times New Roman" w:hint="eastAsia"/>
                <w:bCs/>
                <w:szCs w:val="24"/>
              </w:rPr>
              <w:t>演講「邪見與佛法」</w:t>
            </w:r>
          </w:p>
        </w:tc>
        <w:tc>
          <w:tcPr>
            <w:tcW w:w="8222" w:type="dxa"/>
          </w:tcPr>
          <w:p w14:paraId="3A4962EC" w14:textId="544D5465" w:rsidR="00427E1A" w:rsidRPr="00F43332" w:rsidRDefault="00427E1A" w:rsidP="00427E1A">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平實導師在臺灣桃園懿蓮念佛會演講「邪見與佛法」，子題是「當今台灣之邪說外道及佛弟子應有之認識」，闡明佛菩提道與解脫道之正見與邪見，演講內容都指名道姓而說，藉此彰顯摧邪顯正功效。</w:t>
            </w:r>
          </w:p>
          <w:p w14:paraId="62A8399E" w14:textId="3F33B2D5" w:rsidR="00427E1A" w:rsidRPr="00F43332" w:rsidRDefault="00427E1A" w:rsidP="00427E1A">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新細明體" w:hint="eastAsia"/>
                <w:szCs w:val="24"/>
                <w:lang w:bidi="hi-IN"/>
              </w:rPr>
              <w:t>根據 導師</w:t>
            </w:r>
            <w:r w:rsidRPr="00F43332">
              <w:rPr>
                <w:rFonts w:ascii="微軟正黑體" w:eastAsia="微軟正黑體" w:hAnsi="微軟正黑體" w:cs="Times New Roman" w:hint="eastAsia"/>
                <w:szCs w:val="24"/>
              </w:rPr>
              <w:t>宣演錄音內容整理為文，於</w:t>
            </w:r>
            <w:r w:rsidRPr="00F43332">
              <w:rPr>
                <w:rFonts w:ascii="微軟正黑體" w:eastAsia="微軟正黑體" w:hAnsi="微軟正黑體" w:cs="Times New Roman"/>
                <w:szCs w:val="24"/>
              </w:rPr>
              <w:t>2001年元旦出版《邪見與佛法》，</w:t>
            </w:r>
            <w:r w:rsidRPr="00F43332">
              <w:rPr>
                <w:rFonts w:ascii="微軟正黑體" w:eastAsia="微軟正黑體" w:hAnsi="微軟正黑體" w:cs="Times New Roman" w:hint="eastAsia"/>
                <w:szCs w:val="24"/>
              </w:rPr>
              <w:t>並首次將「佛菩提道修道次第概要表」附於書末。由於</w:t>
            </w:r>
            <w:r w:rsidRPr="00F43332">
              <w:rPr>
                <w:rFonts w:ascii="微軟正黑體" w:eastAsia="微軟正黑體" w:hAnsi="微軟正黑體" w:cs="Times New Roman"/>
                <w:szCs w:val="24"/>
              </w:rPr>
              <w:t>書中首次提出「二乘無學證得解脫果，而不能證得涅槃」的說法，引發中國大陸教界震撼，</w:t>
            </w:r>
            <w:r w:rsidRPr="00F43332">
              <w:rPr>
                <w:rFonts w:ascii="微軟正黑體" w:eastAsia="微軟正黑體" w:hAnsi="微軟正黑體" w:cs="Times New Roman" w:hint="eastAsia"/>
                <w:szCs w:val="24"/>
              </w:rPr>
              <w:t>對所未聞法妄指為邪魔外道之說，造成許多寺院當眾燒書之憾。</w:t>
            </w:r>
          </w:p>
        </w:tc>
      </w:tr>
      <w:tr w:rsidR="00F43332" w:rsidRPr="00F43332" w14:paraId="01A28757" w14:textId="6AB749B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8AA907B"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275C495"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2000/02/06</w:t>
            </w:r>
            <w:r w:rsidRPr="00F43332">
              <w:rPr>
                <w:rFonts w:ascii="微軟正黑體" w:eastAsia="微軟正黑體" w:hAnsi="微軟正黑體"/>
                <w:bCs/>
                <w:kern w:val="0"/>
                <w:vertAlign w:val="superscript"/>
                <w14:ligatures w14:val="none"/>
                <w:rPrChange w:id="740" w:author="駱淳渝" w:date="2026-02-05T22:26:00Z" w16du:dateUtc="2026-02-05T14:26:00Z">
                  <w:rPr>
                    <w:bCs/>
                    <w:kern w:val="0"/>
                    <w:vertAlign w:val="superscript"/>
                    <w14:ligatures w14:val="none"/>
                  </w:rPr>
                </w:rPrChange>
              </w:rPr>
              <w:footnoteReference w:id="61"/>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035262" w14:textId="062BE50F"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w:t>
            </w:r>
            <w:r w:rsidR="00E46AFF" w:rsidRPr="00F43332">
              <w:rPr>
                <w:rFonts w:ascii="微軟正黑體" w:eastAsia="微軟正黑體" w:hAnsi="微軟正黑體" w:cs="Times New Roman" w:hint="eastAsia"/>
                <w:szCs w:val="24"/>
              </w:rPr>
              <w:t>於</w:t>
            </w:r>
            <w:r w:rsidR="00E46AFF" w:rsidRPr="00F43332">
              <w:rPr>
                <w:rFonts w:ascii="微軟正黑體" w:eastAsia="微軟正黑體" w:hAnsi="微軟正黑體" w:cs="Times New Roman"/>
                <w:szCs w:val="24"/>
              </w:rPr>
              <w:t>臺北市百齡高中禮堂</w:t>
            </w:r>
            <w:r w:rsidRPr="00F43332">
              <w:rPr>
                <w:rFonts w:ascii="微軟正黑體" w:eastAsia="微軟正黑體" w:hAnsi="微軟正黑體" w:cs="Times New Roman" w:hint="eastAsia"/>
                <w:szCs w:val="24"/>
              </w:rPr>
              <w:t>首次舉辦</w:t>
            </w:r>
            <w:r w:rsidRPr="00F43332">
              <w:rPr>
                <w:rFonts w:ascii="微軟正黑體" w:eastAsia="微軟正黑體" w:hAnsi="微軟正黑體" w:cs="Times New Roman" w:hint="eastAsia"/>
                <w:bCs/>
                <w:szCs w:val="24"/>
              </w:rPr>
              <w:t>大悲懺</w:t>
            </w:r>
            <w:r w:rsidRPr="00F43332">
              <w:rPr>
                <w:rFonts w:ascii="微軟正黑體" w:eastAsia="微軟正黑體" w:hAnsi="微軟正黑體" w:cs="Times New Roman" w:hint="eastAsia"/>
                <w:szCs w:val="24"/>
              </w:rPr>
              <w:t>法會</w:t>
            </w:r>
          </w:p>
        </w:tc>
        <w:tc>
          <w:tcPr>
            <w:tcW w:w="8222" w:type="dxa"/>
          </w:tcPr>
          <w:p w14:paraId="14942A8E" w14:textId="1968FD9D" w:rsidR="00427E1A" w:rsidRPr="00F43332" w:rsidRDefault="00427E1A" w:rsidP="00427E1A">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本會於臺北市百齡高中禮堂首次舉辦大悲懺法會。</w:t>
            </w:r>
            <w:r w:rsidRPr="00F43332">
              <w:rPr>
                <w:rFonts w:ascii="微軟正黑體" w:eastAsia="微軟正黑體" w:hAnsi="微軟正黑體" w:cs="Times New Roman"/>
                <w:szCs w:val="24"/>
              </w:rPr>
              <w:t>2003/8</w:t>
            </w:r>
            <w:r w:rsidRPr="00F43332">
              <w:rPr>
                <w:rStyle w:val="af2"/>
                <w:rFonts w:ascii="微軟正黑體" w:eastAsia="微軟正黑體" w:hAnsi="微軟正黑體" w:cs="Times New Roman"/>
                <w:szCs w:val="24"/>
              </w:rPr>
              <w:footnoteReference w:id="62"/>
            </w:r>
            <w:r w:rsidRPr="00F43332">
              <w:rPr>
                <w:rFonts w:ascii="微軟正黑體" w:eastAsia="微軟正黑體" w:hAnsi="微軟正黑體" w:cs="Times New Roman" w:hint="eastAsia"/>
                <w:szCs w:val="24"/>
              </w:rPr>
              <w:t>正式於臺北講堂定期辦理，之後各地講堂陸續舉辦大悲懺法會，歡迎學員攜帶家親眷屬參加</w:t>
            </w:r>
            <w:r w:rsidRPr="00F43332">
              <w:rPr>
                <w:rStyle w:val="af2"/>
                <w:rFonts w:ascii="微軟正黑體" w:eastAsia="微軟正黑體" w:hAnsi="微軟正黑體" w:cs="Times New Roman"/>
                <w:szCs w:val="24"/>
              </w:rPr>
              <w:footnoteReference w:id="63"/>
            </w:r>
            <w:r w:rsidR="00DF36A7" w:rsidRPr="00F43332">
              <w:rPr>
                <w:rFonts w:ascii="微軟正黑體" w:eastAsia="微軟正黑體" w:hAnsi="微軟正黑體" w:cs="Times New Roman" w:hint="eastAsia"/>
                <w:szCs w:val="24"/>
              </w:rPr>
              <w:t>。</w:t>
            </w:r>
            <w:commentRangeStart w:id="746"/>
            <w:r w:rsidR="00D20FD5" w:rsidRPr="00F43332">
              <w:rPr>
                <w:rFonts w:ascii="微軟正黑體" w:eastAsia="微軟正黑體" w:hAnsi="微軟正黑體" w:cs="Times New Roman"/>
                <w:szCs w:val="24"/>
              </w:rPr>
              <w:t>佛弟子經由禮懺過程對治修道遮障、增長福德，期能早日契入般若實義</w:t>
            </w:r>
            <w:r w:rsidRPr="00F43332">
              <w:rPr>
                <w:rFonts w:ascii="微軟正黑體" w:eastAsia="微軟正黑體" w:hAnsi="微軟正黑體" w:cs="Times New Roman" w:hint="eastAsia"/>
                <w:szCs w:val="24"/>
              </w:rPr>
              <w:t>。</w:t>
            </w:r>
            <w:commentRangeEnd w:id="746"/>
            <w:r w:rsidR="00F43332">
              <w:rPr>
                <w:rStyle w:val="af5"/>
                <w:rFonts w:ascii="微軟正黑體" w:eastAsia="微軟正黑體" w:hAnsi="微軟正黑體" w:cs="Times New Roman"/>
                <w:sz w:val="24"/>
                <w:szCs w:val="24"/>
              </w:rPr>
              <w:commentReference w:id="746"/>
            </w:r>
          </w:p>
        </w:tc>
      </w:tr>
      <w:tr w:rsidR="00F43332" w:rsidRPr="00F43332" w14:paraId="5BCB8804" w14:textId="1331561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32EBB45"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2D3156B"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2000/03/00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6E97686" w14:textId="128759F8"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w:t>
            </w:r>
            <w:r w:rsidRPr="00F43332">
              <w:rPr>
                <w:rFonts w:ascii="微軟正黑體" w:eastAsia="微軟正黑體" w:hAnsi="微軟正黑體" w:cs="Times New Roman" w:hint="eastAsia"/>
                <w:bCs/>
                <w:szCs w:val="24"/>
              </w:rPr>
              <w:t>明心與初地》</w:t>
            </w:r>
          </w:p>
        </w:tc>
        <w:tc>
          <w:tcPr>
            <w:tcW w:w="8222" w:type="dxa"/>
          </w:tcPr>
          <w:p w14:paraId="4982B8EB" w14:textId="6FDDAA4E" w:rsidR="00427E1A" w:rsidRPr="00F43332" w:rsidRDefault="00427E1A" w:rsidP="00427E1A">
            <w:pPr>
              <w:tabs>
                <w:tab w:val="left" w:pos="807"/>
              </w:tabs>
              <w:spacing w:line="300" w:lineRule="exact"/>
              <w:rPr>
                <w:rFonts w:ascii="微軟正黑體" w:eastAsia="微軟正黑體" w:hAnsi="微軟正黑體" w:cs="Times New Roman"/>
                <w:szCs w:val="24"/>
                <w:rPrChange w:id="747" w:author="駱淳渝" w:date="2026-02-05T22:26:00Z" w16du:dateUtc="2026-02-05T14:26:00Z">
                  <w:rPr>
                    <w:rFonts w:ascii="微軟正黑體" w:eastAsia="微軟正黑體" w:hAnsi="微軟正黑體" w:cs="Times New Roman"/>
                    <w:szCs w:val="24"/>
                  </w:rPr>
                </w:rPrChange>
              </w:rPr>
            </w:pPr>
            <w:r w:rsidRPr="00F43332">
              <w:rPr>
                <w:rFonts w:ascii="微軟正黑體" w:eastAsia="微軟正黑體" w:hAnsi="微軟正黑體" w:cs="Times New Roman" w:hint="eastAsia"/>
                <w:szCs w:val="24"/>
              </w:rPr>
              <w:t>《明心與初地》小册是 平實導師昔年講述《成唯識論》課前為明心同修略示明心與初地的差異和關係，以免同修因增上慢自居初地菩薩。後緣於一封退轉者函件，第五刷起增印《明心與初地》續講，導師開示「菩薩三賢位的修證」</w:t>
            </w:r>
            <w:commentRangeStart w:id="748"/>
            <w:commentRangeStart w:id="749"/>
            <w:r w:rsidRPr="00F43332">
              <w:rPr>
                <w:rFonts w:ascii="微軟正黑體" w:eastAsia="微軟正黑體" w:hAnsi="微軟正黑體" w:cs="Times New Roman" w:hint="eastAsia"/>
                <w:szCs w:val="24"/>
              </w:rPr>
              <w:t>。</w:t>
            </w:r>
            <w:commentRangeEnd w:id="748"/>
            <w:r w:rsidR="00F43332" w:rsidRPr="00F43332">
              <w:rPr>
                <w:rStyle w:val="af5"/>
                <w:rFonts w:ascii="微軟正黑體" w:eastAsia="微軟正黑體" w:hAnsi="微軟正黑體" w:cs="Times New Roman"/>
                <w:sz w:val="24"/>
                <w:szCs w:val="24"/>
                <w:rPrChange w:id="750" w:author="駱淳渝" w:date="2026-02-05T22:26:00Z" w16du:dateUtc="2026-02-05T14:26:00Z">
                  <w:rPr>
                    <w:rStyle w:val="af5"/>
                    <w:rFonts w:ascii="微軟正黑體" w:eastAsia="微軟正黑體" w:hAnsi="微軟正黑體" w:cs="Times New Roman"/>
                    <w:sz w:val="24"/>
                    <w:szCs w:val="24"/>
                  </w:rPr>
                </w:rPrChange>
              </w:rPr>
              <w:commentReference w:id="748"/>
            </w:r>
            <w:commentRangeEnd w:id="749"/>
            <w:r w:rsidRPr="00F43332">
              <w:rPr>
                <w:rStyle w:val="af5"/>
                <w:rFonts w:ascii="微軟正黑體" w:eastAsia="微軟正黑體" w:hAnsi="微軟正黑體" w:cs="Times New Roman"/>
                <w:sz w:val="24"/>
                <w:szCs w:val="24"/>
                <w:rPrChange w:id="751" w:author="駱淳渝" w:date="2026-02-05T22:26:00Z" w16du:dateUtc="2026-02-05T14:26:00Z">
                  <w:rPr>
                    <w:rStyle w:val="af5"/>
                    <w:rFonts w:ascii="微軟正黑體" w:eastAsia="微軟正黑體" w:hAnsi="微軟正黑體" w:cs="Times New Roman"/>
                    <w:sz w:val="24"/>
                    <w:szCs w:val="24"/>
                  </w:rPr>
                </w:rPrChange>
              </w:rPr>
              <w:commentReference w:id="749"/>
            </w:r>
          </w:p>
          <w:p w14:paraId="66C0754A" w14:textId="2465FB50" w:rsidR="00427E1A" w:rsidRPr="00F43332" w:rsidRDefault="00427E1A" w:rsidP="00427E1A">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lastRenderedPageBreak/>
              <w:t>2011/7出版</w:t>
            </w:r>
            <w:r w:rsidRPr="00F43332">
              <w:rPr>
                <w:rFonts w:ascii="微軟正黑體" w:eastAsia="微軟正黑體" w:hAnsi="微軟正黑體" w:cs="Times New Roman" w:hint="eastAsia"/>
                <w:bCs/>
                <w:kern w:val="0"/>
                <w:szCs w:val="24"/>
                <w:lang w:val="zh-TW"/>
                <w14:ligatures w14:val="none"/>
              </w:rPr>
              <w:t>《明心與初地》中英文版。</w:t>
            </w:r>
          </w:p>
        </w:tc>
      </w:tr>
      <w:tr w:rsidR="00F43332" w:rsidRPr="00F43332" w14:paraId="50F642DE" w14:textId="006075EC"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2A2DDA78"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C22FF57"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2000/04/01</w:t>
            </w:r>
          </w:p>
        </w:tc>
        <w:tc>
          <w:tcPr>
            <w:tcW w:w="4395" w:type="dxa"/>
            <w:tcMar>
              <w:top w:w="100" w:type="dxa"/>
              <w:left w:w="100" w:type="dxa"/>
              <w:bottom w:w="100" w:type="dxa"/>
              <w:right w:w="100" w:type="dxa"/>
            </w:tcMar>
            <w:vAlign w:val="center"/>
          </w:tcPr>
          <w:p w14:paraId="25AA8CF7" w14:textId="05FCC034" w:rsidR="00427E1A" w:rsidRPr="00F43332" w:rsidRDefault="00427E1A" w:rsidP="00427E1A">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臺北講堂遷移</w:t>
            </w:r>
            <w:r w:rsidRPr="00F43332">
              <w:rPr>
                <w:rFonts w:ascii="微軟正黑體" w:eastAsia="微軟正黑體" w:hAnsi="微軟正黑體" w:cs="Times New Roman" w:hint="eastAsia"/>
                <w:bCs/>
                <w:szCs w:val="24"/>
              </w:rPr>
              <w:t>至現址：台北市承德路三段277號9樓</w:t>
            </w:r>
          </w:p>
        </w:tc>
        <w:tc>
          <w:tcPr>
            <w:tcW w:w="8222" w:type="dxa"/>
          </w:tcPr>
          <w:p w14:paraId="0F9890A4" w14:textId="0E199B62" w:rsidR="00427E1A" w:rsidRPr="00F43332" w:rsidRDefault="00427E1A" w:rsidP="00427E1A">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szCs w:val="24"/>
              </w:rPr>
              <w:t>2000/4</w:t>
            </w:r>
            <w:r w:rsidRPr="00F43332">
              <w:rPr>
                <w:rFonts w:ascii="微軟正黑體" w:eastAsia="微軟正黑體" w:hAnsi="微軟正黑體" w:cs="Times New Roman" w:hint="eastAsia"/>
                <w:szCs w:val="24"/>
              </w:rPr>
              <w:t>臺北講堂遷至臺北市大同區承德路三段</w:t>
            </w:r>
            <w:r w:rsidRPr="00F43332">
              <w:rPr>
                <w:rFonts w:ascii="微軟正黑體" w:eastAsia="微軟正黑體" w:hAnsi="微軟正黑體" w:cs="Times New Roman"/>
                <w:szCs w:val="24"/>
              </w:rPr>
              <w:t>277號現址的第一講堂(9樓)</w:t>
            </w:r>
            <w:r w:rsidRPr="00F43332">
              <w:rPr>
                <w:rStyle w:val="af2"/>
                <w:rFonts w:ascii="微軟正黑體" w:eastAsia="微軟正黑體" w:hAnsi="微軟正黑體" w:cs="Times New Roman"/>
                <w:szCs w:val="24"/>
              </w:rPr>
              <w:footnoteReference w:id="64"/>
            </w:r>
            <w:r w:rsidRPr="00F43332">
              <w:rPr>
                <w:rFonts w:ascii="微軟正黑體" w:eastAsia="微軟正黑體" w:hAnsi="微軟正黑體" w:cs="Times New Roman"/>
                <w:szCs w:val="24"/>
              </w:rPr>
              <w:t>，</w:t>
            </w:r>
            <w:commentRangeStart w:id="754"/>
            <w:commentRangeStart w:id="755"/>
            <w:commentRangeStart w:id="756"/>
            <w:commentRangeStart w:id="757"/>
            <w:r w:rsidRPr="00F43332">
              <w:rPr>
                <w:rFonts w:ascii="微軟正黑體" w:eastAsia="微軟正黑體" w:hAnsi="微軟正黑體" w:cs="Times New Roman" w:hint="eastAsia"/>
                <w:szCs w:val="24"/>
              </w:rPr>
              <w:t>供奉</w:t>
            </w:r>
            <w:r w:rsidRPr="00F43332">
              <w:rPr>
                <w:rFonts w:ascii="微軟正黑體" w:eastAsia="微軟正黑體" w:hAnsi="微軟正黑體" w:cs="Times New Roman"/>
                <w:szCs w:val="24"/>
              </w:rPr>
              <w:t xml:space="preserve"> </w:t>
            </w:r>
            <w:r w:rsidRPr="00F43332">
              <w:rPr>
                <w:rFonts w:ascii="微軟正黑體" w:eastAsia="微軟正黑體" w:hAnsi="微軟正黑體" w:cs="Times New Roman" w:hint="eastAsia"/>
                <w:szCs w:val="24"/>
              </w:rPr>
              <w:t>本師釋迦牟尼佛、觀世音菩薩及玄奘菩薩</w:t>
            </w:r>
            <w:r w:rsidRPr="00F43332">
              <w:rPr>
                <w:rStyle w:val="af2"/>
                <w:rFonts w:ascii="微軟正黑體" w:eastAsia="微軟正黑體" w:hAnsi="微軟正黑體" w:cs="Times New Roman"/>
                <w:szCs w:val="24"/>
              </w:rPr>
              <w:footnoteReference w:id="65"/>
            </w:r>
            <w:r w:rsidRPr="00F43332">
              <w:rPr>
                <w:rFonts w:ascii="微軟正黑體" w:eastAsia="微軟正黑體" w:hAnsi="微軟正黑體" w:cs="Times New Roman" w:hint="eastAsia"/>
                <w:szCs w:val="24"/>
              </w:rPr>
              <w:t>，</w:t>
            </w:r>
            <w:commentRangeEnd w:id="754"/>
            <w:r w:rsidR="00F43332" w:rsidRPr="00F43332">
              <w:rPr>
                <w:rStyle w:val="af5"/>
                <w:rFonts w:ascii="微軟正黑體" w:eastAsia="微軟正黑體" w:hAnsi="微軟正黑體" w:cs="Times New Roman"/>
                <w:sz w:val="24"/>
                <w:szCs w:val="24"/>
                <w:rPrChange w:id="760" w:author="駱淳渝" w:date="2026-02-05T22:26:00Z" w16du:dateUtc="2026-02-05T14:26:00Z">
                  <w:rPr>
                    <w:rStyle w:val="af5"/>
                    <w:rFonts w:ascii="微軟正黑體" w:eastAsia="微軟正黑體" w:hAnsi="微軟正黑體" w:cs="Times New Roman"/>
                    <w:sz w:val="24"/>
                    <w:szCs w:val="24"/>
                  </w:rPr>
                </w:rPrChange>
              </w:rPr>
              <w:commentReference w:id="754"/>
            </w:r>
            <w:commentRangeEnd w:id="755"/>
            <w:r w:rsidRPr="00F43332">
              <w:rPr>
                <w:rStyle w:val="af5"/>
                <w:rFonts w:ascii="微軟正黑體" w:eastAsia="微軟正黑體" w:hAnsi="微軟正黑體" w:cs="Times New Roman"/>
                <w:sz w:val="24"/>
                <w:szCs w:val="24"/>
                <w:rPrChange w:id="761" w:author="駱淳渝" w:date="2026-02-05T22:26:00Z" w16du:dateUtc="2026-02-05T14:26:00Z">
                  <w:rPr>
                    <w:rStyle w:val="af5"/>
                    <w:rFonts w:ascii="微軟正黑體" w:eastAsia="微軟正黑體" w:hAnsi="微軟正黑體" w:cs="Times New Roman"/>
                    <w:sz w:val="24"/>
                    <w:szCs w:val="24"/>
                  </w:rPr>
                </w:rPrChange>
              </w:rPr>
              <w:commentReference w:id="755"/>
            </w:r>
            <w:commentRangeEnd w:id="756"/>
            <w:r w:rsidRPr="00F43332">
              <w:rPr>
                <w:rStyle w:val="af5"/>
                <w:rFonts w:ascii="微軟正黑體" w:eastAsia="微軟正黑體" w:hAnsi="微軟正黑體" w:cs="Times New Roman"/>
                <w:sz w:val="24"/>
                <w:szCs w:val="24"/>
                <w:rPrChange w:id="762" w:author="駱淳渝" w:date="2026-02-05T22:26:00Z" w16du:dateUtc="2026-02-05T14:26:00Z">
                  <w:rPr>
                    <w:rStyle w:val="af5"/>
                    <w:rFonts w:ascii="微軟正黑體" w:eastAsia="微軟正黑體" w:hAnsi="微軟正黑體" w:cs="Times New Roman"/>
                    <w:sz w:val="24"/>
                    <w:szCs w:val="24"/>
                  </w:rPr>
                </w:rPrChange>
              </w:rPr>
              <w:commentReference w:id="756"/>
            </w:r>
            <w:commentRangeEnd w:id="757"/>
            <w:r w:rsidRPr="00F43332">
              <w:rPr>
                <w:rStyle w:val="af5"/>
                <w:rFonts w:ascii="微軟正黑體" w:eastAsia="微軟正黑體" w:hAnsi="微軟正黑體" w:cs="Times New Roman"/>
                <w:sz w:val="24"/>
                <w:szCs w:val="24"/>
                <w:rPrChange w:id="763" w:author="駱淳渝" w:date="2026-02-05T22:26:00Z" w16du:dateUtc="2026-02-05T14:26:00Z">
                  <w:rPr>
                    <w:rStyle w:val="af5"/>
                    <w:rFonts w:ascii="微軟正黑體" w:eastAsia="微軟正黑體" w:hAnsi="微軟正黑體" w:cs="Times New Roman"/>
                    <w:sz w:val="24"/>
                    <w:szCs w:val="24"/>
                  </w:rPr>
                </w:rPrChange>
              </w:rPr>
              <w:commentReference w:id="757"/>
            </w:r>
            <w:r w:rsidRPr="00F43332">
              <w:rPr>
                <w:rFonts w:ascii="微軟正黑體" w:eastAsia="微軟正黑體" w:hAnsi="微軟正黑體" w:cs="Times New Roman"/>
                <w:szCs w:val="24"/>
                <w:rPrChange w:id="764" w:author="駱淳渝" w:date="2026-02-05T22:26:00Z" w16du:dateUtc="2026-02-05T14:26:00Z">
                  <w:rPr>
                    <w:rFonts w:ascii="微軟正黑體" w:eastAsia="微軟正黑體" w:hAnsi="微軟正黑體" w:cs="Times New Roman"/>
                    <w:szCs w:val="24"/>
                  </w:rPr>
                </w:rPrChange>
              </w:rPr>
              <w:t>成為</w:t>
            </w:r>
            <w:r w:rsidRPr="00F43332">
              <w:rPr>
                <w:rFonts w:ascii="微軟正黑體" w:eastAsia="微軟正黑體" w:hAnsi="微軟正黑體" w:cs="Times New Roman" w:hint="eastAsia"/>
                <w:szCs w:val="24"/>
              </w:rPr>
              <w:t>本</w:t>
            </w:r>
            <w:r w:rsidRPr="00F43332">
              <w:rPr>
                <w:rFonts w:ascii="微軟正黑體" w:eastAsia="微軟正黑體" w:hAnsi="微軟正黑體" w:cs="Times New Roman"/>
                <w:szCs w:val="24"/>
              </w:rPr>
              <w:t>會弘法長久運作之發展基地</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之後</w:t>
            </w:r>
            <w:r w:rsidRPr="00F43332">
              <w:rPr>
                <w:rFonts w:ascii="微軟正黑體" w:eastAsia="微軟正黑體" w:hAnsi="微軟正黑體" w:hint="eastAsia"/>
                <w:szCs w:val="24"/>
              </w:rPr>
              <w:t>為了</w:t>
            </w:r>
            <w:r w:rsidRPr="00F43332">
              <w:rPr>
                <w:rFonts w:ascii="微軟正黑體" w:eastAsia="微軟正黑體" w:hAnsi="微軟正黑體" w:cs="Times New Roman"/>
                <w:szCs w:val="24"/>
              </w:rPr>
              <w:t>順應</w:t>
            </w:r>
            <w:r w:rsidRPr="00F43332">
              <w:rPr>
                <w:rFonts w:ascii="微軟正黑體" w:eastAsia="微軟正黑體" w:hAnsi="微軟正黑體" w:hint="eastAsia"/>
                <w:szCs w:val="24"/>
              </w:rPr>
              <w:t>聽經、共修人數增加等</w:t>
            </w:r>
            <w:r w:rsidRPr="00F43332">
              <w:rPr>
                <w:rFonts w:ascii="微軟正黑體" w:eastAsia="微軟正黑體" w:hAnsi="微軟正黑體" w:cs="Times New Roman"/>
                <w:szCs w:val="24"/>
              </w:rPr>
              <w:t>因緣</w:t>
            </w:r>
            <w:r w:rsidRPr="00F43332">
              <w:rPr>
                <w:rStyle w:val="af5"/>
                <w:rFonts w:ascii="微軟正黑體" w:eastAsia="微軟正黑體" w:hAnsi="微軟正黑體" w:cs="Cordia New" w:hint="eastAsia"/>
                <w:szCs w:val="24"/>
              </w:rPr>
              <w:t>，</w:t>
            </w:r>
            <w:r w:rsidRPr="00F43332">
              <w:rPr>
                <w:rFonts w:ascii="微軟正黑體" w:eastAsia="微軟正黑體" w:hAnsi="微軟正黑體" w:cs="Times New Roman"/>
                <w:szCs w:val="24"/>
              </w:rPr>
              <w:t>陸續增設各樓層講堂</w:t>
            </w:r>
            <w:r w:rsidRPr="00F43332">
              <w:rPr>
                <w:rFonts w:ascii="微軟正黑體" w:eastAsia="微軟正黑體" w:hAnsi="微軟正黑體" w:cs="Times New Roman" w:hint="eastAsia"/>
                <w:szCs w:val="24"/>
              </w:rPr>
              <w:t>以迄於今</w:t>
            </w:r>
            <w:r w:rsidRPr="00F43332">
              <w:rPr>
                <w:rStyle w:val="af2"/>
                <w:rFonts w:ascii="微軟正黑體" w:eastAsia="微軟正黑體" w:hAnsi="微軟正黑體" w:cs="Times New Roman"/>
                <w:szCs w:val="24"/>
              </w:rPr>
              <w:footnoteReference w:id="66"/>
            </w:r>
            <w:r w:rsidRPr="00F43332">
              <w:rPr>
                <w:rFonts w:ascii="微軟正黑體" w:eastAsia="微軟正黑體" w:hAnsi="微軟正黑體" w:cs="Times New Roman" w:hint="eastAsia"/>
                <w:szCs w:val="24"/>
              </w:rPr>
              <w:t>。</w:t>
            </w:r>
          </w:p>
        </w:tc>
      </w:tr>
      <w:tr w:rsidR="00F43332" w:rsidRPr="00F43332" w14:paraId="30FFE6FB" w14:textId="1DC8E1B2"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4134046C"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39A77E8"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2000/08/08</w:t>
            </w:r>
          </w:p>
        </w:tc>
        <w:tc>
          <w:tcPr>
            <w:tcW w:w="4395" w:type="dxa"/>
            <w:tcMar>
              <w:top w:w="100" w:type="dxa"/>
              <w:left w:w="100" w:type="dxa"/>
              <w:bottom w:w="100" w:type="dxa"/>
              <w:right w:w="100" w:type="dxa"/>
            </w:tcMar>
          </w:tcPr>
          <w:p w14:paraId="57F6BC7F" w14:textId="5556A3CA" w:rsidR="00427E1A" w:rsidRPr="00F43332" w:rsidRDefault="00427E1A" w:rsidP="00427E1A">
            <w:pPr>
              <w:spacing w:line="300" w:lineRule="exact"/>
              <w:ind w:right="165"/>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w:t>
            </w:r>
            <w:r w:rsidRPr="00F43332">
              <w:rPr>
                <w:rFonts w:ascii="微軟正黑體" w:eastAsia="微軟正黑體" w:hAnsi="微軟正黑體" w:cs="Times New Roman"/>
                <w:bCs/>
                <w:szCs w:val="24"/>
              </w:rPr>
              <w:t>開講</w:t>
            </w:r>
            <w:r w:rsidRPr="00F43332">
              <w:rPr>
                <w:rFonts w:ascii="微軟正黑體" w:eastAsia="微軟正黑體" w:hAnsi="微軟正黑體"/>
                <w:rPrChange w:id="767" w:author="駱淳渝" w:date="2026-02-05T22:26:00Z" w16du:dateUtc="2026-02-05T14:26:00Z">
                  <w:rPr/>
                </w:rPrChange>
              </w:rPr>
              <w:fldChar w:fldCharType="begin"/>
            </w:r>
            <w:r w:rsidRPr="00F43332">
              <w:rPr>
                <w:rFonts w:ascii="微軟正黑體" w:eastAsia="微軟正黑體" w:hAnsi="微軟正黑體"/>
                <w:rPrChange w:id="768" w:author="駱淳渝" w:date="2026-02-05T22:26:00Z" w16du:dateUtc="2026-02-05T14:26:00Z">
                  <w:rPr/>
                </w:rPrChange>
              </w:rPr>
              <w:instrText>HYPERLINK "file:///C:\\Users\\</w:instrText>
            </w:r>
            <w:r w:rsidRPr="00F43332">
              <w:rPr>
                <w:rFonts w:ascii="微軟正黑體" w:eastAsia="微軟正黑體" w:hAnsi="微軟正黑體"/>
                <w:rPrChange w:id="769" w:author="駱淳渝" w:date="2026-02-05T22:26:00Z" w16du:dateUtc="2026-02-05T14:26:00Z">
                  <w:rPr/>
                </w:rPrChange>
              </w:rPr>
              <w:instrText>張淑真</w:instrText>
            </w:r>
            <w:r w:rsidRPr="00F43332">
              <w:rPr>
                <w:rFonts w:ascii="微軟正黑體" w:eastAsia="微軟正黑體" w:hAnsi="微軟正黑體"/>
                <w:rPrChange w:id="770" w:author="駱淳渝" w:date="2026-02-05T22:26:00Z" w16du:dateUtc="2026-02-05T14:26:00Z">
                  <w:rPr/>
                </w:rPrChange>
              </w:rPr>
              <w:instrText>\\AppData\\Roaming\\Microsoft\\Word\\</w:instrText>
            </w:r>
            <w:r w:rsidRPr="00F43332">
              <w:rPr>
                <w:rFonts w:ascii="微軟正黑體" w:eastAsia="微軟正黑體" w:hAnsi="微軟正黑體"/>
                <w:rPrChange w:id="771" w:author="駱淳渝" w:date="2026-02-05T22:26:00Z" w16du:dateUtc="2026-02-05T14:26:00Z">
                  <w:rPr/>
                </w:rPrChange>
              </w:rPr>
              <w:instrText>大事紀改版</w:instrText>
            </w:r>
            <w:r w:rsidRPr="00F43332">
              <w:rPr>
                <w:rFonts w:ascii="微軟正黑體" w:eastAsia="微軟正黑體" w:hAnsi="微軟正黑體"/>
                <w:rPrChange w:id="772" w:author="駱淳渝" w:date="2026-02-05T22:26:00Z" w16du:dateUtc="2026-02-05T14:26:00Z">
                  <w:rPr/>
                </w:rPrChange>
              </w:rPr>
              <w:instrText>\\01%20</w:instrText>
            </w:r>
            <w:r w:rsidRPr="00F43332">
              <w:rPr>
                <w:rFonts w:ascii="微軟正黑體" w:eastAsia="微軟正黑體" w:hAnsi="微軟正黑體"/>
                <w:rPrChange w:id="773" w:author="駱淳渝" w:date="2026-02-05T22:26:00Z" w16du:dateUtc="2026-02-05T14:26:00Z">
                  <w:rPr/>
                </w:rPrChange>
              </w:rPr>
              <w:instrText>合併改版</w:instrText>
            </w:r>
            <w:r w:rsidRPr="00F43332">
              <w:rPr>
                <w:rFonts w:ascii="微軟正黑體" w:eastAsia="微軟正黑體" w:hAnsi="微軟正黑體"/>
                <w:rPrChange w:id="774" w:author="駱淳渝" w:date="2026-02-05T22:26:00Z" w16du:dateUtc="2026-02-05T14:26:00Z">
                  <w:rPr/>
                </w:rPrChange>
              </w:rPr>
              <w:instrText>\\00%20</w:instrText>
            </w:r>
            <w:r w:rsidRPr="00F43332">
              <w:rPr>
                <w:rFonts w:ascii="微軟正黑體" w:eastAsia="微軟正黑體" w:hAnsi="微軟正黑體"/>
                <w:rPrChange w:id="775" w:author="駱淳渝" w:date="2026-02-05T22:26:00Z" w16du:dateUtc="2026-02-05T14:26:00Z">
                  <w:rPr/>
                </w:rPrChange>
              </w:rPr>
              <w:instrText>大事紀完整版</w:instrText>
            </w:r>
            <w:r w:rsidRPr="00F43332">
              <w:rPr>
                <w:rFonts w:ascii="微軟正黑體" w:eastAsia="微軟正黑體" w:hAnsi="微軟正黑體"/>
                <w:rPrChange w:id="776" w:author="駱淳渝" w:date="2026-02-05T22:26:00Z" w16du:dateUtc="2026-02-05T14:26:00Z">
                  <w:rPr/>
                </w:rPrChange>
              </w:rPr>
              <w:instrText>\\14-A.</w:instrText>
            </w:r>
            <w:r w:rsidRPr="00F43332">
              <w:rPr>
                <w:rFonts w:ascii="微軟正黑體" w:eastAsia="微軟正黑體" w:hAnsi="微軟正黑體"/>
                <w:rPrChange w:id="777" w:author="駱淳渝" w:date="2026-02-05T22:26:00Z" w16du:dateUtc="2026-02-05T14:26:00Z">
                  <w:rPr/>
                </w:rPrChange>
              </w:rPr>
              <w:instrText>第十四期編寫</w:instrText>
            </w:r>
            <w:r w:rsidRPr="00F43332">
              <w:rPr>
                <w:rFonts w:ascii="微軟正黑體" w:eastAsia="微軟正黑體" w:hAnsi="微軟正黑體"/>
                <w:rPrChange w:id="778" w:author="駱淳渝" w:date="2026-02-05T22:26:00Z" w16du:dateUtc="2026-02-05T14:26:00Z">
                  <w:rPr/>
                </w:rPrChange>
              </w:rPr>
              <w:instrText>-</w:instrText>
            </w:r>
            <w:r w:rsidRPr="00F43332">
              <w:rPr>
                <w:rFonts w:ascii="微軟正黑體" w:eastAsia="微軟正黑體" w:hAnsi="微軟正黑體"/>
                <w:rPrChange w:id="779" w:author="駱淳渝" w:date="2026-02-05T22:26:00Z" w16du:dateUtc="2026-02-05T14:26:00Z">
                  <w:rPr/>
                </w:rPrChange>
              </w:rPr>
              <w:instrText>行政</w:instrText>
            </w:r>
            <w:r w:rsidRPr="00F43332">
              <w:rPr>
                <w:rFonts w:ascii="微軟正黑體" w:eastAsia="微軟正黑體" w:hAnsi="微軟正黑體"/>
                <w:rPrChange w:id="780" w:author="駱淳渝" w:date="2026-02-05T22:26:00Z" w16du:dateUtc="2026-02-05T14:26:00Z">
                  <w:rPr/>
                </w:rPrChange>
              </w:rPr>
              <w:instrText>-</w:instrText>
            </w:r>
            <w:r w:rsidRPr="00F43332">
              <w:rPr>
                <w:rFonts w:ascii="微軟正黑體" w:eastAsia="微軟正黑體" w:hAnsi="微軟正黑體"/>
                <w:rPrChange w:id="781" w:author="駱淳渝" w:date="2026-02-05T22:26:00Z" w16du:dateUtc="2026-02-05T14:26:00Z">
                  <w:rPr/>
                </w:rPrChange>
              </w:rPr>
              <w:instrText>淑滿</w:instrText>
            </w:r>
            <w:r w:rsidRPr="00F43332">
              <w:rPr>
                <w:rFonts w:ascii="微軟正黑體" w:eastAsia="微軟正黑體" w:hAnsi="微軟正黑體"/>
                <w:rPrChange w:id="782" w:author="駱淳渝" w:date="2026-02-05T22:26:00Z" w16du:dateUtc="2026-02-05T14:26:00Z">
                  <w:rPr/>
                </w:rPrChange>
              </w:rPr>
              <w:instrText>(20250616)-</w:instrText>
            </w:r>
            <w:r w:rsidRPr="00F43332">
              <w:rPr>
                <w:rFonts w:ascii="微軟正黑體" w:eastAsia="微軟正黑體" w:hAnsi="微軟正黑體"/>
                <w:rPrChange w:id="783" w:author="駱淳渝" w:date="2026-02-05T22:26:00Z" w16du:dateUtc="2026-02-05T14:26:00Z">
                  <w:rPr/>
                </w:rPrChange>
              </w:rPr>
              <w:instrText>劍華</w:instrText>
            </w:r>
            <w:r w:rsidRPr="00F43332">
              <w:rPr>
                <w:rFonts w:ascii="微軟正黑體" w:eastAsia="微軟正黑體" w:hAnsi="微軟正黑體"/>
                <w:rPrChange w:id="784" w:author="駱淳渝" w:date="2026-02-05T22:26:00Z" w16du:dateUtc="2026-02-05T14:26:00Z">
                  <w:rPr/>
                </w:rPrChange>
              </w:rPr>
              <w:instrText>(0701)</w:instrText>
            </w:r>
            <w:r w:rsidRPr="00F43332">
              <w:rPr>
                <w:rFonts w:ascii="微軟正黑體" w:eastAsia="微軟正黑體" w:hAnsi="微軟正黑體"/>
                <w:rPrChange w:id="785" w:author="駱淳渝" w:date="2026-02-05T22:26:00Z" w16du:dateUtc="2026-02-05T14:26:00Z">
                  <w:rPr/>
                </w:rPrChange>
              </w:rPr>
              <w:instrText>接受所有變更</w:instrText>
            </w:r>
            <w:r w:rsidRPr="00F43332">
              <w:rPr>
                <w:rFonts w:ascii="微軟正黑體" w:eastAsia="微軟正黑體" w:hAnsi="微軟正黑體"/>
                <w:rPrChange w:id="786" w:author="駱淳渝" w:date="2026-02-05T22:26:00Z" w16du:dateUtc="2026-02-05T14:26:00Z">
                  <w:rPr/>
                </w:rPrChange>
              </w:rPr>
              <w:instrText>(20251025).docx"</w:instrText>
            </w:r>
            <w:r w:rsidRPr="00F43332">
              <w:rPr>
                <w:rFonts w:ascii="微軟正黑體" w:eastAsia="微軟正黑體" w:hAnsi="微軟正黑體"/>
                <w:rPrChange w:id="787" w:author="駱淳渝" w:date="2026-02-05T22:26:00Z" w16du:dateUtc="2026-02-05T14:26:00Z">
                  <w:rPr/>
                </w:rPrChange>
              </w:rPr>
            </w:r>
            <w:r w:rsidRPr="00F43332">
              <w:rPr>
                <w:rFonts w:ascii="微軟正黑體" w:eastAsia="微軟正黑體" w:hAnsi="微軟正黑體"/>
                <w:rPrChange w:id="788" w:author="駱淳渝" w:date="2026-02-05T22:26:00Z" w16du:dateUtc="2026-02-05T14:26:00Z">
                  <w:rPr/>
                </w:rPrChange>
              </w:rPr>
              <w:fldChar w:fldCharType="separate"/>
            </w:r>
            <w:r w:rsidRPr="00F43332">
              <w:rPr>
                <w:rStyle w:val="afd"/>
                <w:rFonts w:ascii="微軟正黑體" w:eastAsia="微軟正黑體" w:hAnsi="微軟正黑體" w:cs="Times New Roman"/>
                <w:bCs/>
                <w:color w:val="auto"/>
                <w:szCs w:val="24"/>
                <w:u w:val="none"/>
                <w:rPrChange w:id="789" w:author="駱淳渝" w:date="2026-02-05T22:26:00Z" w16du:dateUtc="2026-02-05T14:26:00Z">
                  <w:rPr>
                    <w:rStyle w:val="afd"/>
                    <w:rFonts w:ascii="微軟正黑體" w:eastAsia="微軟正黑體" w:hAnsi="微軟正黑體" w:cs="Times New Roman"/>
                    <w:bCs/>
                    <w:szCs w:val="24"/>
                  </w:rPr>
                </w:rPrChange>
              </w:rPr>
              <w:t>《大乘起信論》</w:t>
            </w:r>
            <w:r w:rsidRPr="00F43332">
              <w:rPr>
                <w:rFonts w:ascii="微軟正黑體" w:eastAsia="微軟正黑體" w:hAnsi="微軟正黑體"/>
                <w:rPrChange w:id="790" w:author="駱淳渝" w:date="2026-02-05T22:26:00Z" w16du:dateUtc="2026-02-05T14:26:00Z">
                  <w:rPr/>
                </w:rPrChange>
              </w:rPr>
              <w:fldChar w:fldCharType="end"/>
            </w:r>
          </w:p>
        </w:tc>
        <w:tc>
          <w:tcPr>
            <w:tcW w:w="8222" w:type="dxa"/>
          </w:tcPr>
          <w:p w14:paraId="3B96BCA6" w14:textId="78008F7C" w:rsidR="00427E1A" w:rsidRPr="00F43332" w:rsidRDefault="00427E1A" w:rsidP="00427E1A">
            <w:pPr>
              <w:spacing w:line="300" w:lineRule="exact"/>
              <w:ind w:right="165"/>
              <w:jc w:val="both"/>
              <w:rPr>
                <w:rFonts w:ascii="微軟正黑體" w:eastAsia="微軟正黑體" w:hAnsi="微軟正黑體" w:cs="Times New Roman"/>
                <w:szCs w:val="24"/>
              </w:rPr>
            </w:pPr>
            <w:r w:rsidRPr="00F43332">
              <w:rPr>
                <w:rFonts w:ascii="微軟正黑體" w:eastAsia="微軟正黑體" w:hAnsi="微軟正黑體" w:cs="Times New Roman" w:hint="eastAsia"/>
                <w:bCs/>
                <w:szCs w:val="24"/>
              </w:rPr>
              <w:t>馬鳴菩薩造《起信論》，義理精深且文辭簡略，遂致歷來多有未具種智者謗為偽論，導師開演此論講述心生滅門與心真如門之真義，此謗方始漸絕、不復再聞。</w:t>
            </w:r>
            <w:r w:rsidR="00701E92" w:rsidRPr="00F43332">
              <w:rPr>
                <w:rFonts w:ascii="微軟正黑體" w:eastAsia="微軟正黑體" w:hAnsi="微軟正黑體" w:cs="Times New Roman" w:hint="eastAsia"/>
                <w:bCs/>
                <w:szCs w:val="24"/>
              </w:rPr>
              <w:t>講解此論</w:t>
            </w:r>
            <w:r w:rsidR="00D52AC8" w:rsidRPr="00F43332">
              <w:rPr>
                <w:rFonts w:ascii="微軟正黑體" w:eastAsia="微軟正黑體" w:hAnsi="微軟正黑體" w:cs="Times New Roman" w:hint="eastAsia"/>
                <w:bCs/>
                <w:szCs w:val="24"/>
              </w:rPr>
              <w:t>時</w:t>
            </w:r>
            <w:r w:rsidR="00701E92" w:rsidRPr="00F43332">
              <w:rPr>
                <w:rFonts w:ascii="微軟正黑體" w:eastAsia="微軟正黑體" w:hAnsi="微軟正黑體" w:cs="Times New Roman"/>
                <w:bCs/>
                <w:szCs w:val="24"/>
              </w:rPr>
              <w:t>，原僅能容納 300 人的九樓講堂，竟湧入 700 餘人齊聚聽講，</w:t>
            </w:r>
            <w:r w:rsidR="00727FD9" w:rsidRPr="00F43332">
              <w:rPr>
                <w:rFonts w:ascii="微軟正黑體" w:eastAsia="微軟正黑體" w:hAnsi="微軟正黑體" w:cs="Times New Roman"/>
                <w:bCs/>
                <w:szCs w:val="24"/>
              </w:rPr>
              <w:t>弘法盛況空前</w:t>
            </w:r>
            <w:r w:rsidR="00701E92" w:rsidRPr="00F43332">
              <w:rPr>
                <w:rFonts w:ascii="微軟正黑體" w:eastAsia="微軟正黑體" w:hAnsi="微軟正黑體" w:cs="Times New Roman"/>
                <w:bCs/>
                <w:szCs w:val="24"/>
              </w:rPr>
              <w:t>。</w:t>
            </w:r>
          </w:p>
          <w:p w14:paraId="20CFFAAF" w14:textId="488D6E40" w:rsidR="00427E1A" w:rsidRPr="00F43332" w:rsidRDefault="00427E1A" w:rsidP="00427E1A">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《大乘起信論》</w:t>
            </w:r>
            <w:r w:rsidRPr="00F43332">
              <w:rPr>
                <w:rFonts w:ascii="微軟正黑體" w:eastAsia="微軟正黑體" w:hAnsi="微軟正黑體" w:cs="Times New Roman" w:hint="eastAsia"/>
                <w:szCs w:val="24"/>
              </w:rPr>
              <w:t>宣講圓滿後出版《大乘起信論》全套共六輯。</w:t>
            </w:r>
            <w:r w:rsidRPr="00F43332">
              <w:rPr>
                <w:rFonts w:ascii="微軟正黑體" w:eastAsia="微軟正黑體" w:hAnsi="微軟正黑體" w:cs="Times New Roman"/>
                <w:szCs w:val="24"/>
              </w:rPr>
              <w:t>2004/6/30出版第一輯， 2005/9月底出版第六輯。</w:t>
            </w:r>
          </w:p>
          <w:p w14:paraId="3E872469" w14:textId="65D0BEE6" w:rsidR="00427E1A" w:rsidRPr="00F43332" w:rsidRDefault="00427E1A" w:rsidP="00427E1A">
            <w:pPr>
              <w:spacing w:line="300" w:lineRule="exact"/>
              <w:ind w:right="165"/>
              <w:jc w:val="both"/>
              <w:rPr>
                <w:rFonts w:ascii="微軟正黑體" w:eastAsia="微軟正黑體" w:hAnsi="微軟正黑體" w:cs="Times New Roman"/>
                <w:bCs/>
                <w:szCs w:val="24"/>
              </w:rPr>
            </w:pPr>
            <w:r w:rsidRPr="00F43332">
              <w:rPr>
                <w:rFonts w:ascii="微軟正黑體" w:eastAsia="微軟正黑體" w:hAnsi="微軟正黑體" w:cs="Times New Roman"/>
                <w:szCs w:val="24"/>
              </w:rPr>
              <w:t>2013/5出版《起信論講記》簡體中文版共四輯</w:t>
            </w:r>
            <w:r w:rsidRPr="00F43332">
              <w:rPr>
                <w:rFonts w:ascii="微軟正黑體" w:eastAsia="微軟正黑體" w:hAnsi="微軟正黑體" w:cs="Times New Roman" w:hint="eastAsia"/>
                <w:szCs w:val="24"/>
              </w:rPr>
              <w:t>。</w:t>
            </w:r>
          </w:p>
        </w:tc>
      </w:tr>
      <w:tr w:rsidR="00F43332" w:rsidRPr="00F43332" w14:paraId="434C8566" w14:textId="618C9334"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44D03BF"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995AB0C"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w:t>
            </w:r>
            <w:r w:rsidRPr="00F43332">
              <w:rPr>
                <w:rFonts w:ascii="微軟正黑體" w:eastAsia="微軟正黑體" w:hAnsi="微軟正黑體" w:cs="Times New Roman"/>
                <w:szCs w:val="24"/>
              </w:rPr>
              <w:t>000/09/28</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DCFE471" w14:textId="79B41DA5"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平實導師造〈正覺總持咒〉</w:t>
            </w:r>
            <w:r w:rsidRPr="00F43332">
              <w:rPr>
                <w:rFonts w:ascii="微軟正黑體" w:eastAsia="微軟正黑體" w:hAnsi="微軟正黑體"/>
                <w:bCs/>
                <w:kern w:val="0"/>
                <w:vertAlign w:val="superscript"/>
                <w14:ligatures w14:val="none"/>
                <w:rPrChange w:id="791" w:author="駱淳渝" w:date="2026-02-05T22:26:00Z" w16du:dateUtc="2026-02-05T14:26:00Z">
                  <w:rPr>
                    <w:bCs/>
                    <w:kern w:val="0"/>
                    <w:vertAlign w:val="superscript"/>
                    <w14:ligatures w14:val="none"/>
                  </w:rPr>
                </w:rPrChange>
              </w:rPr>
              <w:footnoteReference w:id="67"/>
            </w:r>
          </w:p>
        </w:tc>
        <w:tc>
          <w:tcPr>
            <w:tcW w:w="8222" w:type="dxa"/>
          </w:tcPr>
          <w:p w14:paraId="18B102DD" w14:textId="299D44F3" w:rsidR="00427E1A" w:rsidRPr="00F43332" w:rsidRDefault="00427E1A" w:rsidP="00427E1A">
            <w:pPr>
              <w:spacing w:line="320" w:lineRule="exact"/>
              <w:rPr>
                <w:rFonts w:ascii="微軟正黑體" w:eastAsia="微軟正黑體" w:hAnsi="微軟正黑體"/>
                <w:szCs w:val="24"/>
              </w:rPr>
            </w:pPr>
            <w:r w:rsidRPr="00F43332">
              <w:rPr>
                <w:rFonts w:ascii="微軟正黑體" w:eastAsia="微軟正黑體" w:hAnsi="微軟正黑體" w:hint="eastAsia"/>
                <w:szCs w:val="24"/>
              </w:rPr>
              <w:t>平實導師</w:t>
            </w:r>
            <w:commentRangeStart w:id="794"/>
            <w:r w:rsidRPr="00F43332">
              <w:rPr>
                <w:rFonts w:ascii="微軟正黑體" w:eastAsia="微軟正黑體" w:hAnsi="微軟正黑體" w:cs="Songti TC" w:hint="eastAsia"/>
                <w:szCs w:val="24"/>
                <w:lang w:bidi="ar-SA"/>
              </w:rPr>
              <w:t>以世親菩薩《大乘百法明門論</w:t>
            </w:r>
            <w:r w:rsidRPr="00F43332">
              <w:rPr>
                <w:rStyle w:val="af2"/>
                <w:rFonts w:ascii="微軟正黑體" w:eastAsia="微軟正黑體" w:hAnsi="微軟正黑體" w:cs="Songti TC"/>
                <w:szCs w:val="24"/>
                <w:lang w:bidi="ar-SA"/>
              </w:rPr>
              <w:footnoteReference w:id="68"/>
            </w:r>
            <w:r w:rsidRPr="00F43332">
              <w:rPr>
                <w:rFonts w:ascii="微軟正黑體" w:eastAsia="微軟正黑體" w:hAnsi="微軟正黑體" w:cs="Songti TC" w:hint="eastAsia"/>
                <w:szCs w:val="24"/>
                <w:lang w:bidi="ar-SA"/>
              </w:rPr>
              <w:t>》為架構造</w:t>
            </w:r>
            <w:r w:rsidRPr="00F43332">
              <w:rPr>
                <w:rFonts w:ascii="微軟正黑體" w:eastAsia="微軟正黑體" w:hAnsi="微軟正黑體" w:hint="eastAsia"/>
                <w:szCs w:val="24"/>
              </w:rPr>
              <w:t>〈正覺總持咒〉</w:t>
            </w:r>
            <w:r w:rsidRPr="00F43332">
              <w:rPr>
                <w:rFonts w:ascii="微軟正黑體" w:eastAsia="微軟正黑體" w:hAnsi="微軟正黑體" w:cs="Songti TC" w:hint="eastAsia"/>
                <w:szCs w:val="24"/>
                <w:lang w:bidi="ar-SA"/>
              </w:rPr>
              <w:t>，將佛法總綱以每句五字偈誦，共十四句、七十個字顯示出來</w:t>
            </w:r>
            <w:r w:rsidRPr="00F43332">
              <w:rPr>
                <w:rFonts w:ascii="微軟正黑體" w:eastAsia="微軟正黑體" w:hAnsi="微軟正黑體" w:hint="eastAsia"/>
                <w:szCs w:val="24"/>
              </w:rPr>
              <w:t>。</w:t>
            </w:r>
            <w:commentRangeEnd w:id="794"/>
            <w:r w:rsidR="00F43332" w:rsidRPr="00F43332">
              <w:rPr>
                <w:rStyle w:val="af5"/>
                <w:rFonts w:ascii="微軟正黑體" w:eastAsia="微軟正黑體" w:hAnsi="微軟正黑體" w:hint="eastAsia"/>
                <w:sz w:val="24"/>
                <w:szCs w:val="24"/>
                <w:rPrChange w:id="797" w:author="駱淳渝" w:date="2026-02-05T22:26:00Z" w16du:dateUtc="2026-02-05T14:26:00Z">
                  <w:rPr>
                    <w:rStyle w:val="af5"/>
                    <w:rFonts w:ascii="微軟正黑體" w:eastAsia="微軟正黑體" w:hAnsi="微軟正黑體" w:hint="eastAsia"/>
                    <w:sz w:val="24"/>
                    <w:szCs w:val="24"/>
                  </w:rPr>
                </w:rPrChange>
              </w:rPr>
              <w:commentReference w:id="794"/>
            </w:r>
            <w:r w:rsidRPr="00F43332">
              <w:rPr>
                <w:rFonts w:ascii="微軟正黑體" w:eastAsia="微軟正黑體" w:hAnsi="微軟正黑體" w:hint="eastAsia"/>
                <w:szCs w:val="24"/>
                <w:rPrChange w:id="798" w:author="駱淳渝" w:date="2026-02-05T22:26:00Z" w16du:dateUtc="2026-02-05T14:26:00Z">
                  <w:rPr>
                    <w:rFonts w:ascii="微軟正黑體" w:eastAsia="微軟正黑體" w:hAnsi="微軟正黑體" w:hint="eastAsia"/>
                    <w:szCs w:val="24"/>
                  </w:rPr>
                </w:rPrChange>
              </w:rPr>
              <w:t>從依他起性、遍計執性講到圓成實性，從二乘解脫道講到大乘的佛菩提道，從般若的總相智講到一切種智，全都函蓋其間，故稱總持咒</w:t>
            </w:r>
            <w:r w:rsidRPr="00F43332">
              <w:rPr>
                <w:rStyle w:val="af2"/>
                <w:rFonts w:ascii="微軟正黑體" w:eastAsia="微軟正黑體" w:hAnsi="微軟正黑體"/>
                <w:szCs w:val="24"/>
              </w:rPr>
              <w:footnoteReference w:id="69"/>
            </w:r>
            <w:r w:rsidR="002D110B" w:rsidRPr="00F43332">
              <w:rPr>
                <w:rFonts w:ascii="微軟正黑體" w:eastAsia="微軟正黑體" w:hAnsi="微軟正黑體" w:hint="eastAsia"/>
                <w:szCs w:val="24"/>
              </w:rPr>
              <w:t>，</w:t>
            </w:r>
            <w:r w:rsidR="00C06C7E" w:rsidRPr="00F43332">
              <w:rPr>
                <w:rFonts w:ascii="微軟正黑體" w:eastAsia="微軟正黑體" w:hAnsi="微軟正黑體" w:hint="eastAsia"/>
                <w:szCs w:val="24"/>
              </w:rPr>
              <w:t>有</w:t>
            </w:r>
            <w:r w:rsidR="002D110B" w:rsidRPr="00F43332">
              <w:rPr>
                <w:rFonts w:ascii="微軟正黑體" w:eastAsia="微軟正黑體" w:hAnsi="微軟正黑體"/>
                <w:szCs w:val="24"/>
              </w:rPr>
              <w:t>護法神擁護、調伏鬼神的</w:t>
            </w:r>
            <w:r w:rsidR="00C06C7E" w:rsidRPr="00F43332">
              <w:rPr>
                <w:rFonts w:ascii="微軟正黑體" w:eastAsia="微軟正黑體" w:hAnsi="微軟正黑體" w:hint="eastAsia"/>
                <w:szCs w:val="24"/>
              </w:rPr>
              <w:t>威德力</w:t>
            </w:r>
            <w:r w:rsidRPr="00F43332">
              <w:rPr>
                <w:rFonts w:ascii="微軟正黑體" w:eastAsia="微軟正黑體" w:hAnsi="微軟正黑體" w:hint="eastAsia"/>
                <w:szCs w:val="24"/>
              </w:rPr>
              <w:t>。</w:t>
            </w:r>
          </w:p>
          <w:p w14:paraId="68F82188" w14:textId="18D1B3E8" w:rsidR="00427E1A" w:rsidRPr="00F43332" w:rsidRDefault="00427E1A" w:rsidP="00427E1A">
            <w:pPr>
              <w:spacing w:line="300" w:lineRule="exact"/>
              <w:rPr>
                <w:rFonts w:ascii="微軟正黑體" w:eastAsia="微軟正黑體" w:hAnsi="微軟正黑體" w:cs="Times New Roman"/>
                <w:szCs w:val="24"/>
              </w:rPr>
            </w:pPr>
            <w:r w:rsidRPr="00F43332">
              <w:rPr>
                <w:rFonts w:ascii="微軟正黑體" w:eastAsia="微軟正黑體" w:hAnsi="微軟正黑體" w:hint="eastAsia"/>
                <w:szCs w:val="24"/>
              </w:rPr>
              <w:lastRenderedPageBreak/>
              <w:t>〈正覺</w:t>
            </w:r>
            <w:commentRangeStart w:id="801"/>
            <w:r w:rsidRPr="00F43332">
              <w:rPr>
                <w:rFonts w:ascii="微軟正黑體" w:eastAsia="微軟正黑體" w:hAnsi="微軟正黑體" w:hint="eastAsia"/>
                <w:szCs w:val="24"/>
              </w:rPr>
              <w:t>總持咒〉</w:t>
            </w:r>
            <w:r w:rsidRPr="00F43332">
              <w:rPr>
                <w:rFonts w:ascii="微軟正黑體" w:eastAsia="微軟正黑體" w:hAnsi="微軟正黑體" w:cs="Songti TC" w:hint="eastAsia"/>
                <w:szCs w:val="24"/>
                <w:lang w:bidi="ar-SA"/>
              </w:rPr>
              <w:t>唱頌版收錄於</w:t>
            </w:r>
            <w:r w:rsidRPr="00F43332">
              <w:rPr>
                <w:rFonts w:ascii="微軟正黑體" w:eastAsia="微軟正黑體" w:hAnsi="微軟正黑體" w:cs="Times-Roman"/>
                <w:szCs w:val="24"/>
                <w:lang w:bidi="ar-SA"/>
              </w:rPr>
              <w:t>2011/4</w:t>
            </w:r>
            <w:r w:rsidRPr="00F43332">
              <w:rPr>
                <w:rFonts w:ascii="微軟正黑體" w:eastAsia="微軟正黑體" w:hAnsi="微軟正黑體" w:cs="Times-Roman" w:hint="eastAsia"/>
                <w:szCs w:val="24"/>
                <w:lang w:bidi="ar-SA"/>
              </w:rPr>
              <w:t>發行的</w:t>
            </w:r>
            <w:r w:rsidRPr="00F43332">
              <w:rPr>
                <w:rFonts w:ascii="微軟正黑體" w:eastAsia="微軟正黑體" w:hAnsi="微軟正黑體" w:cs="Songti TC" w:hint="eastAsia"/>
                <w:szCs w:val="24"/>
                <w:lang w:bidi="ar-SA"/>
              </w:rPr>
              <w:t>「菩薩底憂鬱」</w:t>
            </w:r>
            <w:r w:rsidRPr="00F43332">
              <w:rPr>
                <w:rStyle w:val="af2"/>
                <w:rFonts w:ascii="微軟正黑體" w:eastAsia="微軟正黑體" w:hAnsi="微軟正黑體" w:cs="Songti TC"/>
                <w:szCs w:val="24"/>
                <w:lang w:bidi="ar-SA"/>
              </w:rPr>
              <w:footnoteReference w:id="70"/>
            </w:r>
            <w:r w:rsidRPr="00F43332">
              <w:rPr>
                <w:rFonts w:ascii="微軟正黑體" w:eastAsia="微軟正黑體" w:hAnsi="微軟正黑體" w:cs="Times-Roman"/>
                <w:szCs w:val="24"/>
                <w:lang w:bidi="ar-SA"/>
              </w:rPr>
              <w:t>CD</w:t>
            </w:r>
            <w:r w:rsidRPr="00F43332">
              <w:rPr>
                <w:rFonts w:ascii="微軟正黑體" w:eastAsia="微軟正黑體" w:hAnsi="微軟正黑體" w:hint="eastAsia"/>
                <w:szCs w:val="24"/>
              </w:rPr>
              <w:t>。</w:t>
            </w:r>
            <w:commentRangeEnd w:id="801"/>
            <w:r w:rsidR="00F43332" w:rsidRPr="009F40FA">
              <w:rPr>
                <w:rStyle w:val="af5"/>
                <w:rFonts w:ascii="微軟正黑體" w:eastAsia="微軟正黑體" w:hAnsi="微軟正黑體" w:cs="Times New Roman"/>
                <w:sz w:val="24"/>
                <w:szCs w:val="24"/>
              </w:rPr>
              <w:commentReference w:id="801"/>
            </w:r>
          </w:p>
        </w:tc>
      </w:tr>
      <w:tr w:rsidR="00F43332" w:rsidRPr="00F43332" w14:paraId="1B45076F" w14:textId="122B50FA"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9A67205"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1710D19" w14:textId="77777777" w:rsidR="00427E1A" w:rsidRPr="00F43332" w:rsidRDefault="00427E1A" w:rsidP="00427E1A">
            <w:pPr>
              <w:spacing w:after="0" w:line="300" w:lineRule="exact"/>
              <w:rPr>
                <w:rFonts w:ascii="微軟正黑體" w:eastAsia="微軟正黑體" w:hAnsi="微軟正黑體"/>
                <w:bCs/>
              </w:rPr>
            </w:pPr>
            <w:r w:rsidRPr="00F43332">
              <w:rPr>
                <w:rFonts w:ascii="微軟正黑體" w:eastAsia="微軟正黑體" w:hAnsi="微軟正黑體"/>
                <w:bCs/>
              </w:rPr>
              <w:t>2000/11/21</w:t>
            </w:r>
            <w:r w:rsidRPr="00F43332">
              <w:rPr>
                <w:rStyle w:val="af2"/>
                <w:rFonts w:ascii="微軟正黑體" w:eastAsia="微軟正黑體" w:hAnsi="微軟正黑體"/>
                <w:bCs/>
              </w:rPr>
              <w:footnoteReference w:id="71"/>
            </w:r>
          </w:p>
        </w:tc>
        <w:tc>
          <w:tcPr>
            <w:tcW w:w="4395" w:type="dxa"/>
            <w:tcMar>
              <w:top w:w="100" w:type="dxa"/>
              <w:left w:w="100" w:type="dxa"/>
              <w:bottom w:w="100" w:type="dxa"/>
              <w:right w:w="100" w:type="dxa"/>
            </w:tcMar>
          </w:tcPr>
          <w:p w14:paraId="59104568" w14:textId="52056696"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正覺同修會使用新的〈</w:t>
            </w:r>
            <w:r w:rsidRPr="00F43332">
              <w:rPr>
                <w:rFonts w:ascii="微軟正黑體" w:eastAsia="微軟正黑體" w:hAnsi="微軟正黑體"/>
                <w:rPrChange w:id="804" w:author="駱淳渝" w:date="2026-02-05T22:26:00Z" w16du:dateUtc="2026-02-05T14:26:00Z">
                  <w:rPr/>
                </w:rPrChange>
              </w:rPr>
              <w:fldChar w:fldCharType="begin"/>
            </w:r>
            <w:r w:rsidRPr="00F43332">
              <w:rPr>
                <w:rFonts w:ascii="微軟正黑體" w:eastAsia="微軟正黑體" w:hAnsi="微軟正黑體"/>
                <w:rPrChange w:id="805" w:author="駱淳渝" w:date="2026-02-05T22:26:00Z" w16du:dateUtc="2026-02-05T14:26:00Z">
                  <w:rPr/>
                </w:rPrChange>
              </w:rPr>
              <w:instrText>HYPERLINK "file:///C:\\Users\\</w:instrText>
            </w:r>
            <w:r w:rsidRPr="00F43332">
              <w:rPr>
                <w:rFonts w:ascii="微軟正黑體" w:eastAsia="微軟正黑體" w:hAnsi="微軟正黑體"/>
                <w:rPrChange w:id="806" w:author="駱淳渝" w:date="2026-02-05T22:26:00Z" w16du:dateUtc="2026-02-05T14:26:00Z">
                  <w:rPr/>
                </w:rPrChange>
              </w:rPr>
              <w:instrText>張淑真</w:instrText>
            </w:r>
            <w:r w:rsidRPr="00F43332">
              <w:rPr>
                <w:rFonts w:ascii="微軟正黑體" w:eastAsia="微軟正黑體" w:hAnsi="微軟正黑體"/>
                <w:rPrChange w:id="807" w:author="駱淳渝" w:date="2026-02-05T22:26:00Z" w16du:dateUtc="2026-02-05T14:26:00Z">
                  <w:rPr/>
                </w:rPrChange>
              </w:rPr>
              <w:instrText>\\AppData\\Roaming\\Microsoft\\Word\\</w:instrText>
            </w:r>
            <w:r w:rsidRPr="00F43332">
              <w:rPr>
                <w:rFonts w:ascii="微軟正黑體" w:eastAsia="微軟正黑體" w:hAnsi="微軟正黑體"/>
                <w:rPrChange w:id="808" w:author="駱淳渝" w:date="2026-02-05T22:26:00Z" w16du:dateUtc="2026-02-05T14:26:00Z">
                  <w:rPr/>
                </w:rPrChange>
              </w:rPr>
              <w:instrText>大事紀改版</w:instrText>
            </w:r>
            <w:r w:rsidRPr="00F43332">
              <w:rPr>
                <w:rFonts w:ascii="微軟正黑體" w:eastAsia="微軟正黑體" w:hAnsi="微軟正黑體"/>
                <w:rPrChange w:id="809" w:author="駱淳渝" w:date="2026-02-05T22:26:00Z" w16du:dateUtc="2026-02-05T14:26:00Z">
                  <w:rPr/>
                </w:rPrChange>
              </w:rPr>
              <w:instrText>\\01%20</w:instrText>
            </w:r>
            <w:r w:rsidRPr="00F43332">
              <w:rPr>
                <w:rFonts w:ascii="微軟正黑體" w:eastAsia="微軟正黑體" w:hAnsi="微軟正黑體"/>
                <w:rPrChange w:id="810" w:author="駱淳渝" w:date="2026-02-05T22:26:00Z" w16du:dateUtc="2026-02-05T14:26:00Z">
                  <w:rPr/>
                </w:rPrChange>
              </w:rPr>
              <w:instrText>合併改版</w:instrText>
            </w:r>
            <w:r w:rsidRPr="00F43332">
              <w:rPr>
                <w:rFonts w:ascii="微軟正黑體" w:eastAsia="微軟正黑體" w:hAnsi="微軟正黑體"/>
                <w:rPrChange w:id="811" w:author="駱淳渝" w:date="2026-02-05T22:26:00Z" w16du:dateUtc="2026-02-05T14:26:00Z">
                  <w:rPr/>
                </w:rPrChange>
              </w:rPr>
              <w:instrText>\\00%20</w:instrText>
            </w:r>
            <w:r w:rsidRPr="00F43332">
              <w:rPr>
                <w:rFonts w:ascii="微軟正黑體" w:eastAsia="微軟正黑體" w:hAnsi="微軟正黑體"/>
                <w:rPrChange w:id="812" w:author="駱淳渝" w:date="2026-02-05T22:26:00Z" w16du:dateUtc="2026-02-05T14:26:00Z">
                  <w:rPr/>
                </w:rPrChange>
              </w:rPr>
              <w:instrText>大事紀完整版</w:instrText>
            </w:r>
            <w:r w:rsidRPr="00F43332">
              <w:rPr>
                <w:rFonts w:ascii="微軟正黑體" w:eastAsia="微軟正黑體" w:hAnsi="微軟正黑體"/>
                <w:rPrChange w:id="813" w:author="駱淳渝" w:date="2026-02-05T22:26:00Z" w16du:dateUtc="2026-02-05T14:26:00Z">
                  <w:rPr/>
                </w:rPrChange>
              </w:rPr>
              <w:instrText>\\14-A.</w:instrText>
            </w:r>
            <w:r w:rsidRPr="00F43332">
              <w:rPr>
                <w:rFonts w:ascii="微軟正黑體" w:eastAsia="微軟正黑體" w:hAnsi="微軟正黑體"/>
                <w:rPrChange w:id="814" w:author="駱淳渝" w:date="2026-02-05T22:26:00Z" w16du:dateUtc="2026-02-05T14:26:00Z">
                  <w:rPr/>
                </w:rPrChange>
              </w:rPr>
              <w:instrText>第十四期編寫</w:instrText>
            </w:r>
            <w:r w:rsidRPr="00F43332">
              <w:rPr>
                <w:rFonts w:ascii="微軟正黑體" w:eastAsia="微軟正黑體" w:hAnsi="微軟正黑體"/>
                <w:rPrChange w:id="815" w:author="駱淳渝" w:date="2026-02-05T22:26:00Z" w16du:dateUtc="2026-02-05T14:26:00Z">
                  <w:rPr/>
                </w:rPrChange>
              </w:rPr>
              <w:instrText>-</w:instrText>
            </w:r>
            <w:r w:rsidRPr="00F43332">
              <w:rPr>
                <w:rFonts w:ascii="微軟正黑體" w:eastAsia="微軟正黑體" w:hAnsi="微軟正黑體"/>
                <w:rPrChange w:id="816" w:author="駱淳渝" w:date="2026-02-05T22:26:00Z" w16du:dateUtc="2026-02-05T14:26:00Z">
                  <w:rPr/>
                </w:rPrChange>
              </w:rPr>
              <w:instrText>行政</w:instrText>
            </w:r>
            <w:r w:rsidRPr="00F43332">
              <w:rPr>
                <w:rFonts w:ascii="微軟正黑體" w:eastAsia="微軟正黑體" w:hAnsi="微軟正黑體"/>
                <w:rPrChange w:id="817" w:author="駱淳渝" w:date="2026-02-05T22:26:00Z" w16du:dateUtc="2026-02-05T14:26:00Z">
                  <w:rPr/>
                </w:rPrChange>
              </w:rPr>
              <w:instrText>-</w:instrText>
            </w:r>
            <w:r w:rsidRPr="00F43332">
              <w:rPr>
                <w:rFonts w:ascii="微軟正黑體" w:eastAsia="微軟正黑體" w:hAnsi="微軟正黑體"/>
                <w:rPrChange w:id="818" w:author="駱淳渝" w:date="2026-02-05T22:26:00Z" w16du:dateUtc="2026-02-05T14:26:00Z">
                  <w:rPr/>
                </w:rPrChange>
              </w:rPr>
              <w:instrText>淑滿</w:instrText>
            </w:r>
            <w:r w:rsidRPr="00F43332">
              <w:rPr>
                <w:rFonts w:ascii="微軟正黑體" w:eastAsia="微軟正黑體" w:hAnsi="微軟正黑體"/>
                <w:rPrChange w:id="819" w:author="駱淳渝" w:date="2026-02-05T22:26:00Z" w16du:dateUtc="2026-02-05T14:26:00Z">
                  <w:rPr/>
                </w:rPrChange>
              </w:rPr>
              <w:instrText>(20250616)-</w:instrText>
            </w:r>
            <w:r w:rsidRPr="00F43332">
              <w:rPr>
                <w:rFonts w:ascii="微軟正黑體" w:eastAsia="微軟正黑體" w:hAnsi="微軟正黑體"/>
                <w:rPrChange w:id="820" w:author="駱淳渝" w:date="2026-02-05T22:26:00Z" w16du:dateUtc="2026-02-05T14:26:00Z">
                  <w:rPr/>
                </w:rPrChange>
              </w:rPr>
              <w:instrText>劍華</w:instrText>
            </w:r>
            <w:r w:rsidRPr="00F43332">
              <w:rPr>
                <w:rFonts w:ascii="微軟正黑體" w:eastAsia="微軟正黑體" w:hAnsi="微軟正黑體"/>
                <w:rPrChange w:id="821" w:author="駱淳渝" w:date="2026-02-05T22:26:00Z" w16du:dateUtc="2026-02-05T14:26:00Z">
                  <w:rPr/>
                </w:rPrChange>
              </w:rPr>
              <w:instrText>(0701)</w:instrText>
            </w:r>
            <w:r w:rsidRPr="00F43332">
              <w:rPr>
                <w:rFonts w:ascii="微軟正黑體" w:eastAsia="微軟正黑體" w:hAnsi="微軟正黑體"/>
                <w:rPrChange w:id="822" w:author="駱淳渝" w:date="2026-02-05T22:26:00Z" w16du:dateUtc="2026-02-05T14:26:00Z">
                  <w:rPr/>
                </w:rPrChange>
              </w:rPr>
              <w:instrText>接受所有變更</w:instrText>
            </w:r>
            <w:r w:rsidRPr="00F43332">
              <w:rPr>
                <w:rFonts w:ascii="微軟正黑體" w:eastAsia="微軟正黑體" w:hAnsi="微軟正黑體"/>
                <w:rPrChange w:id="823" w:author="駱淳渝" w:date="2026-02-05T22:26:00Z" w16du:dateUtc="2026-02-05T14:26:00Z">
                  <w:rPr/>
                </w:rPrChange>
              </w:rPr>
              <w:instrText>(20251025).docx"</w:instrText>
            </w:r>
            <w:r w:rsidRPr="00F43332">
              <w:rPr>
                <w:rFonts w:ascii="微軟正黑體" w:eastAsia="微軟正黑體" w:hAnsi="微軟正黑體"/>
                <w:rPrChange w:id="824" w:author="駱淳渝" w:date="2026-02-05T22:26:00Z" w16du:dateUtc="2026-02-05T14:26:00Z">
                  <w:rPr/>
                </w:rPrChange>
              </w:rPr>
            </w:r>
            <w:r w:rsidRPr="00F43332">
              <w:rPr>
                <w:rFonts w:ascii="微軟正黑體" w:eastAsia="微軟正黑體" w:hAnsi="微軟正黑體"/>
                <w:rPrChange w:id="825" w:author="駱淳渝" w:date="2026-02-05T22:26:00Z" w16du:dateUtc="2026-02-05T14:26:00Z">
                  <w:rPr/>
                </w:rPrChange>
              </w:rPr>
              <w:fldChar w:fldCharType="separate"/>
            </w:r>
            <w:r w:rsidRPr="00F43332">
              <w:rPr>
                <w:rStyle w:val="afd"/>
                <w:rFonts w:ascii="微軟正黑體" w:eastAsia="微軟正黑體" w:hAnsi="微軟正黑體" w:cs="Times New Roman" w:hint="eastAsia"/>
                <w:bCs/>
                <w:color w:val="auto"/>
                <w:szCs w:val="24"/>
                <w:u w:val="none"/>
                <w:rPrChange w:id="826" w:author="駱淳渝" w:date="2026-02-05T22:26:00Z" w16du:dateUtc="2026-02-05T14:26:00Z">
                  <w:rPr>
                    <w:rStyle w:val="afd"/>
                    <w:rFonts w:ascii="微軟正黑體" w:eastAsia="微軟正黑體" w:hAnsi="微軟正黑體" w:cs="Times New Roman" w:hint="eastAsia"/>
                    <w:bCs/>
                    <w:szCs w:val="24"/>
                  </w:rPr>
                </w:rPrChange>
              </w:rPr>
              <w:t>開經偈</w:t>
            </w:r>
            <w:r w:rsidRPr="00F43332">
              <w:rPr>
                <w:rFonts w:ascii="微軟正黑體" w:eastAsia="微軟正黑體" w:hAnsi="微軟正黑體"/>
                <w:rPrChange w:id="827" w:author="駱淳渝" w:date="2026-02-05T22:26:00Z" w16du:dateUtc="2026-02-05T14:26:00Z">
                  <w:rPr/>
                </w:rPrChange>
              </w:rPr>
              <w:fldChar w:fldCharType="end"/>
            </w:r>
            <w:r w:rsidRPr="00F43332">
              <w:rPr>
                <w:rFonts w:ascii="微軟正黑體" w:eastAsia="微軟正黑體" w:hAnsi="微軟正黑體" w:cs="Times New Roman" w:hint="eastAsia"/>
                <w:bCs/>
                <w:szCs w:val="24"/>
              </w:rPr>
              <w:t>〉</w:t>
            </w:r>
          </w:p>
        </w:tc>
        <w:tc>
          <w:tcPr>
            <w:tcW w:w="8222" w:type="dxa"/>
          </w:tcPr>
          <w:p w14:paraId="22CE2FE2" w14:textId="7F49FB3A"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kern w:val="0"/>
                <w:szCs w:val="24"/>
                <w14:ligatures w14:val="none"/>
              </w:rPr>
              <w:t>平實導師於</w:t>
            </w:r>
            <w:r w:rsidRPr="00F43332">
              <w:rPr>
                <w:rFonts w:ascii="微軟正黑體" w:eastAsia="微軟正黑體" w:hAnsi="微軟正黑體" w:cs="Times New Roman" w:hint="eastAsia"/>
                <w:bCs/>
                <w:szCs w:val="24"/>
              </w:rPr>
              <w:t>升座</w:t>
            </w:r>
            <w:r w:rsidRPr="00F43332">
              <w:rPr>
                <w:rFonts w:ascii="微軟正黑體" w:eastAsia="微軟正黑體" w:hAnsi="微軟正黑體" w:cs="Times New Roman" w:hint="eastAsia"/>
                <w:bCs/>
                <w:kern w:val="0"/>
                <w:szCs w:val="24"/>
                <w14:ligatures w14:val="none"/>
              </w:rPr>
              <w:t>宣演《大乘起信論》</w:t>
            </w:r>
            <w:r w:rsidRPr="00F43332">
              <w:rPr>
                <w:rFonts w:ascii="微軟正黑體" w:eastAsia="微軟正黑體" w:hAnsi="微軟正黑體" w:cs="Times New Roman" w:hint="eastAsia"/>
                <w:bCs/>
                <w:szCs w:val="24"/>
              </w:rPr>
              <w:t>前，大眾合掌唱唸新開經偈：「微妙甚深無上法，百千萬劫難值遇，我今見聞得證悟，願解如來究竟義。」</w:t>
            </w:r>
            <w:r w:rsidR="00E23231" w:rsidRPr="00F43332">
              <w:rPr>
                <w:rFonts w:ascii="微軟正黑體" w:eastAsia="微軟正黑體" w:hAnsi="微軟正黑體" w:cs="Times New Roman" w:hint="eastAsia"/>
                <w:bCs/>
                <w:szCs w:val="24"/>
              </w:rPr>
              <w:t>，</w:t>
            </w:r>
            <w:r w:rsidR="00E23231" w:rsidRPr="00F43332">
              <w:rPr>
                <w:rFonts w:ascii="微軟正黑體" w:eastAsia="微軟正黑體" w:hAnsi="微軟正黑體" w:cs="Times New Roman"/>
                <w:bCs/>
                <w:szCs w:val="24"/>
              </w:rPr>
              <w:t>新偈文顯示本會是「真修實證，專修大乘了義菩薩法」的道場，學員</w:t>
            </w:r>
            <w:r w:rsidR="00CF60CA" w:rsidRPr="00F43332">
              <w:rPr>
                <w:rFonts w:ascii="微軟正黑體" w:eastAsia="微軟正黑體" w:hAnsi="微軟正黑體" w:cs="Times New Roman" w:hint="eastAsia"/>
                <w:bCs/>
                <w:szCs w:val="24"/>
              </w:rPr>
              <w:t>皆為</w:t>
            </w:r>
            <w:r w:rsidR="00E23231" w:rsidRPr="00F43332">
              <w:rPr>
                <w:rFonts w:ascii="微軟正黑體" w:eastAsia="微軟正黑體" w:hAnsi="微軟正黑體" w:cs="Times New Roman"/>
                <w:bCs/>
                <w:szCs w:val="24"/>
              </w:rPr>
              <w:t>「發大心，志求明心見性」的佛弟子。</w:t>
            </w:r>
            <w:r w:rsidR="00E23231" w:rsidRPr="00F43332">
              <w:rPr>
                <w:rStyle w:val="af2"/>
                <w:rFonts w:ascii="微軟正黑體" w:eastAsia="微軟正黑體" w:hAnsi="微軟正黑體" w:cs="Times New Roman"/>
                <w:bCs/>
                <w:szCs w:val="24"/>
              </w:rPr>
              <w:footnoteReference w:id="72"/>
            </w:r>
            <w:r w:rsidRPr="00F43332">
              <w:rPr>
                <w:rFonts w:ascii="微軟正黑體" w:eastAsia="微軟正黑體" w:hAnsi="微軟正黑體" w:cs="Times New Roman" w:hint="eastAsia"/>
                <w:bCs/>
                <w:szCs w:val="24"/>
              </w:rPr>
              <w:t>此後導師講經說法以及同修會各班級上課，皆先誦念新開經偈。</w:t>
            </w:r>
          </w:p>
        </w:tc>
      </w:tr>
      <w:tr w:rsidR="00F43332" w:rsidRPr="00F43332" w14:paraId="7C54EB9B" w14:textId="5B0FB94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3AE359"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30A5BF"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2000/12/</w:t>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53771D" w14:textId="7CB2659F" w:rsidR="00427E1A" w:rsidRPr="00F43332" w:rsidRDefault="00427E1A" w:rsidP="00427E1A">
            <w:pPr>
              <w:spacing w:after="0" w:line="300" w:lineRule="exact"/>
              <w:jc w:val="both"/>
              <w:rPr>
                <w:rFonts w:ascii="微軟正黑體" w:eastAsia="微軟正黑體" w:hAnsi="微軟正黑體" w:cs="Times New Roman"/>
                <w:szCs w:val="24"/>
              </w:rPr>
            </w:pPr>
            <w:bookmarkStart w:id="829" w:name="_Hlk156743576"/>
            <w:bookmarkStart w:id="830" w:name="_Hlk156742389"/>
            <w:r w:rsidRPr="00F43332">
              <w:rPr>
                <w:rFonts w:ascii="微軟正黑體" w:eastAsia="微軟正黑體" w:hAnsi="微軟正黑體" w:cs="Times New Roman" w:hint="eastAsia"/>
                <w:szCs w:val="24"/>
              </w:rPr>
              <w:t>出版《宗通與說通》</w:t>
            </w:r>
            <w:bookmarkEnd w:id="829"/>
            <w:bookmarkEnd w:id="830"/>
          </w:p>
        </w:tc>
        <w:tc>
          <w:tcPr>
            <w:tcW w:w="8222" w:type="dxa"/>
          </w:tcPr>
          <w:p w14:paraId="0542EFBF" w14:textId="3D68DC26" w:rsidR="00427E1A" w:rsidRPr="00F43332" w:rsidRDefault="00427E1A" w:rsidP="0016169C">
            <w:pPr>
              <w:autoSpaceDE w:val="0"/>
              <w:autoSpaceDN w:val="0"/>
              <w:adjustRightInd w:val="0"/>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rPr>
              <w:t>平實導師於《宗通與說通》書中主張全面性的佛教修證，不應分宗立派，</w:t>
            </w:r>
            <w:r w:rsidRPr="00F43332">
              <w:rPr>
                <w:rFonts w:ascii="微軟正黑體" w:eastAsia="微軟正黑體" w:hAnsi="微軟正黑體"/>
              </w:rPr>
              <w:t>更不應像印順法師一樣割裂佛法</w:t>
            </w:r>
            <w:r w:rsidRPr="00F43332">
              <w:rPr>
                <w:rStyle w:val="af2"/>
                <w:rFonts w:ascii="微軟正黑體" w:eastAsia="微軟正黑體" w:hAnsi="微軟正黑體"/>
                <w:szCs w:val="24"/>
              </w:rPr>
              <w:footnoteReference w:id="73"/>
            </w:r>
            <w:r w:rsidRPr="00F43332">
              <w:rPr>
                <w:rFonts w:ascii="微軟正黑體" w:eastAsia="微軟正黑體" w:hAnsi="微軟正黑體"/>
              </w:rPr>
              <w:t>，</w:t>
            </w:r>
            <w:r w:rsidRPr="00F43332">
              <w:rPr>
                <w:rFonts w:ascii="微軟正黑體" w:eastAsia="微軟正黑體" w:hAnsi="微軟正黑體" w:cs="Times New Roman"/>
              </w:rPr>
              <w:t>使佛法分崩離析</w:t>
            </w:r>
            <w:r w:rsidR="4B13A832" w:rsidRPr="00F43332">
              <w:rPr>
                <w:rFonts w:ascii="微軟正黑體" w:eastAsia="微軟正黑體" w:hAnsi="微軟正黑體" w:cs="Times New Roman"/>
              </w:rPr>
              <w:t>。</w:t>
            </w:r>
            <w:r w:rsidR="3362B058" w:rsidRPr="00F43332">
              <w:rPr>
                <w:rFonts w:ascii="微軟正黑體" w:eastAsia="微軟正黑體" w:hAnsi="微軟正黑體" w:cs="Times New Roman"/>
              </w:rPr>
              <w:t>本書以</w:t>
            </w:r>
            <w:r w:rsidR="2CE7A139" w:rsidRPr="00F43332">
              <w:rPr>
                <w:rFonts w:ascii="微軟正黑體" w:eastAsia="微軟正黑體" w:hAnsi="微軟正黑體" w:cs="Times New Roman"/>
              </w:rPr>
              <w:t>宗門實證</w:t>
            </w:r>
            <w:r w:rsidR="38E15E25" w:rsidRPr="00F43332">
              <w:rPr>
                <w:rFonts w:ascii="微軟正黑體" w:eastAsia="微軟正黑體" w:hAnsi="微軟正黑體" w:cs="Times New Roman"/>
              </w:rPr>
              <w:t>與教門義理</w:t>
            </w:r>
            <w:r w:rsidR="653D0CC6" w:rsidRPr="00F43332">
              <w:rPr>
                <w:rFonts w:ascii="微軟正黑體" w:eastAsia="微軟正黑體" w:hAnsi="微軟正黑體" w:cs="Times New Roman"/>
              </w:rPr>
              <w:t>讓大眾得以認識</w:t>
            </w:r>
            <w:r w:rsidR="4C08DA70" w:rsidRPr="00F43332">
              <w:rPr>
                <w:rFonts w:ascii="微軟正黑體" w:eastAsia="微軟正黑體" w:hAnsi="微軟正黑體" w:cs="Times New Roman"/>
              </w:rPr>
              <w:t>成佛之</w:t>
            </w:r>
            <w:r w:rsidR="5CF66368" w:rsidRPr="00F43332">
              <w:rPr>
                <w:rFonts w:ascii="微軟正黑體" w:eastAsia="微軟正黑體" w:hAnsi="微軟正黑體" w:cs="Times New Roman"/>
              </w:rPr>
              <w:t>道</w:t>
            </w:r>
            <w:r w:rsidR="7EBCA716" w:rsidRPr="00F43332">
              <w:rPr>
                <w:rFonts w:ascii="微軟正黑體" w:eastAsia="微軟正黑體" w:hAnsi="微軟正黑體" w:cs="Times New Roman"/>
              </w:rPr>
              <w:t>次第</w:t>
            </w:r>
            <w:r w:rsidR="0E267108" w:rsidRPr="00F43332">
              <w:rPr>
                <w:rFonts w:ascii="微軟正黑體" w:eastAsia="微軟正黑體" w:hAnsi="微軟正黑體" w:cs="Times New Roman"/>
              </w:rPr>
              <w:t>，</w:t>
            </w:r>
            <w:r w:rsidR="6E6AB831" w:rsidRPr="00F43332">
              <w:rPr>
                <w:rFonts w:ascii="微軟正黑體" w:eastAsia="微軟正黑體" w:hAnsi="微軟正黑體" w:cs="Times New Roman"/>
              </w:rPr>
              <w:t>確立</w:t>
            </w:r>
            <w:r w:rsidR="1A258B21" w:rsidRPr="00F43332">
              <w:rPr>
                <w:rFonts w:ascii="微軟正黑體" w:eastAsia="微軟正黑體" w:hAnsi="微軟正黑體" w:cs="Times New Roman"/>
              </w:rPr>
              <w:t>「唯識」</w:t>
            </w:r>
            <w:r w:rsidR="5CF2D72A" w:rsidRPr="00F43332">
              <w:rPr>
                <w:rFonts w:ascii="微軟正黑體" w:eastAsia="微軟正黑體" w:hAnsi="微軟正黑體" w:cs="Times New Roman"/>
              </w:rPr>
              <w:t>為悟後起修之增上慧學，奠定後續出版《邪見與佛法》基礎</w:t>
            </w:r>
            <w:r w:rsidR="544C93D8" w:rsidRPr="00F43332">
              <w:rPr>
                <w:rFonts w:ascii="微軟正黑體" w:eastAsia="微軟正黑體" w:hAnsi="微軟正黑體" w:cs="Times New Roman"/>
              </w:rPr>
              <w:t>。</w:t>
            </w:r>
            <w:commentRangeStart w:id="833"/>
            <w:commentRangeStart w:id="834"/>
            <w:commentRangeStart w:id="835"/>
            <w:r w:rsidRPr="00F43332">
              <w:rPr>
                <w:rFonts w:ascii="微軟正黑體" w:eastAsia="微軟正黑體" w:hAnsi="微軟正黑體" w:cs="Songti TC" w:hint="eastAsia"/>
                <w:szCs w:val="24"/>
                <w:lang w:bidi="ar-SA"/>
                <w:rPrChange w:id="836" w:author="駱淳渝" w:date="2026-02-05T22:26:00Z" w16du:dateUtc="2026-02-05T14:26:00Z">
                  <w:rPr>
                    <w:rFonts w:ascii="Songti TC" w:eastAsia="Songti TC" w:cs="Songti TC" w:hint="eastAsia"/>
                    <w:szCs w:val="24"/>
                    <w:lang w:bidi="ar-SA"/>
                  </w:rPr>
                </w:rPrChange>
              </w:rPr>
              <w:t>附錄收錄〈正覺發願文</w:t>
            </w:r>
            <w:r w:rsidRPr="00F43332">
              <w:rPr>
                <w:rStyle w:val="af2"/>
                <w:rFonts w:ascii="微軟正黑體" w:eastAsia="微軟正黑體" w:hAnsi="微軟正黑體" w:cs="Songti TC"/>
                <w:szCs w:val="24"/>
                <w:lang w:bidi="ar-SA"/>
                <w:rPrChange w:id="837" w:author="駱淳渝" w:date="2026-02-05T22:26:00Z" w16du:dateUtc="2026-02-05T14:26:00Z">
                  <w:rPr>
                    <w:rStyle w:val="af2"/>
                    <w:rFonts w:ascii="Songti TC" w:eastAsia="Songti TC" w:cs="Songti TC"/>
                    <w:szCs w:val="24"/>
                    <w:lang w:bidi="ar-SA"/>
                  </w:rPr>
                </w:rPrChange>
              </w:rPr>
              <w:footnoteReference w:id="74"/>
            </w:r>
            <w:r w:rsidRPr="00F43332">
              <w:rPr>
                <w:rFonts w:ascii="微軟正黑體" w:eastAsia="微軟正黑體" w:hAnsi="微軟正黑體" w:cs="Songti TC" w:hint="eastAsia"/>
                <w:szCs w:val="24"/>
                <w:lang w:bidi="ar-SA"/>
                <w:rPrChange w:id="840" w:author="駱淳渝" w:date="2026-02-05T22:26:00Z" w16du:dateUtc="2026-02-05T14:26:00Z">
                  <w:rPr>
                    <w:rFonts w:ascii="Songti TC" w:eastAsia="Songti TC" w:cs="Songti TC" w:hint="eastAsia"/>
                    <w:szCs w:val="24"/>
                    <w:lang w:bidi="ar-SA"/>
                  </w:rPr>
                </w:rPrChange>
              </w:rPr>
              <w:t>〉。</w:t>
            </w:r>
            <w:commentRangeEnd w:id="833"/>
            <w:r w:rsidR="00F43332">
              <w:rPr>
                <w:rStyle w:val="af5"/>
                <w:rFonts w:ascii="微軟正黑體" w:eastAsia="微軟正黑體" w:hAnsi="微軟正黑體" w:cs="Times New Roman"/>
                <w:sz w:val="24"/>
                <w:szCs w:val="24"/>
              </w:rPr>
              <w:commentReference w:id="833"/>
            </w:r>
            <w:commentRangeEnd w:id="834"/>
            <w:r>
              <w:rPr>
                <w:rStyle w:val="af5"/>
                <w:rFonts w:ascii="微軟正黑體" w:eastAsia="微軟正黑體" w:hAnsi="微軟正黑體" w:cs="Times New Roman"/>
                <w:sz w:val="24"/>
                <w:szCs w:val="24"/>
              </w:rPr>
              <w:commentReference w:id="834"/>
            </w:r>
            <w:commentRangeEnd w:id="835"/>
            <w:r>
              <w:rPr>
                <w:rStyle w:val="af5"/>
                <w:rFonts w:ascii="微軟正黑體" w:eastAsia="微軟正黑體" w:hAnsi="微軟正黑體" w:cs="Times New Roman"/>
                <w:sz w:val="24"/>
                <w:szCs w:val="24"/>
              </w:rPr>
              <w:commentReference w:id="835"/>
            </w:r>
          </w:p>
        </w:tc>
      </w:tr>
      <w:tr w:rsidR="00F43332" w:rsidRPr="00F43332" w14:paraId="2F052083" w14:textId="73F432E6"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0DF81AF"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797EF176"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2000/12/00#</w:t>
            </w:r>
          </w:p>
        </w:tc>
        <w:tc>
          <w:tcPr>
            <w:tcW w:w="4395" w:type="dxa"/>
            <w:tcMar>
              <w:top w:w="100" w:type="dxa"/>
              <w:left w:w="100" w:type="dxa"/>
              <w:bottom w:w="100" w:type="dxa"/>
              <w:right w:w="100" w:type="dxa"/>
            </w:tcMar>
            <w:vAlign w:val="center"/>
          </w:tcPr>
          <w:p w14:paraId="1602225F" w14:textId="16FAD85B"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w:t>
            </w:r>
            <w:r w:rsidR="004A4EA6" w:rsidRPr="00F43332">
              <w:rPr>
                <w:rFonts w:ascii="微軟正黑體" w:eastAsia="微軟正黑體" w:hAnsi="微軟正黑體" w:cs="Times New Roman" w:hint="eastAsia"/>
                <w:bCs/>
                <w:szCs w:val="24"/>
              </w:rPr>
              <w:t>於</w:t>
            </w:r>
            <w:r w:rsidRPr="00F43332">
              <w:rPr>
                <w:rFonts w:ascii="微軟正黑體" w:eastAsia="微軟正黑體" w:hAnsi="微軟正黑體" w:cs="Times New Roman" w:hint="eastAsia"/>
                <w:bCs/>
                <w:szCs w:val="24"/>
              </w:rPr>
              <w:t>桃園懿蓮念佛會演講</w:t>
            </w:r>
            <w:r w:rsidRPr="00F43332">
              <w:rPr>
                <w:rFonts w:ascii="微軟正黑體" w:eastAsia="微軟正黑體" w:hAnsi="微軟正黑體" w:cs="Times New Roman" w:hint="eastAsia"/>
                <w:szCs w:val="24"/>
              </w:rPr>
              <w:t>「甘露法施與群疑解析」</w:t>
            </w:r>
          </w:p>
        </w:tc>
        <w:tc>
          <w:tcPr>
            <w:tcW w:w="8222" w:type="dxa"/>
          </w:tcPr>
          <w:p w14:paraId="2C0E789B" w14:textId="29DE96FD" w:rsidR="00427E1A" w:rsidRPr="00F43332" w:rsidRDefault="00427E1A" w:rsidP="00427E1A">
            <w:pPr>
              <w:spacing w:after="0" w:line="300" w:lineRule="exact"/>
              <w:jc w:val="both"/>
              <w:rPr>
                <w:rStyle w:val="cf01"/>
                <w:rFonts w:ascii="微軟正黑體" w:eastAsia="微軟正黑體" w:hAnsi="微軟正黑體" w:hint="default"/>
                <w:sz w:val="24"/>
                <w:szCs w:val="24"/>
              </w:rPr>
            </w:pPr>
            <w:r w:rsidRPr="00F43332">
              <w:rPr>
                <w:rFonts w:ascii="微軟正黑體" w:eastAsia="微軟正黑體" w:hAnsi="微軟正黑體" w:cs="Times New Roman" w:hint="eastAsia"/>
                <w:szCs w:val="24"/>
              </w:rPr>
              <w:t>平實導師二度於臺灣</w:t>
            </w:r>
            <w:r w:rsidRPr="00F43332">
              <w:rPr>
                <w:rFonts w:ascii="微軟正黑體" w:eastAsia="微軟正黑體" w:hAnsi="微軟正黑體" w:cs="Times New Roman"/>
                <w:szCs w:val="24"/>
              </w:rPr>
              <w:t>桃園懿蓮念佛會演講</w:t>
            </w:r>
            <w:r w:rsidRPr="00F43332">
              <w:rPr>
                <w:rFonts w:ascii="微軟正黑體" w:eastAsia="微軟正黑體" w:hAnsi="微軟正黑體" w:cs="Times New Roman" w:hint="eastAsia"/>
                <w:szCs w:val="24"/>
              </w:rPr>
              <w:t>，</w:t>
            </w:r>
            <w:r w:rsidRPr="00F43332">
              <w:rPr>
                <w:rStyle w:val="cf01"/>
                <w:rFonts w:ascii="微軟正黑體" w:eastAsia="微軟正黑體" w:hAnsi="微軟正黑體" w:hint="default"/>
                <w:sz w:val="24"/>
                <w:szCs w:val="24"/>
              </w:rPr>
              <w:t>詳述世間甘露、邪教密宗甘露與佛法甘露，直指前二者與佛法修證完全無關，唯有佛教中的二大甘露法門—解脫道及佛菩提道，才能成就究竟佛菩提果。</w:t>
            </w:r>
          </w:p>
          <w:p w14:paraId="7A518A73" w14:textId="1EE6CFC9"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Style w:val="cf01"/>
                <w:rFonts w:ascii="微軟正黑體" w:eastAsia="微軟正黑體" w:hAnsi="微軟正黑體" w:hint="default"/>
                <w:sz w:val="24"/>
                <w:szCs w:val="24"/>
              </w:rPr>
              <w:t>演講內容於2001/7整理出版《甘露法雨—甘露法施與群疑解析》，令學人了知此佛法甘露法門函蓋一切佛法，並對所謂世間甘露乃至密宗甘露知所簡擇，不致誤入歧途。</w:t>
            </w:r>
          </w:p>
        </w:tc>
      </w:tr>
      <w:tr w:rsidR="00F43332" w:rsidRPr="00F43332" w14:paraId="500A3565" w14:textId="2539695F"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2B50FD4F"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5D129172" w14:textId="77777777" w:rsidR="00427E1A" w:rsidRPr="00F43332" w:rsidRDefault="00427E1A" w:rsidP="00427E1A">
            <w:pPr>
              <w:spacing w:after="0" w:line="300" w:lineRule="exact"/>
              <w:rPr>
                <w:rFonts w:ascii="微軟正黑體" w:eastAsia="微軟正黑體" w:hAnsi="微軟正黑體"/>
                <w:bCs/>
                <w:szCs w:val="24"/>
              </w:rPr>
            </w:pPr>
            <w:r w:rsidRPr="00F43332">
              <w:rPr>
                <w:rFonts w:ascii="微軟正黑體" w:eastAsia="微軟正黑體" w:hAnsi="微軟正黑體"/>
                <w:bCs/>
              </w:rPr>
              <w:t>2001/01/01</w:t>
            </w:r>
          </w:p>
        </w:tc>
        <w:tc>
          <w:tcPr>
            <w:tcW w:w="4395" w:type="dxa"/>
            <w:tcMar>
              <w:top w:w="100" w:type="dxa"/>
              <w:left w:w="100" w:type="dxa"/>
              <w:bottom w:w="100" w:type="dxa"/>
              <w:right w:w="100" w:type="dxa"/>
            </w:tcMar>
            <w:vAlign w:val="center"/>
          </w:tcPr>
          <w:p w14:paraId="2C62A2C6" w14:textId="2EDEDDB3" w:rsidR="00427E1A" w:rsidRPr="00F43332" w:rsidRDefault="02B1DCD1" w:rsidP="2EFFC1D2">
            <w:pPr>
              <w:spacing w:after="0" w:line="300" w:lineRule="exact"/>
              <w:jc w:val="both"/>
              <w:rPr>
                <w:rFonts w:ascii="微軟正黑體" w:eastAsia="微軟正黑體" w:hAnsi="微軟正黑體"/>
              </w:rPr>
            </w:pPr>
            <w:r w:rsidRPr="00F43332">
              <w:rPr>
                <w:rFonts w:ascii="微軟正黑體" w:eastAsia="微軟正黑體" w:hAnsi="微軟正黑體" w:cs="Times New Roman"/>
              </w:rPr>
              <w:t>導師</w:t>
            </w:r>
            <w:r w:rsidR="3991FA75" w:rsidRPr="00F43332">
              <w:rPr>
                <w:rFonts w:ascii="微軟正黑體" w:eastAsia="微軟正黑體" w:hAnsi="微軟正黑體" w:cs="Times New Roman"/>
              </w:rPr>
              <w:t>於《邪見與佛法》書末首次</w:t>
            </w:r>
            <w:r w:rsidR="3B72E90E" w:rsidRPr="00F43332">
              <w:rPr>
                <w:rFonts w:ascii="微軟正黑體" w:eastAsia="微軟正黑體" w:hAnsi="微軟正黑體" w:cs="Times New Roman"/>
              </w:rPr>
              <w:t>公布</w:t>
            </w:r>
            <w:r w:rsidRPr="00F43332">
              <w:rPr>
                <w:rFonts w:ascii="微軟正黑體" w:eastAsia="微軟正黑體" w:hAnsi="微軟正黑體" w:cs="Times New Roman"/>
              </w:rPr>
              <w:t>「</w:t>
            </w:r>
            <w:r w:rsidRPr="00F43332">
              <w:rPr>
                <w:rFonts w:ascii="微軟正黑體" w:eastAsia="微軟正黑體" w:hAnsi="微軟正黑體"/>
                <w:rPrChange w:id="841" w:author="駱淳渝" w:date="2026-02-05T22:26:00Z" w16du:dateUtc="2026-02-05T14:26:00Z">
                  <w:rPr/>
                </w:rPrChange>
              </w:rPr>
              <w:fldChar w:fldCharType="begin"/>
            </w:r>
            <w:r w:rsidRPr="00F43332">
              <w:rPr>
                <w:rFonts w:ascii="微軟正黑體" w:eastAsia="微軟正黑體" w:hAnsi="微軟正黑體"/>
                <w:rPrChange w:id="842" w:author="駱淳渝" w:date="2026-02-05T22:26:00Z" w16du:dateUtc="2026-02-05T14:26:00Z">
                  <w:rPr/>
                </w:rPrChange>
              </w:rPr>
              <w:instrText>HYPERLINK "file:///C:\\Users\\</w:instrText>
            </w:r>
            <w:r w:rsidRPr="00F43332">
              <w:rPr>
                <w:rFonts w:ascii="微軟正黑體" w:eastAsia="微軟正黑體" w:hAnsi="微軟正黑體"/>
                <w:rPrChange w:id="843" w:author="駱淳渝" w:date="2026-02-05T22:26:00Z" w16du:dateUtc="2026-02-05T14:26:00Z">
                  <w:rPr/>
                </w:rPrChange>
              </w:rPr>
              <w:instrText>張淑真</w:instrText>
            </w:r>
            <w:r w:rsidRPr="00F43332">
              <w:rPr>
                <w:rFonts w:ascii="微軟正黑體" w:eastAsia="微軟正黑體" w:hAnsi="微軟正黑體"/>
                <w:rPrChange w:id="844" w:author="駱淳渝" w:date="2026-02-05T22:26:00Z" w16du:dateUtc="2026-02-05T14:26:00Z">
                  <w:rPr/>
                </w:rPrChange>
              </w:rPr>
              <w:instrText>\\AppData\\Roaming\\Microsoft\\Word\\</w:instrText>
            </w:r>
            <w:r w:rsidRPr="00F43332">
              <w:rPr>
                <w:rFonts w:ascii="微軟正黑體" w:eastAsia="微軟正黑體" w:hAnsi="微軟正黑體"/>
                <w:rPrChange w:id="845" w:author="駱淳渝" w:date="2026-02-05T22:26:00Z" w16du:dateUtc="2026-02-05T14:26:00Z">
                  <w:rPr/>
                </w:rPrChange>
              </w:rPr>
              <w:instrText>大事紀改版</w:instrText>
            </w:r>
            <w:r w:rsidRPr="00F43332">
              <w:rPr>
                <w:rFonts w:ascii="微軟正黑體" w:eastAsia="微軟正黑體" w:hAnsi="微軟正黑體"/>
                <w:rPrChange w:id="846" w:author="駱淳渝" w:date="2026-02-05T22:26:00Z" w16du:dateUtc="2026-02-05T14:26:00Z">
                  <w:rPr/>
                </w:rPrChange>
              </w:rPr>
              <w:instrText>\\01%20</w:instrText>
            </w:r>
            <w:r w:rsidRPr="00F43332">
              <w:rPr>
                <w:rFonts w:ascii="微軟正黑體" w:eastAsia="微軟正黑體" w:hAnsi="微軟正黑體"/>
                <w:rPrChange w:id="847" w:author="駱淳渝" w:date="2026-02-05T22:26:00Z" w16du:dateUtc="2026-02-05T14:26:00Z">
                  <w:rPr/>
                </w:rPrChange>
              </w:rPr>
              <w:instrText>合併改版</w:instrText>
            </w:r>
            <w:r w:rsidRPr="00F43332">
              <w:rPr>
                <w:rFonts w:ascii="微軟正黑體" w:eastAsia="微軟正黑體" w:hAnsi="微軟正黑體"/>
                <w:rPrChange w:id="848" w:author="駱淳渝" w:date="2026-02-05T22:26:00Z" w16du:dateUtc="2026-02-05T14:26:00Z">
                  <w:rPr/>
                </w:rPrChange>
              </w:rPr>
              <w:instrText>\\00%20</w:instrText>
            </w:r>
            <w:r w:rsidRPr="00F43332">
              <w:rPr>
                <w:rFonts w:ascii="微軟正黑體" w:eastAsia="微軟正黑體" w:hAnsi="微軟正黑體"/>
                <w:rPrChange w:id="849" w:author="駱淳渝" w:date="2026-02-05T22:26:00Z" w16du:dateUtc="2026-02-05T14:26:00Z">
                  <w:rPr/>
                </w:rPrChange>
              </w:rPr>
              <w:instrText>大事紀完整版</w:instrText>
            </w:r>
            <w:r w:rsidRPr="00F43332">
              <w:rPr>
                <w:rFonts w:ascii="微軟正黑體" w:eastAsia="微軟正黑體" w:hAnsi="微軟正黑體"/>
                <w:rPrChange w:id="850" w:author="駱淳渝" w:date="2026-02-05T22:26:00Z" w16du:dateUtc="2026-02-05T14:26:00Z">
                  <w:rPr/>
                </w:rPrChange>
              </w:rPr>
              <w:instrText>\\14-A.</w:instrText>
            </w:r>
            <w:r w:rsidRPr="00F43332">
              <w:rPr>
                <w:rFonts w:ascii="微軟正黑體" w:eastAsia="微軟正黑體" w:hAnsi="微軟正黑體"/>
                <w:rPrChange w:id="851" w:author="駱淳渝" w:date="2026-02-05T22:26:00Z" w16du:dateUtc="2026-02-05T14:26:00Z">
                  <w:rPr/>
                </w:rPrChange>
              </w:rPr>
              <w:instrText>第十四期編寫</w:instrText>
            </w:r>
            <w:r w:rsidRPr="00F43332">
              <w:rPr>
                <w:rFonts w:ascii="微軟正黑體" w:eastAsia="微軟正黑體" w:hAnsi="微軟正黑體"/>
                <w:rPrChange w:id="852" w:author="駱淳渝" w:date="2026-02-05T22:26:00Z" w16du:dateUtc="2026-02-05T14:26:00Z">
                  <w:rPr/>
                </w:rPrChange>
              </w:rPr>
              <w:instrText>-</w:instrText>
            </w:r>
            <w:r w:rsidRPr="00F43332">
              <w:rPr>
                <w:rFonts w:ascii="微軟正黑體" w:eastAsia="微軟正黑體" w:hAnsi="微軟正黑體"/>
                <w:rPrChange w:id="853" w:author="駱淳渝" w:date="2026-02-05T22:26:00Z" w16du:dateUtc="2026-02-05T14:26:00Z">
                  <w:rPr/>
                </w:rPrChange>
              </w:rPr>
              <w:instrText>行政</w:instrText>
            </w:r>
            <w:r w:rsidRPr="00F43332">
              <w:rPr>
                <w:rFonts w:ascii="微軟正黑體" w:eastAsia="微軟正黑體" w:hAnsi="微軟正黑體"/>
                <w:rPrChange w:id="854" w:author="駱淳渝" w:date="2026-02-05T22:26:00Z" w16du:dateUtc="2026-02-05T14:26:00Z">
                  <w:rPr/>
                </w:rPrChange>
              </w:rPr>
              <w:instrText>-</w:instrText>
            </w:r>
            <w:r w:rsidRPr="00F43332">
              <w:rPr>
                <w:rFonts w:ascii="微軟正黑體" w:eastAsia="微軟正黑體" w:hAnsi="微軟正黑體"/>
                <w:rPrChange w:id="855" w:author="駱淳渝" w:date="2026-02-05T22:26:00Z" w16du:dateUtc="2026-02-05T14:26:00Z">
                  <w:rPr/>
                </w:rPrChange>
              </w:rPr>
              <w:instrText>淑滿</w:instrText>
            </w:r>
            <w:r w:rsidRPr="00F43332">
              <w:rPr>
                <w:rFonts w:ascii="微軟正黑體" w:eastAsia="微軟正黑體" w:hAnsi="微軟正黑體"/>
                <w:rPrChange w:id="856" w:author="駱淳渝" w:date="2026-02-05T22:26:00Z" w16du:dateUtc="2026-02-05T14:26:00Z">
                  <w:rPr/>
                </w:rPrChange>
              </w:rPr>
              <w:instrText>(20250616)-</w:instrText>
            </w:r>
            <w:r w:rsidRPr="00F43332">
              <w:rPr>
                <w:rFonts w:ascii="微軟正黑體" w:eastAsia="微軟正黑體" w:hAnsi="微軟正黑體"/>
                <w:rPrChange w:id="857" w:author="駱淳渝" w:date="2026-02-05T22:26:00Z" w16du:dateUtc="2026-02-05T14:26:00Z">
                  <w:rPr/>
                </w:rPrChange>
              </w:rPr>
              <w:instrText>劍華</w:instrText>
            </w:r>
            <w:r w:rsidRPr="00F43332">
              <w:rPr>
                <w:rFonts w:ascii="微軟正黑體" w:eastAsia="微軟正黑體" w:hAnsi="微軟正黑體"/>
                <w:rPrChange w:id="858" w:author="駱淳渝" w:date="2026-02-05T22:26:00Z" w16du:dateUtc="2026-02-05T14:26:00Z">
                  <w:rPr/>
                </w:rPrChange>
              </w:rPr>
              <w:instrText>(0701)</w:instrText>
            </w:r>
            <w:r w:rsidRPr="00F43332">
              <w:rPr>
                <w:rFonts w:ascii="微軟正黑體" w:eastAsia="微軟正黑體" w:hAnsi="微軟正黑體"/>
                <w:rPrChange w:id="859" w:author="駱淳渝" w:date="2026-02-05T22:26:00Z" w16du:dateUtc="2026-02-05T14:26:00Z">
                  <w:rPr/>
                </w:rPrChange>
              </w:rPr>
              <w:instrText>接受所有變更</w:instrText>
            </w:r>
            <w:r w:rsidRPr="00F43332">
              <w:rPr>
                <w:rFonts w:ascii="微軟正黑體" w:eastAsia="微軟正黑體" w:hAnsi="微軟正黑體"/>
                <w:rPrChange w:id="860" w:author="駱淳渝" w:date="2026-02-05T22:26:00Z" w16du:dateUtc="2026-02-05T14:26:00Z">
                  <w:rPr/>
                </w:rPrChange>
              </w:rPr>
              <w:instrText>(20251025).docx"</w:instrText>
            </w:r>
            <w:r w:rsidRPr="00F43332">
              <w:rPr>
                <w:rFonts w:ascii="微軟正黑體" w:eastAsia="微軟正黑體" w:hAnsi="微軟正黑體"/>
                <w:rPrChange w:id="861" w:author="駱淳渝" w:date="2026-02-05T22:26:00Z" w16du:dateUtc="2026-02-05T14:26:00Z">
                  <w:rPr/>
                </w:rPrChange>
              </w:rPr>
            </w:r>
            <w:r w:rsidRPr="00F43332">
              <w:rPr>
                <w:rFonts w:ascii="微軟正黑體" w:eastAsia="微軟正黑體" w:hAnsi="微軟正黑體"/>
                <w:rPrChange w:id="862" w:author="駱淳渝" w:date="2026-02-05T22:26:00Z" w16du:dateUtc="2026-02-05T14:26:00Z">
                  <w:rPr/>
                </w:rPrChange>
              </w:rPr>
              <w:fldChar w:fldCharType="separate"/>
            </w:r>
            <w:r w:rsidRPr="00F43332">
              <w:rPr>
                <w:rStyle w:val="afd"/>
                <w:rFonts w:ascii="微軟正黑體" w:eastAsia="微軟正黑體" w:hAnsi="微軟正黑體" w:cs="Times New Roman"/>
                <w:color w:val="auto"/>
                <w:u w:val="none"/>
                <w:rPrChange w:id="863" w:author="駱淳渝" w:date="2026-02-05T22:26:00Z" w16du:dateUtc="2026-02-05T14:26:00Z">
                  <w:rPr>
                    <w:rStyle w:val="afd"/>
                    <w:rFonts w:ascii="微軟正黑體" w:eastAsia="微軟正黑體" w:hAnsi="微軟正黑體" w:cs="Times New Roman"/>
                  </w:rPr>
                </w:rPrChange>
              </w:rPr>
              <w:t>法義辨正聲明</w:t>
            </w:r>
            <w:r w:rsidRPr="00F43332">
              <w:rPr>
                <w:rFonts w:ascii="微軟正黑體" w:eastAsia="微軟正黑體" w:hAnsi="微軟正黑體"/>
                <w:rPrChange w:id="864" w:author="駱淳渝" w:date="2026-02-05T22:26:00Z" w16du:dateUtc="2026-02-05T14:26:00Z">
                  <w:rPr/>
                </w:rPrChange>
              </w:rPr>
              <w:fldChar w:fldCharType="end"/>
            </w:r>
            <w:r w:rsidRPr="00F43332">
              <w:rPr>
                <w:rFonts w:ascii="微軟正黑體" w:eastAsia="微軟正黑體" w:hAnsi="微軟正黑體" w:cs="Times New Roman"/>
              </w:rPr>
              <w:t>」</w:t>
            </w:r>
          </w:p>
        </w:tc>
        <w:tc>
          <w:tcPr>
            <w:tcW w:w="8222" w:type="dxa"/>
          </w:tcPr>
          <w:p w14:paraId="7E6FF098" w14:textId="4CF7D136" w:rsidR="00427E1A" w:rsidRPr="00F43332" w:rsidRDefault="00427E1A" w:rsidP="00427E1A">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凡被 導師著作所評論之顯密法師及居士，若欲作第一義諦之法義辨正者，導</w:t>
            </w:r>
            <w:r w:rsidRPr="00F43332">
              <w:rPr>
                <w:rFonts w:ascii="微軟正黑體" w:eastAsia="微軟正黑體" w:hAnsi="微軟正黑體" w:cs="Times New Roman" w:hint="eastAsia"/>
                <w:szCs w:val="24"/>
              </w:rPr>
              <w:lastRenderedPageBreak/>
              <w:t>師委由正智出版社執事，代為約定時、地及辨正主題。</w:t>
            </w:r>
          </w:p>
          <w:p w14:paraId="268C2446" w14:textId="5A05AFF3"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bCs/>
                <w:szCs w:val="24"/>
              </w:rPr>
              <w:t>此聲明首次公布《邪見與佛法》書末，迄今無有敢以真名質問導師者，更無一人提出法義辨正。</w:t>
            </w:r>
          </w:p>
        </w:tc>
      </w:tr>
      <w:tr w:rsidR="00F43332" w:rsidRPr="00F43332" w14:paraId="7812D20B" w14:textId="69586533"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32AF5283"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AFD37DF"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2001/02/00#</w:t>
            </w:r>
            <w:r w:rsidRPr="00F43332">
              <w:rPr>
                <w:rStyle w:val="af2"/>
                <w:rFonts w:ascii="微軟正黑體" w:eastAsia="微軟正黑體" w:hAnsi="微軟正黑體" w:cs="Times New Roman"/>
                <w:bCs/>
                <w:szCs w:val="24"/>
              </w:rPr>
              <w:footnoteReference w:id="75"/>
            </w:r>
          </w:p>
        </w:tc>
        <w:tc>
          <w:tcPr>
            <w:tcW w:w="4395" w:type="dxa"/>
            <w:tcMar>
              <w:top w:w="100" w:type="dxa"/>
              <w:left w:w="100" w:type="dxa"/>
              <w:bottom w:w="100" w:type="dxa"/>
              <w:right w:w="100" w:type="dxa"/>
            </w:tcMar>
            <w:vAlign w:val="center"/>
          </w:tcPr>
          <w:p w14:paraId="2F55160B" w14:textId="6C11BE7D"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w:t>
            </w:r>
            <w:r w:rsidR="00033716" w:rsidRPr="00F43332">
              <w:rPr>
                <w:rFonts w:ascii="微軟正黑體" w:eastAsia="微軟正黑體" w:hAnsi="微軟正黑體" w:cs="Times New Roman" w:hint="eastAsia"/>
                <w:bCs/>
                <w:szCs w:val="24"/>
              </w:rPr>
              <w:t>於</w:t>
            </w:r>
            <w:r w:rsidR="00033716" w:rsidRPr="00F43332">
              <w:rPr>
                <w:rFonts w:ascii="微軟正黑體" w:eastAsia="微軟正黑體" w:hAnsi="微軟正黑體" w:cs="Times New Roman"/>
                <w:bCs/>
                <w:szCs w:val="24"/>
              </w:rPr>
              <w:t>臺北市百齡高中大禮堂</w:t>
            </w:r>
            <w:r w:rsidRPr="00F43332">
              <w:rPr>
                <w:rFonts w:ascii="微軟正黑體" w:eastAsia="微軟正黑體" w:hAnsi="微軟正黑體" w:cs="Times New Roman" w:hint="eastAsia"/>
                <w:bCs/>
                <w:szCs w:val="24"/>
              </w:rPr>
              <w:t>演講「我與無我」</w:t>
            </w:r>
          </w:p>
        </w:tc>
        <w:tc>
          <w:tcPr>
            <w:tcW w:w="8222" w:type="dxa"/>
          </w:tcPr>
          <w:p w14:paraId="7F2F3236" w14:textId="7450CC30" w:rsidR="00427E1A" w:rsidRPr="00F43332" w:rsidRDefault="00427E1A" w:rsidP="00427E1A">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導師於臺北市百齡高中大禮堂舉行之正覺同修會新春團拜時，釐清當時「我」與「無我」諸種演述，平息諍論。後於</w:t>
            </w:r>
            <w:r w:rsidRPr="00F43332">
              <w:rPr>
                <w:rFonts w:ascii="微軟正黑體" w:eastAsia="微軟正黑體" w:hAnsi="微軟正黑體" w:cs="Times New Roman"/>
                <w:szCs w:val="24"/>
              </w:rPr>
              <w:t>2001/10整理出版《我與無我—從我與無我談理事圓融》</w:t>
            </w:r>
            <w:r w:rsidRPr="00F43332">
              <w:rPr>
                <w:rFonts w:ascii="微軟正黑體" w:eastAsia="微軟正黑體" w:hAnsi="微軟正黑體" w:cs="Times New Roman" w:hint="eastAsia"/>
                <w:szCs w:val="24"/>
              </w:rPr>
              <w:t>，闡釋佛菩提道隱說顯說之密意乃「中道」之理，絕非「一切法空」之斷滅見</w:t>
            </w:r>
            <w:r w:rsidRPr="00F43332">
              <w:rPr>
                <w:rFonts w:ascii="微軟正黑體" w:eastAsia="微軟正黑體" w:hAnsi="微軟正黑體" w:hint="eastAsia"/>
                <w:szCs w:val="24"/>
              </w:rPr>
              <w:t>。</w:t>
            </w:r>
          </w:p>
        </w:tc>
      </w:tr>
      <w:tr w:rsidR="00F43332" w:rsidRPr="00F43332" w14:paraId="4F6AAC82" w14:textId="50A635E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510F9CB"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74B95B8"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2001/06/09</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9BB9DCB" w14:textId="739C1728" w:rsidR="00427E1A" w:rsidRPr="00F43332" w:rsidRDefault="00132FED" w:rsidP="00427E1A">
            <w:pPr>
              <w:spacing w:after="0" w:line="300" w:lineRule="exact"/>
              <w:jc w:val="both"/>
              <w:rPr>
                <w:rFonts w:ascii="微軟正黑體" w:eastAsia="微軟正黑體" w:hAnsi="微軟正黑體" w:cs="Times New Roman"/>
                <w:szCs w:val="24"/>
              </w:rPr>
            </w:pPr>
            <w:bookmarkStart w:id="865" w:name="_Hlk216033577"/>
            <w:r w:rsidRPr="00F43332">
              <w:rPr>
                <w:rFonts w:ascii="微軟正黑體" w:eastAsia="微軟正黑體" w:hAnsi="微軟正黑體" w:cs="Times New Roman" w:hint="eastAsia"/>
                <w:szCs w:val="24"/>
              </w:rPr>
              <w:t>本會</w:t>
            </w:r>
            <w:r w:rsidR="002348F1" w:rsidRPr="00F43332">
              <w:rPr>
                <w:rFonts w:ascii="微軟正黑體" w:eastAsia="微軟正黑體" w:hAnsi="微軟正黑體" w:cs="Times New Roman" w:hint="eastAsia"/>
                <w:szCs w:val="24"/>
              </w:rPr>
              <w:t>學員自發</w:t>
            </w:r>
            <w:r w:rsidR="009135B9" w:rsidRPr="00F43332">
              <w:rPr>
                <w:rFonts w:ascii="微軟正黑體" w:eastAsia="微軟正黑體" w:hAnsi="微軟正黑體" w:cs="Times New Roman" w:hint="eastAsia"/>
                <w:szCs w:val="24"/>
              </w:rPr>
              <w:t>建置</w:t>
            </w:r>
            <w:r w:rsidR="00427E1A" w:rsidRPr="00F43332">
              <w:rPr>
                <w:rFonts w:ascii="微軟正黑體" w:eastAsia="微軟正黑體" w:hAnsi="微軟正黑體" w:cs="Times New Roman" w:hint="eastAsia"/>
                <w:szCs w:val="24"/>
              </w:rPr>
              <w:t>「</w:t>
            </w:r>
            <w:r w:rsidR="00427E1A" w:rsidRPr="00F43332">
              <w:rPr>
                <w:rFonts w:ascii="微軟正黑體" w:eastAsia="微軟正黑體" w:hAnsi="微軟正黑體"/>
                <w:rPrChange w:id="866" w:author="駱淳渝" w:date="2026-02-05T22:26:00Z" w16du:dateUtc="2026-02-05T14:26:00Z">
                  <w:rPr/>
                </w:rPrChange>
              </w:rPr>
              <w:fldChar w:fldCharType="begin"/>
            </w:r>
            <w:r w:rsidR="00427E1A" w:rsidRPr="00F43332">
              <w:rPr>
                <w:rFonts w:ascii="微軟正黑體" w:eastAsia="微軟正黑體" w:hAnsi="微軟正黑體"/>
                <w:rPrChange w:id="867" w:author="駱淳渝" w:date="2026-02-05T22:26:00Z" w16du:dateUtc="2026-02-05T14:26:00Z">
                  <w:rPr/>
                </w:rPrChange>
              </w:rPr>
              <w:instrText>HYPERLINK "file:///C:\\Users\\</w:instrText>
            </w:r>
            <w:r w:rsidR="00427E1A" w:rsidRPr="00F43332">
              <w:rPr>
                <w:rFonts w:ascii="微軟正黑體" w:eastAsia="微軟正黑體" w:hAnsi="微軟正黑體"/>
                <w:rPrChange w:id="868" w:author="駱淳渝" w:date="2026-02-05T22:26:00Z" w16du:dateUtc="2026-02-05T14:26:00Z">
                  <w:rPr/>
                </w:rPrChange>
              </w:rPr>
              <w:instrText>張淑真</w:instrText>
            </w:r>
            <w:r w:rsidR="00427E1A" w:rsidRPr="00F43332">
              <w:rPr>
                <w:rFonts w:ascii="微軟正黑體" w:eastAsia="微軟正黑體" w:hAnsi="微軟正黑體"/>
                <w:rPrChange w:id="869" w:author="駱淳渝" w:date="2026-02-05T22:26:00Z" w16du:dateUtc="2026-02-05T14:26:00Z">
                  <w:rPr/>
                </w:rPrChange>
              </w:rPr>
              <w:instrText>\\AppData\\Roaming\\Microsoft\\Word\\</w:instrText>
            </w:r>
            <w:r w:rsidR="00427E1A" w:rsidRPr="00F43332">
              <w:rPr>
                <w:rFonts w:ascii="微軟正黑體" w:eastAsia="微軟正黑體" w:hAnsi="微軟正黑體"/>
                <w:rPrChange w:id="870" w:author="駱淳渝" w:date="2026-02-05T22:26:00Z" w16du:dateUtc="2026-02-05T14:26:00Z">
                  <w:rPr/>
                </w:rPrChange>
              </w:rPr>
              <w:instrText>大事紀改版</w:instrText>
            </w:r>
            <w:r w:rsidR="00427E1A" w:rsidRPr="00F43332">
              <w:rPr>
                <w:rFonts w:ascii="微軟正黑體" w:eastAsia="微軟正黑體" w:hAnsi="微軟正黑體"/>
                <w:rPrChange w:id="871" w:author="駱淳渝" w:date="2026-02-05T22:26:00Z" w16du:dateUtc="2026-02-05T14:26:00Z">
                  <w:rPr/>
                </w:rPrChange>
              </w:rPr>
              <w:instrText>\\01%20</w:instrText>
            </w:r>
            <w:r w:rsidR="00427E1A" w:rsidRPr="00F43332">
              <w:rPr>
                <w:rFonts w:ascii="微軟正黑體" w:eastAsia="微軟正黑體" w:hAnsi="微軟正黑體"/>
                <w:rPrChange w:id="872" w:author="駱淳渝" w:date="2026-02-05T22:26:00Z" w16du:dateUtc="2026-02-05T14:26:00Z">
                  <w:rPr/>
                </w:rPrChange>
              </w:rPr>
              <w:instrText>合併改版</w:instrText>
            </w:r>
            <w:r w:rsidR="00427E1A" w:rsidRPr="00F43332">
              <w:rPr>
                <w:rFonts w:ascii="微軟正黑體" w:eastAsia="微軟正黑體" w:hAnsi="微軟正黑體"/>
                <w:rPrChange w:id="873" w:author="駱淳渝" w:date="2026-02-05T22:26:00Z" w16du:dateUtc="2026-02-05T14:26:00Z">
                  <w:rPr/>
                </w:rPrChange>
              </w:rPr>
              <w:instrText>\\00%20</w:instrText>
            </w:r>
            <w:r w:rsidR="00427E1A" w:rsidRPr="00F43332">
              <w:rPr>
                <w:rFonts w:ascii="微軟正黑體" w:eastAsia="微軟正黑體" w:hAnsi="微軟正黑體"/>
                <w:rPrChange w:id="874" w:author="駱淳渝" w:date="2026-02-05T22:26:00Z" w16du:dateUtc="2026-02-05T14:26:00Z">
                  <w:rPr/>
                </w:rPrChange>
              </w:rPr>
              <w:instrText>大事紀完整版</w:instrText>
            </w:r>
            <w:r w:rsidR="00427E1A" w:rsidRPr="00F43332">
              <w:rPr>
                <w:rFonts w:ascii="微軟正黑體" w:eastAsia="微軟正黑體" w:hAnsi="微軟正黑體"/>
                <w:rPrChange w:id="875" w:author="駱淳渝" w:date="2026-02-05T22:26:00Z" w16du:dateUtc="2026-02-05T14:26:00Z">
                  <w:rPr/>
                </w:rPrChange>
              </w:rPr>
              <w:instrText>\\14-E.</w:instrText>
            </w:r>
            <w:r w:rsidR="00427E1A" w:rsidRPr="00F43332">
              <w:rPr>
                <w:rFonts w:ascii="微軟正黑體" w:eastAsia="微軟正黑體" w:hAnsi="微軟正黑體"/>
                <w:rPrChange w:id="876" w:author="駱淳渝" w:date="2026-02-05T22:26:00Z" w16du:dateUtc="2026-02-05T14:26:00Z">
                  <w:rPr/>
                </w:rPrChange>
              </w:rPr>
              <w:instrText>第十四期編寫</w:instrText>
            </w:r>
            <w:r w:rsidR="00427E1A" w:rsidRPr="00F43332">
              <w:rPr>
                <w:rFonts w:ascii="微軟正黑體" w:eastAsia="微軟正黑體" w:hAnsi="微軟正黑體"/>
                <w:rPrChange w:id="877" w:author="駱淳渝" w:date="2026-02-05T22:26:00Z" w16du:dateUtc="2026-02-05T14:26:00Z">
                  <w:rPr/>
                </w:rPrChange>
              </w:rPr>
              <w:instrText>-</w:instrText>
            </w:r>
            <w:r w:rsidR="00427E1A" w:rsidRPr="00F43332">
              <w:rPr>
                <w:rFonts w:ascii="微軟正黑體" w:eastAsia="微軟正黑體" w:hAnsi="微軟正黑體"/>
                <w:rPrChange w:id="878" w:author="駱淳渝" w:date="2026-02-05T22:26:00Z" w16du:dateUtc="2026-02-05T14:26:00Z">
                  <w:rPr/>
                </w:rPrChange>
              </w:rPr>
              <w:instrText>推廣</w:instrText>
            </w:r>
            <w:r w:rsidR="00427E1A" w:rsidRPr="00F43332">
              <w:rPr>
                <w:rFonts w:ascii="微軟正黑體" w:eastAsia="微軟正黑體" w:hAnsi="微軟正黑體"/>
                <w:rPrChange w:id="879" w:author="駱淳渝" w:date="2026-02-05T22:26:00Z" w16du:dateUtc="2026-02-05T14:26:00Z">
                  <w:rPr/>
                </w:rPrChange>
              </w:rPr>
              <w:instrText>-</w:instrText>
            </w:r>
            <w:r w:rsidR="00427E1A" w:rsidRPr="00F43332">
              <w:rPr>
                <w:rFonts w:ascii="微軟正黑體" w:eastAsia="微軟正黑體" w:hAnsi="微軟正黑體"/>
                <w:rPrChange w:id="880" w:author="駱淳渝" w:date="2026-02-05T22:26:00Z" w16du:dateUtc="2026-02-05T14:26:00Z">
                  <w:rPr/>
                </w:rPrChange>
              </w:rPr>
              <w:instrText>月英</w:instrText>
            </w:r>
            <w:r w:rsidR="00427E1A" w:rsidRPr="00F43332">
              <w:rPr>
                <w:rFonts w:ascii="微軟正黑體" w:eastAsia="微軟正黑體" w:hAnsi="微軟正黑體"/>
                <w:rPrChange w:id="881" w:author="駱淳渝" w:date="2026-02-05T22:26:00Z" w16du:dateUtc="2026-02-05T14:26:00Z">
                  <w:rPr/>
                </w:rPrChange>
              </w:rPr>
              <w:instrText>(06013)-</w:instrText>
            </w:r>
            <w:r w:rsidR="00427E1A" w:rsidRPr="00F43332">
              <w:rPr>
                <w:rFonts w:ascii="微軟正黑體" w:eastAsia="微軟正黑體" w:hAnsi="微軟正黑體"/>
                <w:rPrChange w:id="882" w:author="駱淳渝" w:date="2026-02-05T22:26:00Z" w16du:dateUtc="2026-02-05T14:26:00Z">
                  <w:rPr/>
                </w:rPrChange>
              </w:rPr>
              <w:instrText>劍華</w:instrText>
            </w:r>
            <w:r w:rsidR="00427E1A" w:rsidRPr="00F43332">
              <w:rPr>
                <w:rFonts w:ascii="微軟正黑體" w:eastAsia="微軟正黑體" w:hAnsi="微軟正黑體"/>
                <w:rPrChange w:id="883" w:author="駱淳渝" w:date="2026-02-05T22:26:00Z" w16du:dateUtc="2026-02-05T14:26:00Z">
                  <w:rPr/>
                </w:rPrChange>
              </w:rPr>
              <w:instrText>(0701)-</w:instrText>
            </w:r>
            <w:r w:rsidR="00427E1A" w:rsidRPr="00F43332">
              <w:rPr>
                <w:rFonts w:ascii="微軟正黑體" w:eastAsia="微軟正黑體" w:hAnsi="微軟正黑體"/>
                <w:rPrChange w:id="884" w:author="駱淳渝" w:date="2026-02-05T22:26:00Z" w16du:dateUtc="2026-02-05T14:26:00Z">
                  <w:rPr/>
                </w:rPrChange>
              </w:rPr>
              <w:instrText>接受所有變更</w:instrText>
            </w:r>
            <w:r w:rsidR="00427E1A" w:rsidRPr="00F43332">
              <w:rPr>
                <w:rFonts w:ascii="微軟正黑體" w:eastAsia="微軟正黑體" w:hAnsi="微軟正黑體"/>
                <w:rPrChange w:id="885" w:author="駱淳渝" w:date="2026-02-05T22:26:00Z" w16du:dateUtc="2026-02-05T14:26:00Z">
                  <w:rPr/>
                </w:rPrChange>
              </w:rPr>
              <w:instrText>(20251025).docx"</w:instrText>
            </w:r>
            <w:r w:rsidR="00427E1A" w:rsidRPr="00F43332">
              <w:rPr>
                <w:rFonts w:ascii="微軟正黑體" w:eastAsia="微軟正黑體" w:hAnsi="微軟正黑體"/>
                <w:rPrChange w:id="886" w:author="駱淳渝" w:date="2026-02-05T22:26:00Z" w16du:dateUtc="2026-02-05T14:26:00Z">
                  <w:rPr/>
                </w:rPrChange>
              </w:rPr>
            </w:r>
            <w:r w:rsidR="00427E1A" w:rsidRPr="00F43332">
              <w:rPr>
                <w:rFonts w:ascii="微軟正黑體" w:eastAsia="微軟正黑體" w:hAnsi="微軟正黑體"/>
                <w:rPrChange w:id="887" w:author="駱淳渝" w:date="2026-02-05T22:26:00Z" w16du:dateUtc="2026-02-05T14:26:00Z">
                  <w:rPr/>
                </w:rPrChange>
              </w:rPr>
              <w:fldChar w:fldCharType="separate"/>
            </w:r>
            <w:r w:rsidR="00427E1A" w:rsidRPr="00F43332">
              <w:rPr>
                <w:rStyle w:val="afd"/>
                <w:rFonts w:ascii="微軟正黑體" w:eastAsia="微軟正黑體" w:hAnsi="微軟正黑體" w:cs="Times New Roman" w:hint="eastAsia"/>
                <w:color w:val="auto"/>
                <w:szCs w:val="24"/>
                <w:u w:val="none"/>
                <w:rPrChange w:id="888" w:author="駱淳渝" w:date="2026-02-05T22:26:00Z" w16du:dateUtc="2026-02-05T14:26:00Z">
                  <w:rPr>
                    <w:rStyle w:val="afd"/>
                    <w:rFonts w:ascii="微軟正黑體" w:eastAsia="微軟正黑體" w:hAnsi="微軟正黑體" w:cs="Times New Roman" w:hint="eastAsia"/>
                    <w:szCs w:val="24"/>
                  </w:rPr>
                </w:rPrChange>
              </w:rPr>
              <w:t>成佛之道</w:t>
            </w:r>
            <w:r w:rsidR="00427E1A" w:rsidRPr="00F43332">
              <w:rPr>
                <w:rFonts w:ascii="微軟正黑體" w:eastAsia="微軟正黑體" w:hAnsi="微軟正黑體"/>
                <w:rPrChange w:id="889" w:author="駱淳渝" w:date="2026-02-05T22:26:00Z" w16du:dateUtc="2026-02-05T14:26:00Z">
                  <w:rPr/>
                </w:rPrChange>
              </w:rPr>
              <w:fldChar w:fldCharType="end"/>
            </w:r>
            <w:r w:rsidR="00427E1A" w:rsidRPr="00F43332">
              <w:rPr>
                <w:rFonts w:ascii="微軟正黑體" w:eastAsia="微軟正黑體" w:hAnsi="微軟正黑體" w:cs="Times New Roman" w:hint="eastAsia"/>
                <w:szCs w:val="24"/>
              </w:rPr>
              <w:t>」網站</w:t>
            </w:r>
            <w:bookmarkEnd w:id="865"/>
            <w:r w:rsidR="00A73EDF" w:rsidRPr="00F43332">
              <w:rPr>
                <w:rFonts w:ascii="微軟正黑體" w:eastAsia="微軟正黑體" w:hAnsi="微軟正黑體" w:cs="Times New Roman" w:hint="eastAsia"/>
                <w:szCs w:val="24"/>
              </w:rPr>
              <w:t>，</w:t>
            </w:r>
            <w:r w:rsidR="00A73EDF" w:rsidRPr="00F43332">
              <w:rPr>
                <w:rFonts w:ascii="微軟正黑體" w:eastAsia="微軟正黑體" w:hAnsi="微軟正黑體" w:cs="Times New Roman"/>
                <w:szCs w:val="24"/>
              </w:rPr>
              <w:t>提供本會結緣書免費下載</w:t>
            </w:r>
          </w:p>
        </w:tc>
        <w:tc>
          <w:tcPr>
            <w:tcW w:w="8222" w:type="dxa"/>
          </w:tcPr>
          <w:p w14:paraId="136EDB87" w14:textId="62B704F3" w:rsidR="00427E1A" w:rsidRPr="00F43332" w:rsidRDefault="00427E1A" w:rsidP="00427E1A">
            <w:pPr>
              <w:autoSpaceDE w:val="0"/>
              <w:autoSpaceDN w:val="0"/>
              <w:adjustRightInd w:val="0"/>
              <w:spacing w:line="300" w:lineRule="exact"/>
              <w:rPr>
                <w:rFonts w:ascii="微軟正黑體" w:eastAsia="微軟正黑體" w:hAnsi="微軟正黑體" w:cs="Times New Roman"/>
                <w:szCs w:val="24"/>
              </w:rPr>
            </w:pPr>
            <w:r w:rsidRPr="00F43332">
              <w:rPr>
                <w:rFonts w:ascii="微軟正黑體" w:eastAsia="微軟正黑體" w:hAnsi="微軟正黑體" w:cs="Songti TC" w:hint="eastAsia"/>
                <w:szCs w:val="24"/>
                <w:lang w:bidi="ar-SA"/>
              </w:rPr>
              <w:t>正覺同修會</w:t>
            </w:r>
            <w:bookmarkStart w:id="890" w:name="_Hlk216033554"/>
            <w:r w:rsidRPr="00F43332">
              <w:rPr>
                <w:rFonts w:ascii="微軟正黑體" w:eastAsia="微軟正黑體" w:hAnsi="微軟正黑體" w:cs="Segoe UI" w:hint="eastAsia"/>
                <w:szCs w:val="24"/>
                <w:shd w:val="clear" w:color="auto" w:fill="FFFFFF"/>
              </w:rPr>
              <w:t>郭福建師兄</w:t>
            </w:r>
            <w:bookmarkEnd w:id="890"/>
            <w:r w:rsidR="009135B9" w:rsidRPr="00F43332">
              <w:rPr>
                <w:rFonts w:ascii="微軟正黑體" w:eastAsia="微軟正黑體" w:hAnsi="微軟正黑體" w:cs="Songti TC" w:hint="eastAsia"/>
                <w:szCs w:val="24"/>
                <w:lang w:bidi="ar-SA"/>
              </w:rPr>
              <w:t>建置</w:t>
            </w:r>
            <w:r w:rsidRPr="00F43332">
              <w:rPr>
                <w:rFonts w:ascii="微軟正黑體" w:eastAsia="微軟正黑體" w:hAnsi="微軟正黑體" w:cs="Songti TC" w:hint="eastAsia"/>
                <w:szCs w:val="24"/>
                <w:lang w:bidi="ar-SA"/>
              </w:rPr>
              <w:t>「成佛之道」網站</w:t>
            </w:r>
            <w:r w:rsidRPr="00F43332">
              <w:rPr>
                <w:rFonts w:ascii="微軟正黑體" w:eastAsia="微軟正黑體" w:hAnsi="微軟正黑體" w:hint="eastAsia"/>
                <w:szCs w:val="24"/>
              </w:rPr>
              <w:t>，提供</w:t>
            </w:r>
            <w:r w:rsidRPr="00F43332">
              <w:rPr>
                <w:rFonts w:ascii="微軟正黑體" w:eastAsia="微軟正黑體" w:hAnsi="微軟正黑體" w:hint="eastAsia"/>
                <w:szCs w:val="24"/>
                <w:rPrChange w:id="891" w:author="駱淳渝" w:date="2026-02-05T22:26:00Z" w16du:dateUtc="2026-02-05T14:26:00Z">
                  <w:rPr>
                    <w:rFonts w:ascii="微軟正黑體" w:eastAsia="微軟正黑體" w:hAnsi="微軟正黑體" w:hint="eastAsia"/>
                    <w:color w:val="000000" w:themeColor="text1"/>
                    <w:szCs w:val="24"/>
                  </w:rPr>
                </w:rPrChange>
              </w:rPr>
              <w:t>本會結緣書免費下載，為早期海內外學人最易接觸正法的管道。</w:t>
            </w:r>
            <w:r w:rsidRPr="00F43332">
              <w:rPr>
                <w:rFonts w:ascii="微軟正黑體" w:eastAsia="微軟正黑體" w:hAnsi="微軟正黑體" w:hint="eastAsia"/>
                <w:szCs w:val="24"/>
              </w:rPr>
              <w:t>本會官網成立後，網路推廣工作遂移轉至官網。</w:t>
            </w:r>
          </w:p>
        </w:tc>
      </w:tr>
      <w:tr w:rsidR="00F43332" w:rsidRPr="00F43332" w14:paraId="7D0BF1B0" w14:textId="1EE88025"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B85DFDC"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9E9F0F0"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2001/07/00#</w:t>
            </w:r>
          </w:p>
        </w:tc>
        <w:tc>
          <w:tcPr>
            <w:tcW w:w="4395" w:type="dxa"/>
            <w:tcMar>
              <w:top w:w="100" w:type="dxa"/>
              <w:left w:w="100" w:type="dxa"/>
              <w:bottom w:w="100" w:type="dxa"/>
              <w:right w:w="100" w:type="dxa"/>
            </w:tcMar>
            <w:vAlign w:val="center"/>
          </w:tcPr>
          <w:p w14:paraId="6ECCDDF5" w14:textId="3E0A6827" w:rsidR="00427E1A" w:rsidRPr="00F43332" w:rsidRDefault="00427E1A" w:rsidP="00427E1A">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導師開講《楞嚴經》，以實證判教辨明邪正真偽</w:t>
            </w:r>
          </w:p>
        </w:tc>
        <w:tc>
          <w:tcPr>
            <w:tcW w:w="8222" w:type="dxa"/>
          </w:tcPr>
          <w:p w14:paraId="5CF95C58" w14:textId="3B1B7009" w:rsidR="00427E1A" w:rsidRPr="00F43332" w:rsidRDefault="00427E1A" w:rsidP="00427E1A">
            <w:pPr>
              <w:spacing w:line="300" w:lineRule="exact"/>
              <w:rPr>
                <w:rFonts w:ascii="微軟正黑體" w:eastAsia="微軟正黑體" w:hAnsi="微軟正黑體"/>
                <w:bCs/>
                <w:szCs w:val="24"/>
              </w:rPr>
            </w:pPr>
            <w:bookmarkStart w:id="892" w:name="_Hlk156554745"/>
            <w:bookmarkStart w:id="893" w:name="_Hlk155985990"/>
            <w:r w:rsidRPr="00F43332">
              <w:rPr>
                <w:rFonts w:ascii="微軟正黑體" w:eastAsia="微軟正黑體" w:hAnsi="微軟正黑體" w:hint="eastAsia"/>
                <w:szCs w:val="24"/>
              </w:rPr>
              <w:t>《大佛頂如來密因修證了義諸菩薩萬行首楞嚴經》為密教部重要經典</w:t>
            </w:r>
            <w:r w:rsidR="0095516C" w:rsidRPr="00F43332">
              <w:rPr>
                <w:rFonts w:ascii="微軟正黑體" w:eastAsia="微軟正黑體" w:hAnsi="微軟正黑體" w:hint="eastAsia"/>
                <w:szCs w:val="24"/>
              </w:rPr>
              <w:t>，</w:t>
            </w:r>
            <w:r w:rsidR="0095516C" w:rsidRPr="00F43332">
              <w:rPr>
                <w:rFonts w:ascii="微軟正黑體" w:eastAsia="微軟正黑體" w:hAnsi="微軟正黑體"/>
                <w:szCs w:val="24"/>
              </w:rPr>
              <w:t>導師</w:t>
            </w:r>
            <w:r w:rsidR="0095516C" w:rsidRPr="00F43332">
              <w:rPr>
                <w:rFonts w:ascii="微軟正黑體" w:eastAsia="微軟正黑體" w:hAnsi="微軟正黑體" w:hint="eastAsia"/>
                <w:szCs w:val="24"/>
              </w:rPr>
              <w:t>亦</w:t>
            </w:r>
            <w:r w:rsidR="0095516C" w:rsidRPr="00F43332">
              <w:rPr>
                <w:rFonts w:ascii="微軟正黑體" w:eastAsia="微軟正黑體" w:hAnsi="微軟正黑體"/>
                <w:szCs w:val="24"/>
              </w:rPr>
              <w:t>將此經列為大乘最重要的三部經典之一</w:t>
            </w:r>
            <w:r w:rsidRPr="00F43332">
              <w:rPr>
                <w:rFonts w:ascii="微軟正黑體" w:eastAsia="微軟正黑體" w:hAnsi="微軟正黑體" w:hint="eastAsia"/>
                <w:szCs w:val="24"/>
              </w:rPr>
              <w:t>，經中宣說明心見性之內涵，佛菩提道修學所遇魔境，以及外道對涅槃的誤解；然此經言句深澀難解，</w:t>
            </w:r>
            <w:r w:rsidR="00A61E42" w:rsidRPr="00F43332">
              <w:rPr>
                <w:rFonts w:ascii="微軟正黑體" w:eastAsia="微軟正黑體" w:hAnsi="微軟正黑體"/>
                <w:bCs/>
                <w:szCs w:val="24"/>
              </w:rPr>
              <w:t>針對學界質疑其為偽經之說，導師以實證智慧詳細演繹經義，確立其「真經」與「照妖鏡」之地位，並用以破斥藏密外道</w:t>
            </w:r>
            <w:r w:rsidR="00603CFF" w:rsidRPr="00F43332">
              <w:rPr>
                <w:rFonts w:ascii="微軟正黑體" w:eastAsia="微軟正黑體" w:hAnsi="微軟正黑體" w:hint="eastAsia"/>
                <w:bCs/>
                <w:szCs w:val="24"/>
              </w:rPr>
              <w:t>；</w:t>
            </w:r>
            <w:r w:rsidR="00603CFF" w:rsidRPr="00F43332">
              <w:rPr>
                <w:rFonts w:ascii="微軟正黑體" w:eastAsia="微軟正黑體" w:hAnsi="微軟正黑體"/>
                <w:bCs/>
                <w:szCs w:val="24"/>
              </w:rPr>
              <w:t>期間雖遇2003年法難，仍藉由闡釋「十習因」對治</w:t>
            </w:r>
            <w:r w:rsidR="00A61E42" w:rsidRPr="00F43332">
              <w:rPr>
                <w:rFonts w:ascii="微軟正黑體" w:eastAsia="微軟正黑體" w:hAnsi="微軟正黑體"/>
                <w:bCs/>
                <w:szCs w:val="24"/>
              </w:rPr>
              <w:t>。講經期間導師獨自完成「五陰盡」對應菩薩階位之判教（三地至佛地），彌補了千古以來修證次第之缺口。</w:t>
            </w:r>
          </w:p>
          <w:p w14:paraId="5888C476" w14:textId="7B3173E2" w:rsidR="00427E1A" w:rsidRPr="00F43332" w:rsidRDefault="00427E1A" w:rsidP="00427E1A">
            <w:pPr>
              <w:spacing w:line="300" w:lineRule="exact"/>
              <w:rPr>
                <w:rFonts w:ascii="微軟正黑體" w:eastAsia="微軟正黑體" w:hAnsi="微軟正黑體" w:cs="Times New Roman"/>
                <w:bCs/>
                <w:szCs w:val="24"/>
              </w:rPr>
            </w:pPr>
            <w:r w:rsidRPr="00F43332">
              <w:rPr>
                <w:rFonts w:ascii="微軟正黑體" w:eastAsia="微軟正黑體" w:hAnsi="微軟正黑體" w:hint="eastAsia"/>
                <w:szCs w:val="24"/>
              </w:rPr>
              <w:t>經錄音整理與補寫後，</w:t>
            </w:r>
            <w:r w:rsidRPr="00F43332">
              <w:rPr>
                <w:rFonts w:ascii="微軟正黑體" w:eastAsia="微軟正黑體" w:hAnsi="微軟正黑體"/>
                <w:szCs w:val="24"/>
              </w:rPr>
              <w:t>2009/11/30出版《楞嚴經講記》第一輯，至2012/3/30</w:t>
            </w:r>
            <w:r w:rsidRPr="00F43332">
              <w:rPr>
                <w:rFonts w:ascii="微軟正黑體" w:eastAsia="微軟正黑體" w:hAnsi="微軟正黑體" w:hint="eastAsia"/>
                <w:szCs w:val="24"/>
              </w:rPr>
              <w:t>出版第</w:t>
            </w:r>
            <w:r w:rsidRPr="00F43332">
              <w:rPr>
                <w:rFonts w:ascii="微軟正黑體" w:eastAsia="微軟正黑體" w:hAnsi="微軟正黑體"/>
                <w:szCs w:val="24"/>
              </w:rPr>
              <w:t>十五輯。</w:t>
            </w:r>
            <w:bookmarkEnd w:id="892"/>
            <w:bookmarkEnd w:id="893"/>
          </w:p>
        </w:tc>
      </w:tr>
      <w:tr w:rsidR="00F43332" w:rsidRPr="00F43332" w14:paraId="6B47B2A3" w14:textId="11E5C57A" w:rsidTr="12B8A48B">
        <w:tblPrEx>
          <w:tblLook w:val="04A0" w:firstRow="1" w:lastRow="0" w:firstColumn="1" w:lastColumn="0" w:noHBand="0" w:noVBand="1"/>
        </w:tblPrEx>
        <w:trPr>
          <w:trHeight w:val="809"/>
        </w:trPr>
        <w:tc>
          <w:tcPr>
            <w:tcW w:w="1108" w:type="dxa"/>
            <w:tcMar>
              <w:top w:w="40" w:type="dxa"/>
              <w:left w:w="40" w:type="dxa"/>
              <w:bottom w:w="40" w:type="dxa"/>
              <w:right w:w="40" w:type="dxa"/>
            </w:tcMar>
            <w:vAlign w:val="center"/>
          </w:tcPr>
          <w:p w14:paraId="43DC677D"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797B0E42" w14:textId="77777777" w:rsidR="00427E1A" w:rsidRPr="00F43332" w:rsidRDefault="00427E1A" w:rsidP="00427E1A">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2001/10/20</w:t>
            </w:r>
          </w:p>
        </w:tc>
        <w:tc>
          <w:tcPr>
            <w:tcW w:w="4395" w:type="dxa"/>
            <w:tcMar>
              <w:top w:w="100" w:type="dxa"/>
              <w:left w:w="100" w:type="dxa"/>
              <w:bottom w:w="100" w:type="dxa"/>
              <w:right w:w="100" w:type="dxa"/>
            </w:tcMar>
            <w:vAlign w:val="center"/>
          </w:tcPr>
          <w:p w14:paraId="00DEF0BE" w14:textId="2D1059B2" w:rsidR="00427E1A" w:rsidRPr="00F43332" w:rsidRDefault="00427E1A" w:rsidP="00427E1A">
            <w:pPr>
              <w:spacing w:line="300" w:lineRule="exact"/>
              <w:jc w:val="both"/>
              <w:rPr>
                <w:rFonts w:ascii="微軟正黑體" w:eastAsia="微軟正黑體" w:hAnsi="微軟正黑體" w:cs="Times New Roman"/>
                <w:bCs/>
                <w:kern w:val="0"/>
                <w:szCs w:val="24"/>
                <w14:ligatures w14:val="none"/>
              </w:rPr>
            </w:pPr>
            <w:r w:rsidRPr="00F43332">
              <w:rPr>
                <w:rFonts w:ascii="微軟正黑體" w:eastAsia="微軟正黑體" w:hAnsi="微軟正黑體" w:cs="Times New Roman" w:hint="eastAsia"/>
                <w:bCs/>
                <w:szCs w:val="24"/>
              </w:rPr>
              <w:t>前臺南講堂成立，導師宣演「心經密意」</w:t>
            </w:r>
          </w:p>
        </w:tc>
        <w:tc>
          <w:tcPr>
            <w:tcW w:w="8222" w:type="dxa"/>
          </w:tcPr>
          <w:p w14:paraId="0AA9B5A8" w14:textId="44AF3898" w:rsidR="00427E1A" w:rsidRPr="00F43332" w:rsidRDefault="00427E1A" w:rsidP="00427E1A">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《心經》為家喻戶曉之經典，然諸方皆為誤解、誤說。導師以此為題，</w:t>
            </w:r>
            <w:r w:rsidRPr="00F43332">
              <w:rPr>
                <w:rFonts w:ascii="微軟正黑體" w:eastAsia="微軟正黑體" w:hAnsi="微軟正黑體" w:hint="eastAsia"/>
                <w:bCs/>
                <w:szCs w:val="24"/>
              </w:rPr>
              <w:t>藉</w:t>
            </w:r>
            <w:r w:rsidRPr="00F43332">
              <w:rPr>
                <w:rFonts w:ascii="微軟正黑體" w:eastAsia="微軟正黑體" w:hAnsi="微軟正黑體"/>
                <w:bCs/>
                <w:szCs w:val="24"/>
              </w:rPr>
              <w:t>臺南前講堂成立</w:t>
            </w:r>
            <w:r w:rsidRPr="00F43332">
              <w:rPr>
                <w:rFonts w:ascii="微軟正黑體" w:eastAsia="微軟正黑體" w:hAnsi="微軟正黑體" w:hint="eastAsia"/>
                <w:bCs/>
                <w:szCs w:val="24"/>
              </w:rPr>
              <w:t>之緣</w:t>
            </w:r>
            <w:r w:rsidRPr="00F43332">
              <w:rPr>
                <w:rFonts w:ascii="微軟正黑體" w:eastAsia="微軟正黑體" w:hAnsi="微軟正黑體"/>
                <w:bCs/>
                <w:szCs w:val="24"/>
              </w:rPr>
              <w:t>，</w:t>
            </w:r>
            <w:r w:rsidRPr="00F43332">
              <w:rPr>
                <w:rFonts w:ascii="微軟正黑體" w:eastAsia="微軟正黑體" w:hAnsi="微軟正黑體" w:cs="Times New Roman" w:hint="eastAsia"/>
                <w:szCs w:val="24"/>
              </w:rPr>
              <w:t>導正諸方大師否定第八識如來藏真實有之邪見，使學人得有因緣證悟心經密旨。</w:t>
            </w:r>
          </w:p>
          <w:p w14:paraId="36D58E4C" w14:textId="54E26E53" w:rsidR="00427E1A" w:rsidRPr="00F43332" w:rsidRDefault="00427E1A" w:rsidP="00427E1A">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lastRenderedPageBreak/>
              <w:t>演講內容整理後於2002/12出版《心經密意》，現已發行逾10萬本</w:t>
            </w:r>
            <w:r w:rsidRPr="00F43332">
              <w:rPr>
                <w:rStyle w:val="af2"/>
                <w:rFonts w:ascii="微軟正黑體" w:eastAsia="微軟正黑體" w:hAnsi="微軟正黑體" w:cs="Times New Roman"/>
                <w:szCs w:val="24"/>
              </w:rPr>
              <w:footnoteReference w:id="76"/>
            </w:r>
            <w:r w:rsidRPr="00F43332">
              <w:rPr>
                <w:rFonts w:ascii="微軟正黑體" w:eastAsia="微軟正黑體" w:hAnsi="微軟正黑體" w:cs="Times New Roman" w:hint="eastAsia"/>
                <w:szCs w:val="24"/>
              </w:rPr>
              <w:t>。2012/10出版《心經宗通》簡體中文版。2024/6</w:t>
            </w:r>
            <w:r w:rsidRPr="00F43332">
              <w:rPr>
                <w:rStyle w:val="af2"/>
                <w:rFonts w:ascii="微軟正黑體" w:eastAsia="微軟正黑體" w:hAnsi="微軟正黑體" w:cs="Times New Roman"/>
                <w:szCs w:val="24"/>
              </w:rPr>
              <w:footnoteReference w:id="77"/>
            </w:r>
            <w:r w:rsidRPr="00F43332">
              <w:rPr>
                <w:rFonts w:ascii="微軟正黑體" w:eastAsia="微軟正黑體" w:hAnsi="微軟正黑體" w:cs="Times New Roman" w:hint="eastAsia"/>
                <w:szCs w:val="24"/>
              </w:rPr>
              <w:t>出版《心經在說什麼？》口袋書，選錄自《心經密意》第一章內容，</w:t>
            </w:r>
            <w:commentRangeStart w:id="898"/>
            <w:r w:rsidRPr="00F43332">
              <w:rPr>
                <w:rFonts w:ascii="微軟正黑體" w:eastAsia="微軟正黑體" w:hAnsi="微軟正黑體" w:cs="Times New Roman" w:hint="eastAsia"/>
                <w:szCs w:val="24"/>
              </w:rPr>
              <w:t>與大眾免費結緣</w:t>
            </w:r>
            <w:commentRangeEnd w:id="898"/>
            <w:r w:rsidR="00F43332" w:rsidRPr="00F43332">
              <w:rPr>
                <w:rStyle w:val="af5"/>
                <w:rFonts w:ascii="微軟正黑體" w:eastAsia="微軟正黑體" w:hAnsi="微軟正黑體" w:cs="Times New Roman" w:hint="eastAsia"/>
                <w:sz w:val="24"/>
                <w:szCs w:val="24"/>
                <w:rPrChange w:id="899" w:author="駱淳渝" w:date="2026-02-05T22:26:00Z" w16du:dateUtc="2026-02-05T14:26:00Z">
                  <w:rPr>
                    <w:rStyle w:val="af5"/>
                    <w:rFonts w:ascii="微軟正黑體" w:eastAsia="微軟正黑體" w:hAnsi="微軟正黑體" w:cs="Times New Roman" w:hint="eastAsia"/>
                    <w:sz w:val="24"/>
                    <w:szCs w:val="24"/>
                  </w:rPr>
                </w:rPrChange>
              </w:rPr>
              <w:commentReference w:id="898"/>
            </w:r>
            <w:r w:rsidRPr="00F43332">
              <w:rPr>
                <w:rFonts w:ascii="微軟正黑體" w:eastAsia="微軟正黑體" w:hAnsi="微軟正黑體" w:cs="Times New Roman" w:hint="eastAsia"/>
                <w:szCs w:val="24"/>
                <w:rPrChange w:id="900" w:author="駱淳渝" w:date="2026-02-05T22:26:00Z" w16du:dateUtc="2026-02-05T14:26:00Z">
                  <w:rPr>
                    <w:rFonts w:ascii="微軟正黑體" w:eastAsia="微軟正黑體" w:hAnsi="微軟正黑體" w:cs="Times New Roman" w:hint="eastAsia"/>
                    <w:szCs w:val="24"/>
                  </w:rPr>
                </w:rPrChange>
              </w:rPr>
              <w:t>。</w:t>
            </w:r>
          </w:p>
        </w:tc>
      </w:tr>
      <w:tr w:rsidR="00F43332" w:rsidRPr="00F43332" w14:paraId="0F27C7F9" w14:textId="39C0BD3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89D0A57"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A26E37"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2001/12</w:t>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16B202E" w14:textId="0DAF4889"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美國洛杉磯</w:t>
            </w:r>
            <w:r w:rsidR="000E1187" w:rsidRPr="00F43332">
              <w:rPr>
                <w:rFonts w:ascii="微軟正黑體" w:eastAsia="微軟正黑體" w:hAnsi="微軟正黑體" w:cs="Times New Roman" w:hint="eastAsia"/>
                <w:szCs w:val="24"/>
              </w:rPr>
              <w:t>成立講堂，</w:t>
            </w:r>
            <w:r w:rsidRPr="00F43332">
              <w:rPr>
                <w:rFonts w:ascii="微軟正黑體" w:eastAsia="微軟正黑體" w:hAnsi="微軟正黑體" w:cs="Times New Roman" w:hint="eastAsia"/>
                <w:szCs w:val="24"/>
              </w:rPr>
              <w:t>開設禪淨班</w:t>
            </w:r>
          </w:p>
        </w:tc>
        <w:tc>
          <w:tcPr>
            <w:tcW w:w="8222" w:type="dxa"/>
          </w:tcPr>
          <w:p w14:paraId="3226FADC" w14:textId="22EDA2AE"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2001/12</w:t>
            </w:r>
            <w:r w:rsidRPr="00F43332">
              <w:rPr>
                <w:rFonts w:ascii="微軟正黑體" w:eastAsia="微軟正黑體" w:hAnsi="微軟正黑體" w:cs="Times New Roman" w:hint="eastAsia"/>
                <w:szCs w:val="24"/>
              </w:rPr>
              <w:t>美國洛杉磯開設禪淨班，</w:t>
            </w:r>
            <w:r w:rsidRPr="00F43332">
              <w:rPr>
                <w:rFonts w:ascii="微軟正黑體" w:eastAsia="微軟正黑體" w:hAnsi="微軟正黑體" w:cs="Times New Roman"/>
                <w:szCs w:val="24"/>
              </w:rPr>
              <w:t>2008/4</w:t>
            </w:r>
            <w:r w:rsidRPr="00F43332">
              <w:rPr>
                <w:rFonts w:ascii="微軟正黑體" w:eastAsia="微軟正黑體" w:hAnsi="微軟正黑體" w:cs="Times New Roman" w:hint="eastAsia"/>
                <w:szCs w:val="24"/>
              </w:rPr>
              <w:t>成立美國講堂。2020年發生covid19疫情，致而長期停課，加之西方人不易善護佛法密意故，於</w:t>
            </w:r>
            <w:r w:rsidRPr="00F43332">
              <w:rPr>
                <w:rFonts w:ascii="微軟正黑體" w:eastAsia="微軟正黑體" w:hAnsi="微軟正黑體" w:cs="Times New Roman"/>
                <w:szCs w:val="24"/>
              </w:rPr>
              <w:t>2022/12/14</w:t>
            </w:r>
            <w:r w:rsidRPr="00F43332">
              <w:rPr>
                <w:rFonts w:ascii="微軟正黑體" w:eastAsia="微軟正黑體" w:hAnsi="微軟正黑體" w:cs="Times New Roman" w:hint="eastAsia"/>
                <w:szCs w:val="24"/>
              </w:rPr>
              <w:t>美國講堂正式解散。</w:t>
            </w:r>
          </w:p>
        </w:tc>
      </w:tr>
      <w:tr w:rsidR="00F43332" w:rsidRPr="00F43332" w14:paraId="52F751B4" w14:textId="1C729FA4"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42F5262"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678328D"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2002/02/00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77E799" w14:textId="144719F3" w:rsidR="00427E1A" w:rsidRPr="00F43332" w:rsidRDefault="00427E1A" w:rsidP="00427E1A">
            <w:pPr>
              <w:spacing w:after="0" w:line="300" w:lineRule="exact"/>
              <w:jc w:val="both"/>
              <w:rPr>
                <w:rFonts w:ascii="微軟正黑體" w:eastAsia="微軟正黑體" w:hAnsi="微軟正黑體" w:cs="Times New Roman"/>
                <w:szCs w:val="24"/>
              </w:rPr>
            </w:pPr>
            <w:bookmarkStart w:id="901" w:name="_Hlk216033863"/>
            <w:r w:rsidRPr="00F43332">
              <w:rPr>
                <w:rFonts w:ascii="微軟正黑體" w:eastAsia="微軟正黑體" w:hAnsi="微軟正黑體" w:cs="Times New Roman"/>
                <w:szCs w:val="24"/>
              </w:rPr>
              <w:t>出版《</w:t>
            </w:r>
            <w:r w:rsidRPr="00F43332">
              <w:rPr>
                <w:rFonts w:ascii="微軟正黑體" w:eastAsia="微軟正黑體" w:hAnsi="微軟正黑體" w:cs="Times New Roman"/>
                <w:bCs/>
                <w:szCs w:val="24"/>
              </w:rPr>
              <w:t>狂密與真密</w:t>
            </w:r>
            <w:r w:rsidRPr="00F43332">
              <w:rPr>
                <w:rFonts w:ascii="微軟正黑體" w:eastAsia="微軟正黑體" w:hAnsi="微軟正黑體" w:cs="Times New Roman"/>
                <w:szCs w:val="24"/>
              </w:rPr>
              <w:t>》</w:t>
            </w:r>
            <w:bookmarkEnd w:id="901"/>
          </w:p>
        </w:tc>
        <w:tc>
          <w:tcPr>
            <w:tcW w:w="8222" w:type="dxa"/>
          </w:tcPr>
          <w:p w14:paraId="7385C5A0" w14:textId="4B10A3F3" w:rsidR="00427E1A" w:rsidRPr="00F43332" w:rsidRDefault="00427E1A" w:rsidP="00427E1A">
            <w:pPr>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《狂密與真密》共四輯56萬字，詳述並舉證密教法義純是外道法，與證悟、般若、種智無關</w:t>
            </w:r>
            <w:r w:rsidR="000B4CE3" w:rsidRPr="00F43332">
              <w:rPr>
                <w:rFonts w:ascii="微軟正黑體" w:eastAsia="微軟正黑體" w:hAnsi="微軟正黑體" w:cs="Times New Roman" w:hint="eastAsia"/>
                <w:szCs w:val="24"/>
              </w:rPr>
              <w:t>，</w:t>
            </w:r>
            <w:r w:rsidR="000B4CE3" w:rsidRPr="00F43332">
              <w:rPr>
                <w:rFonts w:ascii="微軟正黑體" w:eastAsia="微軟正黑體" w:hAnsi="微軟正黑體" w:cs="Times New Roman"/>
                <w:szCs w:val="24"/>
              </w:rPr>
              <w:t>舉證西藏密宗的本質其實是源自印度教性力派的雙身修法</w:t>
            </w:r>
            <w:r w:rsidR="00EE2665" w:rsidRPr="00F43332">
              <w:rPr>
                <w:rFonts w:ascii="微軟正黑體" w:eastAsia="微軟正黑體" w:hAnsi="微軟正黑體" w:cs="Times New Roman" w:hint="eastAsia"/>
                <w:szCs w:val="24"/>
              </w:rPr>
              <w:t>，</w:t>
            </w:r>
            <w:r w:rsidR="000B4CE3" w:rsidRPr="00F43332">
              <w:rPr>
                <w:rFonts w:ascii="微軟正黑體" w:eastAsia="微軟正黑體" w:hAnsi="微軟正黑體" w:cs="Times New Roman"/>
                <w:szCs w:val="24"/>
              </w:rPr>
              <w:t>卻長期依附佛教、吸取資源。本書成為千年來首次以如此詳盡、具體的證據（引用密宗典籍達二百餘本），全面揭露密宗「索隱行怪」、「男女雙修」的真相，讓世人認清其本質，避免受騙</w:t>
            </w:r>
            <w:r w:rsidRPr="00F43332">
              <w:rPr>
                <w:rFonts w:ascii="微軟正黑體" w:eastAsia="微軟正黑體" w:hAnsi="微軟正黑體" w:cs="Times New Roman"/>
                <w:szCs w:val="24"/>
              </w:rPr>
              <w:t>。</w:t>
            </w:r>
            <w:r w:rsidR="00425CE1" w:rsidRPr="00F43332">
              <w:rPr>
                <w:rStyle w:val="af2"/>
                <w:rFonts w:ascii="微軟正黑體" w:eastAsia="微軟正黑體" w:hAnsi="微軟正黑體" w:cs="Times New Roman"/>
                <w:szCs w:val="24"/>
              </w:rPr>
              <w:footnoteReference w:id="78"/>
            </w:r>
            <w:r w:rsidRPr="00F43332">
              <w:rPr>
                <w:rFonts w:ascii="微軟正黑體" w:eastAsia="微軟正黑體" w:hAnsi="微軟正黑體" w:cs="Times New Roman"/>
                <w:szCs w:val="24"/>
              </w:rPr>
              <w:t>2002/2出版《狂密與真密》第一輯，2002/8出版第四輯。</w:t>
            </w:r>
          </w:p>
          <w:p w14:paraId="218A361F" w14:textId="38AFCDA5" w:rsidR="006033E5" w:rsidRPr="00F43332" w:rsidRDefault="006033E5" w:rsidP="00427E1A">
            <w:pPr>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書籍出版後，許多原本修學密宗的人因此醒悟而離開，甚至有密宗上師與喇嘛私下閱讀後也開始轉變。此舉成功救護了</w:t>
            </w:r>
            <w:r w:rsidR="0094125F" w:rsidRPr="00F43332">
              <w:rPr>
                <w:rFonts w:ascii="微軟正黑體" w:eastAsia="微軟正黑體" w:hAnsi="微軟正黑體" w:cs="Times New Roman" w:hint="eastAsia"/>
                <w:szCs w:val="24"/>
              </w:rPr>
              <w:t>無辜</w:t>
            </w:r>
            <w:r w:rsidRPr="00F43332">
              <w:rPr>
                <w:rFonts w:ascii="微軟正黑體" w:eastAsia="微軟正黑體" w:hAnsi="微軟正黑體" w:cs="Times New Roman"/>
                <w:szCs w:val="24"/>
              </w:rPr>
              <w:t>婦女免受性侵害，也挽救了許多學人的法身慧命。</w:t>
            </w:r>
            <w:r w:rsidR="00100237" w:rsidRPr="00F43332">
              <w:rPr>
                <w:rStyle w:val="af2"/>
                <w:rFonts w:ascii="微軟正黑體" w:eastAsia="微軟正黑體" w:hAnsi="微軟正黑體" w:cs="Times New Roman"/>
                <w:szCs w:val="24"/>
              </w:rPr>
              <w:footnoteReference w:id="79"/>
            </w:r>
          </w:p>
          <w:p w14:paraId="7463289F" w14:textId="78190946" w:rsidR="00427E1A" w:rsidRPr="00F43332" w:rsidRDefault="00427E1A" w:rsidP="00427E1A">
            <w:pPr>
              <w:spacing w:line="300" w:lineRule="exact"/>
              <w:rPr>
                <w:rFonts w:ascii="微軟正黑體" w:eastAsia="微軟正黑體" w:hAnsi="微軟正黑體" w:cs="Times New Roman"/>
                <w:szCs w:val="24"/>
              </w:rPr>
            </w:pPr>
            <w:r w:rsidRPr="00F43332">
              <w:rPr>
                <w:rFonts w:ascii="微軟正黑體" w:eastAsia="微軟正黑體" w:hAnsi="微軟正黑體"/>
                <w:szCs w:val="24"/>
              </w:rPr>
              <w:t>2008/3起陸續出版結緣書《概說密宗系列》共六冊，為《狂密與真密》第一輯至第四輯之書摘</w:t>
            </w:r>
            <w:r w:rsidRPr="00F43332">
              <w:rPr>
                <w:rStyle w:val="af2"/>
                <w:rFonts w:ascii="微軟正黑體" w:eastAsia="微軟正黑體" w:hAnsi="微軟正黑體"/>
                <w:szCs w:val="24"/>
              </w:rPr>
              <w:footnoteReference w:id="80"/>
            </w:r>
            <w:r w:rsidRPr="00F43332">
              <w:rPr>
                <w:rFonts w:ascii="微軟正黑體" w:eastAsia="微軟正黑體" w:hAnsi="微軟正黑體"/>
                <w:szCs w:val="24"/>
              </w:rPr>
              <w:t>。</w:t>
            </w:r>
          </w:p>
        </w:tc>
      </w:tr>
      <w:tr w:rsidR="00F43332" w:rsidRPr="00F43332" w14:paraId="170D9E99" w14:textId="1B1A57FF"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5064879"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D1731E3"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2002/02/17</w:t>
            </w:r>
            <w:r w:rsidRPr="00F43332">
              <w:rPr>
                <w:rFonts w:ascii="微軟正黑體" w:eastAsia="微軟正黑體" w:hAnsi="微軟正黑體"/>
                <w:bCs/>
                <w:kern w:val="0"/>
                <w:vertAlign w:val="superscript"/>
                <w14:ligatures w14:val="none"/>
                <w:rPrChange w:id="907" w:author="駱淳渝" w:date="2026-02-05T22:26:00Z" w16du:dateUtc="2026-02-05T14:26:00Z">
                  <w:rPr>
                    <w:bCs/>
                    <w:kern w:val="0"/>
                    <w:vertAlign w:val="superscript"/>
                    <w14:ligatures w14:val="none"/>
                  </w:rPr>
                </w:rPrChange>
              </w:rPr>
              <w:footnoteReference w:id="81"/>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DE1828B" w14:textId="223696E8" w:rsidR="00427E1A" w:rsidRPr="00F43332" w:rsidRDefault="00F149D2"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本會於</w:t>
            </w:r>
            <w:r w:rsidRPr="00F43332">
              <w:rPr>
                <w:rFonts w:ascii="微軟正黑體" w:eastAsia="微軟正黑體" w:hAnsi="微軟正黑體" w:cs="Times New Roman"/>
                <w:szCs w:val="24"/>
              </w:rPr>
              <w:t>臺北市百齡高中禮堂</w:t>
            </w:r>
            <w:r w:rsidR="00427E1A" w:rsidRPr="00F43332">
              <w:rPr>
                <w:rFonts w:ascii="微軟正黑體" w:eastAsia="微軟正黑體" w:hAnsi="微軟正黑體" w:cs="Times New Roman" w:hint="eastAsia"/>
                <w:szCs w:val="24"/>
              </w:rPr>
              <w:t>辦理</w:t>
            </w:r>
            <w:r w:rsidR="00767685" w:rsidRPr="00F43332">
              <w:rPr>
                <w:rFonts w:ascii="微軟正黑體" w:eastAsia="微軟正黑體" w:hAnsi="微軟正黑體" w:cs="Times New Roman" w:hint="eastAsia"/>
                <w:szCs w:val="24"/>
              </w:rPr>
              <w:t>首次</w:t>
            </w:r>
            <w:r w:rsidR="00427E1A" w:rsidRPr="00F43332">
              <w:rPr>
                <w:rFonts w:ascii="微軟正黑體" w:eastAsia="微軟正黑體" w:hAnsi="微軟正黑體" w:cs="Times New Roman" w:hint="eastAsia"/>
                <w:bCs/>
                <w:szCs w:val="24"/>
              </w:rPr>
              <w:t>三</w:t>
            </w:r>
            <w:r w:rsidR="00427E1A" w:rsidRPr="00F43332">
              <w:rPr>
                <w:rFonts w:ascii="微軟正黑體" w:eastAsia="微軟正黑體" w:hAnsi="微軟正黑體" w:cs="Times New Roman" w:hint="eastAsia"/>
                <w:bCs/>
                <w:szCs w:val="24"/>
              </w:rPr>
              <w:lastRenderedPageBreak/>
              <w:t>歸依暨五戒大典</w:t>
            </w:r>
          </w:p>
        </w:tc>
        <w:tc>
          <w:tcPr>
            <w:tcW w:w="8222" w:type="dxa"/>
          </w:tcPr>
          <w:p w14:paraId="561A80ED" w14:textId="27A9B887" w:rsidR="00427E1A" w:rsidRPr="00F43332" w:rsidRDefault="00427E1A" w:rsidP="00427E1A">
            <w:pPr>
              <w:spacing w:line="32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lastRenderedPageBreak/>
              <w:t>本會假臺北市百齡高中禮堂</w:t>
            </w:r>
            <w:r w:rsidRPr="00F43332">
              <w:rPr>
                <w:rStyle w:val="af2"/>
                <w:rFonts w:ascii="微軟正黑體" w:eastAsia="微軟正黑體" w:hAnsi="微軟正黑體" w:cs="Times New Roman"/>
                <w:szCs w:val="24"/>
              </w:rPr>
              <w:footnoteReference w:id="82"/>
            </w:r>
            <w:r w:rsidRPr="00F43332">
              <w:rPr>
                <w:rFonts w:ascii="微軟正黑體" w:eastAsia="微軟正黑體" w:hAnsi="微軟正黑體" w:cs="Times New Roman" w:hint="eastAsia"/>
                <w:szCs w:val="24"/>
              </w:rPr>
              <w:t>首次辦理三歸依暨五戒大典，由</w:t>
            </w:r>
            <w:r w:rsidRPr="00F43332">
              <w:rPr>
                <w:rFonts w:ascii="微軟正黑體" w:eastAsia="微軟正黑體" w:hAnsi="微軟正黑體" w:cs="Times New Roman"/>
                <w:szCs w:val="24"/>
              </w:rPr>
              <w:t xml:space="preserve"> </w:t>
            </w:r>
            <w:r w:rsidRPr="00F43332">
              <w:rPr>
                <w:rFonts w:ascii="微軟正黑體" w:eastAsia="微軟正黑體" w:hAnsi="微軟正黑體" w:cs="Times New Roman" w:hint="eastAsia"/>
                <w:szCs w:val="24"/>
              </w:rPr>
              <w:t>平實導師擔任</w:t>
            </w:r>
            <w:r w:rsidRPr="00F43332">
              <w:rPr>
                <w:rFonts w:ascii="微軟正黑體" w:eastAsia="微軟正黑體" w:hAnsi="微軟正黑體" w:cs="Times New Roman" w:hint="eastAsia"/>
                <w:szCs w:val="24"/>
              </w:rPr>
              <w:lastRenderedPageBreak/>
              <w:t>證明師。2003年以後皆於臺北正覺講堂舉辦</w:t>
            </w:r>
            <w:r w:rsidRPr="00F43332">
              <w:rPr>
                <w:rStyle w:val="af2"/>
                <w:rFonts w:ascii="微軟正黑體" w:eastAsia="微軟正黑體" w:hAnsi="微軟正黑體" w:cs="Times New Roman"/>
                <w:szCs w:val="24"/>
              </w:rPr>
              <w:footnoteReference w:id="83"/>
            </w:r>
            <w:r w:rsidRPr="00F43332">
              <w:rPr>
                <w:rFonts w:ascii="微軟正黑體" w:eastAsia="微軟正黑體" w:hAnsi="微軟正黑體" w:cs="Times New Roman" w:hint="eastAsia"/>
                <w:szCs w:val="24"/>
              </w:rPr>
              <w:t>。</w:t>
            </w:r>
            <w:r w:rsidR="000419B0" w:rsidRPr="00F43332">
              <w:rPr>
                <w:rFonts w:ascii="微軟正黑體" w:eastAsia="微軟正黑體" w:hAnsi="微軟正黑體" w:cs="Times New Roman" w:hint="eastAsia"/>
                <w:szCs w:val="24"/>
              </w:rPr>
              <w:t>典禮</w:t>
            </w:r>
            <w:r w:rsidR="000419B0" w:rsidRPr="00F43332">
              <w:rPr>
                <w:rFonts w:ascii="微軟正黑體" w:eastAsia="微軟正黑體" w:hAnsi="微軟正黑體" w:cs="Times New Roman"/>
                <w:szCs w:val="24"/>
              </w:rPr>
              <w:t>淨化傳統法會儀軌夾雜之密教咒語與鬼神法，讓學人得以歸依勝義僧寶，為未來大乘證悟植下正因。</w:t>
            </w:r>
          </w:p>
          <w:p w14:paraId="5CAE8B68" w14:textId="6FBD00F1"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本會為臺灣以外地區無法親自參加歸依法會之佛弟子，提供「通訊報名自誓三歸依」之通訊歸依方式，共結殊勝法緣</w:t>
            </w:r>
            <w:r w:rsidRPr="00F43332">
              <w:rPr>
                <w:rStyle w:val="af2"/>
                <w:rFonts w:ascii="微軟正黑體" w:eastAsia="微軟正黑體" w:hAnsi="微軟正黑體" w:cs="Times New Roman"/>
                <w:szCs w:val="24"/>
              </w:rPr>
              <w:footnoteReference w:id="84"/>
            </w:r>
            <w:r w:rsidRPr="00F43332">
              <w:rPr>
                <w:rFonts w:ascii="微軟正黑體" w:eastAsia="微軟正黑體" w:hAnsi="微軟正黑體" w:cs="Times New Roman" w:hint="eastAsia"/>
                <w:szCs w:val="24"/>
              </w:rPr>
              <w:t>。</w:t>
            </w:r>
          </w:p>
        </w:tc>
      </w:tr>
      <w:tr w:rsidR="00F43332" w:rsidRPr="00F43332" w14:paraId="744C47BB" w14:textId="2F26F05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08A15D3"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C73E2A5"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2002/03/00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D79DA4D" w14:textId="082D8409"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w:t>
            </w:r>
            <w:r w:rsidRPr="00F43332">
              <w:rPr>
                <w:rFonts w:ascii="微軟正黑體" w:eastAsia="微軟正黑體" w:hAnsi="微軟正黑體" w:cs="Times New Roman" w:hint="eastAsia"/>
                <w:bCs/>
                <w:szCs w:val="24"/>
              </w:rPr>
              <w:t>佛教之危機</w:t>
            </w:r>
            <w:r w:rsidRPr="00F43332">
              <w:rPr>
                <w:rFonts w:ascii="微軟正黑體" w:eastAsia="微軟正黑體" w:hAnsi="微軟正黑體" w:cs="Times New Roman" w:hint="eastAsia"/>
                <w:szCs w:val="24"/>
              </w:rPr>
              <w:t>》</w:t>
            </w:r>
          </w:p>
        </w:tc>
        <w:tc>
          <w:tcPr>
            <w:tcW w:w="8222" w:type="dxa"/>
          </w:tcPr>
          <w:p w14:paraId="03DF3877" w14:textId="7B6EC762" w:rsidR="00427E1A" w:rsidRPr="00F43332" w:rsidRDefault="00427E1A" w:rsidP="00427E1A">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指佛教之最大危機是全面藏密化，故應使大眾了知佛法與藏密外道法之差別所在。本書公開披露星雲與證嚴等顯教法師破壞佛教之事實，令佛教學人知悉佛法真正旨趣，由是建立正知正見，避免遭其誤導。</w:t>
            </w:r>
          </w:p>
        </w:tc>
      </w:tr>
      <w:tr w:rsidR="00F43332" w:rsidRPr="00F43332" w14:paraId="0E0994A4" w14:textId="2585CE33"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D68B62A"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212C05"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2002/04/00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A28F97" w14:textId="04898C09" w:rsidR="00427E1A" w:rsidRPr="00F43332" w:rsidRDefault="00427E1A" w:rsidP="00427E1A">
            <w:pPr>
              <w:spacing w:line="300" w:lineRule="exact"/>
              <w:rPr>
                <w:rFonts w:ascii="微軟正黑體" w:eastAsia="微軟正黑體" w:hAnsi="微軟正黑體" w:cs="Times New Roman"/>
                <w:szCs w:val="24"/>
              </w:rPr>
            </w:pPr>
            <w:bookmarkStart w:id="914" w:name="_Hlk216034582"/>
            <w:r w:rsidRPr="00F43332">
              <w:rPr>
                <w:rFonts w:ascii="微軟正黑體" w:eastAsia="微軟正黑體" w:hAnsi="微軟正黑體" w:cs="Times New Roman" w:hint="eastAsia"/>
                <w:szCs w:val="24"/>
              </w:rPr>
              <w:t>出版孫正德老師著《</w:t>
            </w:r>
            <w:r w:rsidRPr="00F43332">
              <w:rPr>
                <w:rFonts w:ascii="微軟正黑體" w:eastAsia="微軟正黑體" w:hAnsi="微軟正黑體" w:cs="Times New Roman" w:hint="eastAsia"/>
                <w:bCs/>
                <w:szCs w:val="24"/>
              </w:rPr>
              <w:t>學佛之心態</w:t>
            </w:r>
            <w:r w:rsidRPr="00F43332">
              <w:rPr>
                <w:rFonts w:ascii="微軟正黑體" w:eastAsia="微軟正黑體" w:hAnsi="微軟正黑體" w:cs="Times New Roman" w:hint="eastAsia"/>
                <w:szCs w:val="24"/>
              </w:rPr>
              <w:t>》</w:t>
            </w:r>
            <w:bookmarkEnd w:id="914"/>
          </w:p>
        </w:tc>
        <w:tc>
          <w:tcPr>
            <w:tcW w:w="8222" w:type="dxa"/>
          </w:tcPr>
          <w:p w14:paraId="1944515F" w14:textId="4EA9E3C1" w:rsidR="00427E1A" w:rsidRPr="00F43332" w:rsidRDefault="00427E1A" w:rsidP="00427E1A">
            <w:pPr>
              <w:pStyle w:val="af6"/>
              <w:tabs>
                <w:tab w:val="left" w:pos="807"/>
              </w:tabs>
              <w:spacing w:line="320" w:lineRule="exact"/>
              <w:rPr>
                <w:rFonts w:ascii="微軟正黑體" w:eastAsia="微軟正黑體" w:hAnsi="微軟正黑體" w:cs="Times New Roman"/>
                <w:szCs w:val="24"/>
                <w:highlight w:val="yellow"/>
              </w:rPr>
            </w:pPr>
            <w:r w:rsidRPr="00F43332">
              <w:rPr>
                <w:rFonts w:ascii="微軟正黑體" w:eastAsia="微軟正黑體" w:hAnsi="微軟正黑體" w:cs="Times New Roman" w:hint="eastAsia"/>
                <w:sz w:val="24"/>
                <w:szCs w:val="24"/>
              </w:rPr>
              <w:t>本會孫正德老師於書中介紹正覺同修會門風及 平實導師的作為，幫助學人樹立依法不依人的學佛心態。本書封面是本會出版社唯一選用斷手佛像的書籍，象徵正法被外道法摧折而斷壞了一隻手。</w:t>
            </w:r>
          </w:p>
        </w:tc>
      </w:tr>
      <w:tr w:rsidR="00F43332" w:rsidRPr="00F43332" w14:paraId="07CFB3B2" w14:textId="6CF270FE"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93ED75"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6097533"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2002/11/22</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3E1FB3F" w14:textId="367E01CA"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成立「</w:t>
            </w:r>
            <w:r w:rsidRPr="00F43332">
              <w:rPr>
                <w:rFonts w:ascii="微軟正黑體" w:eastAsia="微軟正黑體" w:hAnsi="微軟正黑體" w:cs="Times New Roman" w:hint="eastAsia"/>
                <w:bCs/>
                <w:szCs w:val="24"/>
              </w:rPr>
              <w:t>禪淨雙修進階班</w:t>
            </w:r>
            <w:r w:rsidRPr="00F43332">
              <w:rPr>
                <w:rFonts w:ascii="微軟正黑體" w:eastAsia="微軟正黑體" w:hAnsi="微軟正黑體" w:cs="Times New Roman" w:hint="eastAsia"/>
                <w:szCs w:val="24"/>
              </w:rPr>
              <w:t>」</w:t>
            </w:r>
            <w:r w:rsidRPr="00F43332">
              <w:rPr>
                <w:rFonts w:ascii="微軟正黑體" w:eastAsia="微軟正黑體" w:hAnsi="微軟正黑體"/>
                <w:bCs/>
                <w:kern w:val="0"/>
                <w:vertAlign w:val="superscript"/>
                <w14:ligatures w14:val="none"/>
                <w:rPrChange w:id="915" w:author="駱淳渝" w:date="2026-02-05T22:26:00Z" w16du:dateUtc="2026-02-05T14:26:00Z">
                  <w:rPr>
                    <w:bCs/>
                    <w:kern w:val="0"/>
                    <w:vertAlign w:val="superscript"/>
                    <w14:ligatures w14:val="none"/>
                  </w:rPr>
                </w:rPrChange>
              </w:rPr>
              <w:footnoteReference w:id="85"/>
            </w:r>
            <w:r w:rsidRPr="00F43332">
              <w:rPr>
                <w:rFonts w:ascii="微軟正黑體" w:eastAsia="微軟正黑體" w:hAnsi="微軟正黑體" w:cs="Times New Roman" w:hint="eastAsia"/>
                <w:szCs w:val="24"/>
              </w:rPr>
              <w:t>，首位親教師為陸正元老師</w:t>
            </w:r>
          </w:p>
        </w:tc>
        <w:tc>
          <w:tcPr>
            <w:tcW w:w="8222" w:type="dxa"/>
          </w:tcPr>
          <w:p w14:paraId="06996535" w14:textId="218800CB" w:rsidR="00427E1A" w:rsidRPr="00F43332" w:rsidRDefault="00427E1A" w:rsidP="00427E1A">
            <w:pPr>
              <w:spacing w:after="0"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「禪淨雙修進階班」</w:t>
            </w:r>
            <w:r w:rsidRPr="00F43332">
              <w:rPr>
                <w:rStyle w:val="af2"/>
                <w:rFonts w:ascii="微軟正黑體" w:eastAsia="微軟正黑體" w:hAnsi="微軟正黑體" w:cs="Times New Roman"/>
                <w:szCs w:val="24"/>
              </w:rPr>
              <w:footnoteReference w:id="86"/>
            </w:r>
            <w:r w:rsidRPr="00F43332">
              <w:rPr>
                <w:rFonts w:ascii="微軟正黑體" w:eastAsia="微軟正黑體" w:hAnsi="微軟正黑體" w:cs="Times New Roman" w:hint="eastAsia"/>
                <w:szCs w:val="24"/>
              </w:rPr>
              <w:t>首位親教師為陸正元老師</w:t>
            </w:r>
            <w:r w:rsidRPr="00F43332">
              <w:rPr>
                <w:rStyle w:val="af2"/>
                <w:rFonts w:ascii="微軟正黑體" w:eastAsia="微軟正黑體" w:hAnsi="微軟正黑體" w:cs="Times New Roman"/>
                <w:szCs w:val="24"/>
              </w:rPr>
              <w:footnoteReference w:id="87"/>
            </w:r>
            <w:r w:rsidRPr="00F43332">
              <w:rPr>
                <w:rFonts w:ascii="微軟正黑體" w:eastAsia="微軟正黑體" w:hAnsi="微軟正黑體" w:cs="Times New Roman" w:hint="eastAsia"/>
                <w:szCs w:val="24"/>
              </w:rPr>
              <w:t>。</w:t>
            </w:r>
          </w:p>
          <w:p w14:paraId="2BE5A50E" w14:textId="166CB53B"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同修會成立之初，開設禪淨班、老參班</w:t>
            </w:r>
            <w:r w:rsidRPr="00F43332">
              <w:rPr>
                <w:rStyle w:val="af2"/>
                <w:rFonts w:ascii="微軟正黑體" w:eastAsia="微軟正黑體" w:hAnsi="微軟正黑體" w:cs="Times New Roman"/>
                <w:szCs w:val="24"/>
              </w:rPr>
              <w:footnoteReference w:id="88"/>
            </w:r>
            <w:r w:rsidRPr="00F43332">
              <w:rPr>
                <w:rFonts w:ascii="微軟正黑體" w:eastAsia="微軟正黑體" w:hAnsi="微軟正黑體" w:cs="Times New Roman" w:hint="eastAsia"/>
                <w:szCs w:val="24"/>
              </w:rPr>
              <w:t>以及供見性學員增上之禪門差別智課程</w:t>
            </w:r>
            <w:r w:rsidRPr="00F43332">
              <w:rPr>
                <w:rStyle w:val="af2"/>
                <w:rFonts w:ascii="微軟正黑體" w:eastAsia="微軟正黑體" w:hAnsi="微軟正黑體" w:cs="Times New Roman"/>
                <w:szCs w:val="24"/>
              </w:rPr>
              <w:footnoteReference w:id="89"/>
            </w:r>
            <w:r w:rsidRPr="00F43332">
              <w:rPr>
                <w:rFonts w:ascii="微軟正黑體" w:eastAsia="微軟正黑體" w:hAnsi="微軟正黑體" w:cs="Times New Roman" w:hint="eastAsia"/>
                <w:szCs w:val="24"/>
              </w:rPr>
              <w:t>；其中「老參班</w:t>
            </w:r>
            <w:r w:rsidRPr="00F43332">
              <w:rPr>
                <w:rStyle w:val="af2"/>
                <w:rFonts w:ascii="微軟正黑體" w:eastAsia="微軟正黑體" w:hAnsi="微軟正黑體" w:cs="Times New Roman"/>
                <w:szCs w:val="24"/>
              </w:rPr>
              <w:footnoteReference w:id="90"/>
            </w:r>
            <w:r w:rsidRPr="00F43332">
              <w:rPr>
                <w:rFonts w:ascii="微軟正黑體" w:eastAsia="微軟正黑體" w:hAnsi="微軟正黑體" w:cs="Times New Roman" w:hint="eastAsia"/>
                <w:szCs w:val="24"/>
              </w:rPr>
              <w:t>」是提供</w:t>
            </w:r>
            <w:r w:rsidRPr="00F43332">
              <w:rPr>
                <w:rFonts w:ascii="微軟正黑體" w:eastAsia="微軟正黑體" w:hAnsi="微軟正黑體" w:hint="eastAsia"/>
                <w:szCs w:val="24"/>
              </w:rPr>
              <w:t>禪淨班畢業，以及明心、尚未見性學員</w:t>
            </w:r>
            <w:r w:rsidRPr="00F43332">
              <w:rPr>
                <w:rFonts w:ascii="微軟正黑體" w:eastAsia="微軟正黑體" w:hAnsi="微軟正黑體" w:cs="Times New Roman" w:hint="eastAsia"/>
                <w:szCs w:val="24"/>
              </w:rPr>
              <w:t>共修。進階班成立之後，禪淨班共修期滿、尚未明心之學員均轉入進階班。</w:t>
            </w:r>
          </w:p>
        </w:tc>
      </w:tr>
      <w:tr w:rsidR="00F43332" w:rsidRPr="00F43332" w14:paraId="7D0A6788" w14:textId="23F9C96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4622D59" w14:textId="77777777" w:rsidR="00427E1A" w:rsidRPr="00F43332" w:rsidRDefault="00427E1A" w:rsidP="00427E1A">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5729C80" w14:textId="77777777" w:rsidR="00427E1A" w:rsidRPr="00F43332" w:rsidRDefault="00427E1A" w:rsidP="00427E1A">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Change w:id="928" w:author="駱淳渝" w:date="2026-02-05T22:26:00Z" w16du:dateUtc="2026-02-05T14:26:00Z">
                  <w:rPr>
                    <w:rFonts w:ascii="微軟正黑體" w:eastAsia="微軟正黑體" w:hAnsi="微軟正黑體" w:cs="Times New Roman"/>
                    <w:color w:val="EE0000"/>
                    <w:szCs w:val="24"/>
                  </w:rPr>
                </w:rPrChange>
              </w:rPr>
              <w:t>2003</w:t>
            </w:r>
            <w:r w:rsidRPr="00F43332">
              <w:rPr>
                <w:rFonts w:ascii="微軟正黑體" w:eastAsia="微軟正黑體" w:hAnsi="微軟正黑體" w:cs="Times New Roman" w:hint="eastAsia"/>
                <w:szCs w:val="24"/>
              </w:rPr>
              <w:t>/00/00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EACD5D" w14:textId="1F6EB95C" w:rsidR="00427E1A" w:rsidRPr="00F43332" w:rsidRDefault="00427E1A" w:rsidP="00427E1A">
            <w:pPr>
              <w:spacing w:after="0" w:line="300" w:lineRule="exact"/>
              <w:jc w:val="both"/>
              <w:rPr>
                <w:rFonts w:ascii="微軟正黑體" w:eastAsia="微軟正黑體" w:hAnsi="微軟正黑體" w:cs="Times New Roman"/>
                <w:szCs w:val="24"/>
              </w:rPr>
            </w:pPr>
            <w:commentRangeStart w:id="929"/>
            <w:commentRangeStart w:id="930"/>
            <w:commentRangeStart w:id="931"/>
            <w:r w:rsidRPr="00F43332">
              <w:rPr>
                <w:rFonts w:ascii="微軟正黑體" w:eastAsia="微軟正黑體" w:hAnsi="微軟正黑體" w:cs="Times New Roman" w:hint="eastAsia"/>
                <w:szCs w:val="24"/>
              </w:rPr>
              <w:t>首次</w:t>
            </w:r>
            <w:commentRangeEnd w:id="929"/>
            <w:r w:rsidR="00F43332" w:rsidRPr="00F43332">
              <w:rPr>
                <w:rStyle w:val="af5"/>
                <w:rFonts w:ascii="微軟正黑體" w:eastAsia="微軟正黑體" w:hAnsi="微軟正黑體" w:cs="Times New Roman" w:hint="eastAsia"/>
                <w:sz w:val="24"/>
                <w:szCs w:val="24"/>
                <w:rPrChange w:id="932" w:author="駱淳渝" w:date="2026-02-05T22:26:00Z" w16du:dateUtc="2026-02-05T14:26:00Z">
                  <w:rPr>
                    <w:rStyle w:val="af5"/>
                    <w:rFonts w:ascii="微軟正黑體" w:eastAsia="微軟正黑體" w:hAnsi="微軟正黑體" w:cs="Times New Roman" w:hint="eastAsia"/>
                    <w:sz w:val="24"/>
                    <w:szCs w:val="24"/>
                  </w:rPr>
                </w:rPrChange>
              </w:rPr>
              <w:commentReference w:id="929"/>
            </w:r>
            <w:commentRangeEnd w:id="930"/>
            <w:r w:rsidRPr="00F43332">
              <w:rPr>
                <w:rStyle w:val="af5"/>
                <w:rFonts w:ascii="微軟正黑體" w:eastAsia="微軟正黑體" w:hAnsi="微軟正黑體" w:cs="Times New Roman" w:hint="eastAsia"/>
                <w:sz w:val="24"/>
                <w:szCs w:val="24"/>
                <w:rPrChange w:id="933" w:author="駱淳渝" w:date="2026-02-05T22:26:00Z" w16du:dateUtc="2026-02-05T14:26:00Z">
                  <w:rPr>
                    <w:rStyle w:val="af5"/>
                    <w:rFonts w:ascii="微軟正黑體" w:eastAsia="微軟正黑體" w:hAnsi="微軟正黑體" w:cs="Times New Roman" w:hint="eastAsia"/>
                    <w:sz w:val="24"/>
                    <w:szCs w:val="24"/>
                  </w:rPr>
                </w:rPrChange>
              </w:rPr>
              <w:commentReference w:id="930"/>
            </w:r>
            <w:commentRangeEnd w:id="931"/>
            <w:r w:rsidRPr="00F43332">
              <w:rPr>
                <w:rStyle w:val="af5"/>
                <w:rFonts w:ascii="微軟正黑體" w:eastAsia="微軟正黑體" w:hAnsi="微軟正黑體" w:cs="Times New Roman" w:hint="eastAsia"/>
                <w:sz w:val="24"/>
                <w:szCs w:val="24"/>
                <w:rPrChange w:id="934" w:author="駱淳渝" w:date="2026-02-05T22:26:00Z" w16du:dateUtc="2026-02-05T14:26:00Z">
                  <w:rPr>
                    <w:rStyle w:val="af5"/>
                    <w:rFonts w:ascii="微軟正黑體" w:eastAsia="微軟正黑體" w:hAnsi="微軟正黑體" w:cs="Times New Roman" w:hint="eastAsia"/>
                    <w:sz w:val="24"/>
                    <w:szCs w:val="24"/>
                  </w:rPr>
                </w:rPrChange>
              </w:rPr>
              <w:commentReference w:id="931"/>
            </w:r>
            <w:r w:rsidRPr="00F43332">
              <w:rPr>
                <w:rFonts w:ascii="微軟正黑體" w:eastAsia="微軟正黑體" w:hAnsi="微軟正黑體" w:cs="Times New Roman" w:hint="eastAsia"/>
                <w:szCs w:val="24"/>
                <w:rPrChange w:id="935" w:author="駱淳渝" w:date="2026-02-05T22:26:00Z" w16du:dateUtc="2026-02-05T14:26:00Z">
                  <w:rPr>
                    <w:rFonts w:ascii="微軟正黑體" w:eastAsia="微軟正黑體" w:hAnsi="微軟正黑體" w:cs="Times New Roman" w:hint="eastAsia"/>
                    <w:szCs w:val="24"/>
                  </w:rPr>
                </w:rPrChange>
              </w:rPr>
              <w:t>舉辦</w:t>
            </w:r>
            <w:r w:rsidRPr="00F43332">
              <w:rPr>
                <w:rFonts w:ascii="微軟正黑體" w:eastAsia="微軟正黑體" w:hAnsi="微軟正黑體" w:cs="Times New Roman" w:hint="eastAsia"/>
                <w:bCs/>
                <w:szCs w:val="24"/>
              </w:rPr>
              <w:t>彌陀法會</w:t>
            </w:r>
          </w:p>
        </w:tc>
        <w:tc>
          <w:tcPr>
            <w:tcW w:w="8222" w:type="dxa"/>
          </w:tcPr>
          <w:p w14:paraId="40B03A8D" w14:textId="3A3D260A" w:rsidR="00427E1A" w:rsidRPr="00F43332" w:rsidRDefault="00427E1A" w:rsidP="00427E1A">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初期往生法會僅於告別式中舉辦彌陀法會，</w:t>
            </w:r>
            <w:r w:rsidRPr="00F43332">
              <w:rPr>
                <w:rFonts w:ascii="微軟正黑體" w:eastAsia="微軟正黑體" w:hAnsi="微軟正黑體" w:cs="Times New Roman"/>
                <w:szCs w:val="24"/>
              </w:rPr>
              <w:t>2003年</w:t>
            </w:r>
            <w:r w:rsidRPr="00F43332">
              <w:rPr>
                <w:rFonts w:ascii="微軟正黑體" w:eastAsia="微軟正黑體" w:hAnsi="微軟正黑體" w:cs="Times New Roman" w:hint="eastAsia"/>
                <w:szCs w:val="24"/>
              </w:rPr>
              <w:t>起可於告別式或頭七擇一申請</w:t>
            </w:r>
            <w:r w:rsidRPr="00F43332">
              <w:rPr>
                <w:rStyle w:val="af2"/>
                <w:rFonts w:ascii="微軟正黑體" w:eastAsia="微軟正黑體" w:hAnsi="微軟正黑體" w:cs="Times New Roman"/>
                <w:szCs w:val="24"/>
              </w:rPr>
              <w:footnoteReference w:id="91"/>
            </w:r>
            <w:r w:rsidRPr="00F43332">
              <w:rPr>
                <w:rFonts w:ascii="微軟正黑體" w:eastAsia="微軟正黑體" w:hAnsi="微軟正黑體" w:cs="Times New Roman" w:hint="eastAsia"/>
                <w:szCs w:val="24"/>
              </w:rPr>
              <w:t>。</w:t>
            </w:r>
          </w:p>
        </w:tc>
      </w:tr>
      <w:tr w:rsidR="00F43332" w:rsidRPr="00F43332" w14:paraId="39C4B0E7" w14:textId="7777777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20A08B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FD2781" w14:textId="05744839" w:rsidR="00540BBB" w:rsidRPr="00F43332" w:rsidRDefault="00540BBB" w:rsidP="00540BBB">
            <w:pPr>
              <w:spacing w:after="0" w:line="300" w:lineRule="exact"/>
              <w:rPr>
                <w:rFonts w:ascii="微軟正黑體" w:eastAsia="微軟正黑體" w:hAnsi="微軟正黑體" w:cs="Times New Roman"/>
                <w:szCs w:val="24"/>
                <w:rPrChange w:id="938" w:author="駱淳渝" w:date="2026-02-05T22:26:00Z" w16du:dateUtc="2026-02-05T14:26:00Z">
                  <w:rPr>
                    <w:rFonts w:ascii="微軟正黑體" w:eastAsia="微軟正黑體" w:hAnsi="微軟正黑體" w:cs="Times New Roman"/>
                    <w:color w:val="EE0000"/>
                    <w:szCs w:val="24"/>
                  </w:rPr>
                </w:rPrChange>
              </w:rPr>
            </w:pPr>
            <w:r w:rsidRPr="00F43332">
              <w:rPr>
                <w:rFonts w:ascii="微軟正黑體" w:eastAsia="微軟正黑體" w:hAnsi="微軟正黑體" w:cs="Times New Roman" w:hint="eastAsia"/>
                <w:szCs w:val="24"/>
              </w:rPr>
              <w:t>2003年春節後</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E13D3A" w14:textId="24BD249B" w:rsidR="00540BBB" w:rsidRPr="00F43332" w:rsidRDefault="00897A1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發生</w:t>
            </w:r>
            <w:r w:rsidR="00540BBB" w:rsidRPr="00F43332">
              <w:rPr>
                <w:rFonts w:ascii="微軟正黑體" w:eastAsia="微軟正黑體" w:hAnsi="微軟正黑體" w:cs="Times New Roman" w:hint="eastAsia"/>
                <w:szCs w:val="24"/>
              </w:rPr>
              <w:t>第三次法難</w:t>
            </w:r>
            <w:r w:rsidR="00E81586" w:rsidRPr="00F43332">
              <w:rPr>
                <w:rFonts w:ascii="微軟正黑體" w:eastAsia="微軟正黑體" w:hAnsi="微軟正黑體" w:cs="Times New Roman" w:hint="eastAsia"/>
                <w:szCs w:val="24"/>
              </w:rPr>
              <w:t>，</w:t>
            </w:r>
            <w:r w:rsidR="00603896" w:rsidRPr="00F43332">
              <w:rPr>
                <w:rFonts w:ascii="微軟正黑體" w:eastAsia="微軟正黑體" w:hAnsi="微軟正黑體" w:cs="Times New Roman" w:hint="eastAsia"/>
                <w:szCs w:val="24"/>
              </w:rPr>
              <w:t>出版</w:t>
            </w:r>
            <w:r w:rsidR="00E81586" w:rsidRPr="00F43332">
              <w:rPr>
                <w:rFonts w:ascii="微軟正黑體" w:eastAsia="微軟正黑體" w:hAnsi="微軟正黑體" w:cs="Times New Roman"/>
                <w:szCs w:val="24"/>
              </w:rPr>
              <w:t>《燈影—燈下黑》</w:t>
            </w:r>
            <w:r w:rsidRPr="00F43332">
              <w:rPr>
                <w:rFonts w:ascii="微軟正黑體" w:eastAsia="微軟正黑體" w:hAnsi="微軟正黑體" w:cs="Times New Roman" w:hint="eastAsia"/>
                <w:szCs w:val="24"/>
              </w:rPr>
              <w:t>等著作</w:t>
            </w:r>
            <w:r w:rsidR="001F42D8" w:rsidRPr="00F43332">
              <w:rPr>
                <w:rFonts w:ascii="微軟正黑體" w:eastAsia="微軟正黑體" w:hAnsi="微軟正黑體" w:cs="Times New Roman"/>
                <w:szCs w:val="24"/>
              </w:rPr>
              <w:t>徹底破斥六識論邪說</w:t>
            </w:r>
          </w:p>
        </w:tc>
        <w:tc>
          <w:tcPr>
            <w:tcW w:w="8222" w:type="dxa"/>
          </w:tcPr>
          <w:p w14:paraId="754B2A06" w14:textId="507273E8" w:rsidR="00540BBB" w:rsidRPr="00F43332" w:rsidRDefault="00540BBB" w:rsidP="00540BBB">
            <w:pPr>
              <w:spacing w:after="0" w:line="320" w:lineRule="exact"/>
              <w:rPr>
                <w:rFonts w:ascii="微軟正黑體" w:eastAsia="微軟正黑體" w:hAnsi="微軟正黑體"/>
                <w:szCs w:val="24"/>
                <w:rPrChange w:id="939" w:author="駱淳渝" w:date="2026-02-05T22:26:00Z" w16du:dateUtc="2026-02-05T14:26:00Z">
                  <w:rPr>
                    <w:rFonts w:ascii="微軟正黑體" w:eastAsia="微軟正黑體" w:hAnsi="微軟正黑體"/>
                    <w:szCs w:val="24"/>
                  </w:rPr>
                </w:rPrChange>
              </w:rPr>
            </w:pPr>
            <w:commentRangeStart w:id="940"/>
            <w:r w:rsidRPr="00F43332">
              <w:rPr>
                <w:rFonts w:ascii="微軟正黑體" w:eastAsia="微軟正黑體" w:hAnsi="微軟正黑體" w:hint="eastAsia"/>
                <w:szCs w:val="24"/>
              </w:rPr>
              <w:t>2003年春節後，本會臺北、臺中、臺南三位親教師楊榮燦、蔡岳樺、法蓮師退出正覺同修會，</w:t>
            </w:r>
            <w:r w:rsidR="004B6CD4" w:rsidRPr="00F43332">
              <w:rPr>
                <w:rFonts w:ascii="微軟正黑體" w:eastAsia="微軟正黑體" w:hAnsi="微軟正黑體"/>
                <w:szCs w:val="24"/>
              </w:rPr>
              <w:t>受安慧《大乘廣五蘊論》邪見影響，主張「阿賴耶識攝於識蘊」，</w:t>
            </w:r>
            <w:r w:rsidRPr="00F43332">
              <w:rPr>
                <w:rFonts w:ascii="微軟正黑體" w:eastAsia="微軟正黑體" w:hAnsi="微軟正黑體" w:hint="eastAsia"/>
                <w:szCs w:val="24"/>
              </w:rPr>
              <w:t>否定如來藏正法，諸退轉者於SARS停課期間南北奔波串聯</w:t>
            </w:r>
            <w:r w:rsidRPr="00F43332">
              <w:rPr>
                <w:rStyle w:val="af2"/>
                <w:rFonts w:ascii="微軟正黑體" w:eastAsia="微軟正黑體" w:hAnsi="微軟正黑體"/>
                <w:szCs w:val="24"/>
              </w:rPr>
              <w:footnoteReference w:id="92"/>
            </w:r>
            <w:r w:rsidRPr="00F43332">
              <w:rPr>
                <w:rFonts w:ascii="微軟正黑體" w:eastAsia="微軟正黑體" w:hAnsi="微軟正黑體" w:hint="eastAsia"/>
                <w:szCs w:val="24"/>
              </w:rPr>
              <w:t>，私下於會中散播謗法耳語，致使近200人隨之退轉，釀成第三次法難。</w:t>
            </w:r>
            <w:commentRangeEnd w:id="940"/>
            <w:r w:rsidR="00F43332" w:rsidRPr="00F43332">
              <w:rPr>
                <w:rStyle w:val="af5"/>
                <w:rFonts w:ascii="微軟正黑體" w:eastAsia="微軟正黑體" w:hAnsi="微軟正黑體"/>
                <w:sz w:val="24"/>
                <w:szCs w:val="24"/>
                <w:rPrChange w:id="943" w:author="駱淳渝" w:date="2026-02-05T22:26:00Z" w16du:dateUtc="2026-02-05T14:26:00Z">
                  <w:rPr>
                    <w:rStyle w:val="af5"/>
                    <w:rFonts w:ascii="微軟正黑體" w:eastAsia="微軟正黑體" w:hAnsi="微軟正黑體"/>
                    <w:sz w:val="24"/>
                    <w:szCs w:val="24"/>
                  </w:rPr>
                </w:rPrChange>
              </w:rPr>
              <w:commentReference w:id="940"/>
            </w:r>
          </w:p>
          <w:p w14:paraId="0AF6D136" w14:textId="5258FF74"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之後本會出版《燈影—燈下黑、辨唯識性相、假如來藏》等，對其誹謗阿賴耶識邪見，加以分析辨正，澄清法義正訛。</w:t>
            </w:r>
            <w:r w:rsidR="0098510B" w:rsidRPr="00F43332">
              <w:rPr>
                <w:rFonts w:ascii="微軟正黑體" w:eastAsia="微軟正黑體" w:hAnsi="微軟正黑體" w:hint="eastAsia"/>
                <w:szCs w:val="24"/>
              </w:rPr>
              <w:t>2003/5出版</w:t>
            </w:r>
            <w:r w:rsidRPr="00F43332">
              <w:rPr>
                <w:rFonts w:ascii="微軟正黑體" w:eastAsia="微軟正黑體" w:hAnsi="微軟正黑體" w:hint="eastAsia"/>
                <w:szCs w:val="24"/>
              </w:rPr>
              <w:t>《燈影</w:t>
            </w:r>
            <w:r w:rsidR="00513024" w:rsidRPr="00F43332">
              <w:rPr>
                <w:rFonts w:ascii="微軟正黑體" w:eastAsia="微軟正黑體" w:hAnsi="微軟正黑體"/>
                <w:szCs w:val="24"/>
              </w:rPr>
              <w:t>—燈下黑</w:t>
            </w:r>
            <w:r w:rsidRPr="00F43332">
              <w:rPr>
                <w:rFonts w:ascii="微軟正黑體" w:eastAsia="微軟正黑體" w:hAnsi="微軟正黑體" w:hint="eastAsia"/>
                <w:szCs w:val="24"/>
              </w:rPr>
              <w:t>》</w:t>
            </w:r>
            <w:r w:rsidR="00B474EC" w:rsidRPr="00F43332">
              <w:rPr>
                <w:rFonts w:ascii="微軟正黑體" w:eastAsia="微軟正黑體" w:hAnsi="微軟正黑體" w:hint="eastAsia"/>
                <w:szCs w:val="24"/>
              </w:rPr>
              <w:t>，</w:t>
            </w:r>
            <w:r w:rsidR="0056765F" w:rsidRPr="00F43332">
              <w:rPr>
                <w:rFonts w:ascii="微軟正黑體" w:eastAsia="微軟正黑體" w:hAnsi="微軟正黑體" w:hint="eastAsia"/>
                <w:szCs w:val="24"/>
              </w:rPr>
              <w:t>書名</w:t>
            </w:r>
            <w:r w:rsidR="00737CD7" w:rsidRPr="00F43332">
              <w:rPr>
                <w:rFonts w:ascii="微軟正黑體" w:eastAsia="微軟正黑體" w:hAnsi="微軟正黑體"/>
                <w:szCs w:val="24"/>
              </w:rPr>
              <w:t>喻指親近善知識卻因慢心而無法受教者，警惕學人</w:t>
            </w:r>
            <w:r w:rsidR="00D9398E" w:rsidRPr="00F43332">
              <w:rPr>
                <w:rFonts w:ascii="微軟正黑體" w:eastAsia="微軟正黑體" w:hAnsi="微軟正黑體"/>
                <w:szCs w:val="24"/>
              </w:rPr>
              <w:t>應反觀自照</w:t>
            </w:r>
            <w:r w:rsidR="00A353AA" w:rsidRPr="00F43332">
              <w:rPr>
                <w:rFonts w:ascii="微軟正黑體" w:eastAsia="微軟正黑體" w:hAnsi="微軟正黑體" w:hint="eastAsia"/>
                <w:szCs w:val="24"/>
              </w:rPr>
              <w:t>；</w:t>
            </w:r>
            <w:r w:rsidRPr="00F43332">
              <w:rPr>
                <w:rFonts w:ascii="微軟正黑體" w:eastAsia="微軟正黑體" w:hAnsi="微軟正黑體" w:hint="eastAsia"/>
                <w:szCs w:val="24"/>
              </w:rPr>
              <w:t>出版半年後，原本惶惑紛擾之大勢底定，佛教界終於認定本會所宣演方是正法。</w:t>
            </w:r>
          </w:p>
        </w:tc>
      </w:tr>
      <w:tr w:rsidR="00F43332" w:rsidRPr="00F43332" w14:paraId="26390E84" w14:textId="0BC1ED9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7F2EBE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50FAA6"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2003/03/01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6AC8434" w14:textId="7460E69C" w:rsidR="00540BBB" w:rsidRPr="00F43332" w:rsidRDefault="008708C4"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導師</w:t>
            </w:r>
            <w:r w:rsidR="00CC0AAE" w:rsidRPr="00F43332">
              <w:rPr>
                <w:rFonts w:ascii="微軟正黑體" w:eastAsia="微軟正黑體" w:hAnsi="微軟正黑體" w:cs="Times New Roman" w:hint="eastAsia"/>
                <w:bCs/>
                <w:szCs w:val="24"/>
              </w:rPr>
              <w:t>開設</w:t>
            </w:r>
            <w:r w:rsidR="00540BBB" w:rsidRPr="00F43332">
              <w:rPr>
                <w:rFonts w:ascii="微軟正黑體" w:eastAsia="微軟正黑體" w:hAnsi="微軟正黑體" w:cs="Times New Roman" w:hint="eastAsia"/>
                <w:bCs/>
                <w:szCs w:val="24"/>
              </w:rPr>
              <w:t>增上班</w:t>
            </w:r>
            <w:r w:rsidR="00DE66D9" w:rsidRPr="00F43332">
              <w:rPr>
                <w:rFonts w:ascii="微軟正黑體" w:eastAsia="微軟正黑體" w:hAnsi="微軟正黑體" w:cs="Times New Roman" w:hint="eastAsia"/>
                <w:bCs/>
                <w:szCs w:val="24"/>
              </w:rPr>
              <w:t>宣講</w:t>
            </w:r>
            <w:r w:rsidR="003D27C0" w:rsidRPr="00F43332">
              <w:rPr>
                <w:rFonts w:ascii="微軟正黑體" w:eastAsia="微軟正黑體" w:hAnsi="微軟正黑體" w:cs="Times New Roman"/>
                <w:bCs/>
                <w:szCs w:val="24"/>
              </w:rPr>
              <w:t>《瑜伽師地論》</w:t>
            </w:r>
            <w:r w:rsidR="00C3024B" w:rsidRPr="00F43332">
              <w:rPr>
                <w:rFonts w:ascii="微軟正黑體" w:eastAsia="微軟正黑體" w:hAnsi="微軟正黑體" w:cs="Times New Roman" w:hint="eastAsia"/>
                <w:bCs/>
                <w:szCs w:val="24"/>
              </w:rPr>
              <w:t>，</w:t>
            </w:r>
            <w:r w:rsidR="004A7BF2" w:rsidRPr="00F43332">
              <w:rPr>
                <w:rFonts w:ascii="微軟正黑體" w:eastAsia="微軟正黑體" w:hAnsi="微軟正黑體" w:cs="Times New Roman" w:hint="eastAsia"/>
                <w:bCs/>
                <w:szCs w:val="24"/>
              </w:rPr>
              <w:t>為</w:t>
            </w:r>
            <w:r w:rsidR="000955C1" w:rsidRPr="00F43332">
              <w:rPr>
                <w:rFonts w:ascii="微軟正黑體" w:eastAsia="微軟正黑體" w:hAnsi="微軟正黑體" w:cs="Times New Roman" w:hint="eastAsia"/>
                <w:bCs/>
                <w:szCs w:val="24"/>
              </w:rPr>
              <w:t>已</w:t>
            </w:r>
            <w:r w:rsidR="004A7BF2" w:rsidRPr="00F43332">
              <w:rPr>
                <w:rFonts w:ascii="微軟正黑體" w:eastAsia="微軟正黑體" w:hAnsi="微軟正黑體" w:cs="Times New Roman"/>
                <w:bCs/>
                <w:szCs w:val="24"/>
              </w:rPr>
              <w:t>明心學員</w:t>
            </w:r>
            <w:r w:rsidR="00C3024B" w:rsidRPr="00F43332">
              <w:rPr>
                <w:rFonts w:ascii="微軟正黑體" w:eastAsia="微軟正黑體" w:hAnsi="微軟正黑體" w:cs="Times New Roman" w:hint="eastAsia"/>
                <w:bCs/>
                <w:szCs w:val="24"/>
              </w:rPr>
              <w:t>揭示悟後起修之佛道次第</w:t>
            </w:r>
          </w:p>
        </w:tc>
        <w:tc>
          <w:tcPr>
            <w:tcW w:w="8222" w:type="dxa"/>
          </w:tcPr>
          <w:p w14:paraId="494E9453" w14:textId="542D868E"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鑑於本會</w:t>
            </w:r>
            <w:r w:rsidRPr="00F43332">
              <w:rPr>
                <w:rFonts w:ascii="微軟正黑體" w:eastAsia="微軟正黑體" w:hAnsi="微軟正黑體" w:cs="Times New Roman" w:hint="eastAsia"/>
                <w:szCs w:val="24"/>
              </w:rPr>
              <w:t>第三次法難退轉者，不能於所證之真如生忍，平實導師決定</w:t>
            </w:r>
            <w:r w:rsidRPr="00F43332">
              <w:rPr>
                <w:rFonts w:ascii="微軟正黑體" w:eastAsia="微軟正黑體" w:hAnsi="微軟正黑體" w:cs="Times New Roman"/>
                <w:szCs w:val="24"/>
              </w:rPr>
              <w:t>開設「增上班」，</w:t>
            </w:r>
            <w:r w:rsidRPr="00F43332">
              <w:rPr>
                <w:rFonts w:ascii="微軟正黑體" w:eastAsia="微軟正黑體" w:hAnsi="微軟正黑體" w:cs="Times New Roman" w:hint="eastAsia"/>
                <w:szCs w:val="24"/>
              </w:rPr>
              <w:t>專為</w:t>
            </w:r>
            <w:r w:rsidR="000955C1" w:rsidRPr="00F43332">
              <w:rPr>
                <w:rFonts w:ascii="微軟正黑體" w:eastAsia="微軟正黑體" w:hAnsi="微軟正黑體" w:cs="Times New Roman" w:hint="eastAsia"/>
                <w:szCs w:val="24"/>
              </w:rPr>
              <w:t>已證悟</w:t>
            </w:r>
            <w:r w:rsidRPr="00F43332">
              <w:rPr>
                <w:rFonts w:ascii="微軟正黑體" w:eastAsia="微軟正黑體" w:hAnsi="微軟正黑體" w:cs="Times New Roman" w:hint="eastAsia"/>
                <w:szCs w:val="24"/>
              </w:rPr>
              <w:t>明心學員宣講</w:t>
            </w:r>
            <w:r w:rsidR="00685F96" w:rsidRPr="00F43332">
              <w:rPr>
                <w:rFonts w:ascii="微軟正黑體" w:eastAsia="微軟正黑體" w:hAnsi="微軟正黑體" w:cs="Times New Roman" w:hint="eastAsia"/>
                <w:szCs w:val="24"/>
              </w:rPr>
              <w:t xml:space="preserve"> </w:t>
            </w:r>
            <w:r w:rsidR="0001162E" w:rsidRPr="00F43332">
              <w:rPr>
                <w:rFonts w:ascii="微軟正黑體" w:eastAsia="微軟正黑體" w:hAnsi="微軟正黑體" w:cs="Times New Roman"/>
                <w:szCs w:val="24"/>
              </w:rPr>
              <w:t>彌勒菩薩</w:t>
            </w:r>
            <w:r w:rsidR="0001162E" w:rsidRPr="00F43332">
              <w:rPr>
                <w:rFonts w:ascii="微軟正黑體" w:eastAsia="微軟正黑體" w:hAnsi="微軟正黑體" w:cs="Times New Roman" w:hint="eastAsia"/>
                <w:szCs w:val="24"/>
              </w:rPr>
              <w:t>根本</w:t>
            </w:r>
            <w:r w:rsidR="0001162E" w:rsidRPr="00F43332">
              <w:rPr>
                <w:rFonts w:ascii="微軟正黑體" w:eastAsia="微軟正黑體" w:hAnsi="微軟正黑體" w:cs="Times New Roman"/>
                <w:szCs w:val="24"/>
              </w:rPr>
              <w:t>大論</w:t>
            </w:r>
            <w:r w:rsidRPr="00F43332">
              <w:rPr>
                <w:rFonts w:ascii="微軟正黑體" w:eastAsia="微軟正黑體" w:hAnsi="微軟正黑體" w:cs="Times New Roman" w:hint="eastAsia"/>
                <w:szCs w:val="24"/>
              </w:rPr>
              <w:t>《瑜伽師地論》</w:t>
            </w:r>
            <w:r w:rsidR="0001162E" w:rsidRPr="00F43332">
              <w:rPr>
                <w:rFonts w:ascii="微軟正黑體" w:eastAsia="微軟正黑體" w:hAnsi="微軟正黑體" w:cs="Times New Roman" w:hint="eastAsia"/>
                <w:szCs w:val="24"/>
              </w:rPr>
              <w:t>。</w:t>
            </w:r>
            <w:r w:rsidR="008A54CD" w:rsidRPr="00F43332">
              <w:rPr>
                <w:rFonts w:ascii="微軟正黑體" w:eastAsia="微軟正黑體" w:hAnsi="微軟正黑體" w:cs="Times New Roman"/>
                <w:szCs w:val="24"/>
              </w:rPr>
              <w:t>旨在接續</w:t>
            </w:r>
            <w:r w:rsidR="00E60691" w:rsidRPr="00F43332">
              <w:rPr>
                <w:rFonts w:ascii="微軟正黑體" w:eastAsia="微軟正黑體" w:hAnsi="微軟正黑體" w:cs="Times New Roman" w:hint="eastAsia"/>
                <w:szCs w:val="24"/>
              </w:rPr>
              <w:t xml:space="preserve"> </w:t>
            </w:r>
            <w:r w:rsidR="008A54CD" w:rsidRPr="00F43332">
              <w:rPr>
                <w:rFonts w:ascii="微軟正黑體" w:eastAsia="微軟正黑體" w:hAnsi="微軟正黑體" w:cs="Times New Roman"/>
                <w:szCs w:val="24"/>
              </w:rPr>
              <w:t>玄奘菩薩西行求法之悲願</w:t>
            </w:r>
            <w:r w:rsidR="008B2534" w:rsidRPr="00F43332">
              <w:rPr>
                <w:rStyle w:val="af2"/>
                <w:rFonts w:ascii="微軟正黑體" w:eastAsia="微軟正黑體" w:hAnsi="微軟正黑體" w:cs="Times New Roman"/>
                <w:szCs w:val="24"/>
              </w:rPr>
              <w:footnoteReference w:id="93"/>
            </w:r>
            <w:r w:rsidR="008A54CD"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szCs w:val="24"/>
              </w:rPr>
              <w:t>開演證悟後進修的種智內容，讓學員具備入地所需之完整知見，配合福德修集而能進入初地</w:t>
            </w:r>
            <w:r w:rsidRPr="00F43332">
              <w:rPr>
                <w:rStyle w:val="af2"/>
                <w:rFonts w:ascii="微軟正黑體" w:eastAsia="微軟正黑體" w:hAnsi="微軟正黑體" w:cs="Times New Roman"/>
                <w:szCs w:val="24"/>
              </w:rPr>
              <w:footnoteReference w:id="94"/>
            </w:r>
            <w:r w:rsidRPr="00F43332">
              <w:rPr>
                <w:rFonts w:ascii="微軟正黑體" w:eastAsia="微軟正黑體" w:hAnsi="微軟正黑體" w:cs="Times New Roman" w:hint="eastAsia"/>
                <w:szCs w:val="24"/>
              </w:rPr>
              <w:t>。</w:t>
            </w:r>
            <w:r w:rsidR="00756DDD" w:rsidRPr="00F43332">
              <w:rPr>
                <w:rFonts w:ascii="微軟正黑體" w:eastAsia="微軟正黑體" w:hAnsi="微軟正黑體" w:cs="Times New Roman"/>
                <w:szCs w:val="24"/>
              </w:rPr>
              <w:t>此舉不僅為復興大乘佛教奠定堅實基石</w:t>
            </w:r>
            <w:r w:rsidR="00BC08BA" w:rsidRPr="00F43332">
              <w:rPr>
                <w:rStyle w:val="af2"/>
                <w:rFonts w:ascii="微軟正黑體" w:eastAsia="微軟正黑體" w:hAnsi="微軟正黑體" w:cs="Times New Roman"/>
                <w:szCs w:val="24"/>
              </w:rPr>
              <w:footnoteReference w:id="95"/>
            </w:r>
            <w:r w:rsidR="00756DDD" w:rsidRPr="00F43332">
              <w:rPr>
                <w:rFonts w:ascii="微軟正黑體" w:eastAsia="微軟正黑體" w:hAnsi="微軟正黑體" w:cs="Times New Roman"/>
                <w:szCs w:val="24"/>
              </w:rPr>
              <w:t>，更為未來重講《成唯識論》鋪墊深厚根基</w:t>
            </w:r>
            <w:r w:rsidR="005B304E" w:rsidRPr="00F43332">
              <w:rPr>
                <w:rStyle w:val="af2"/>
                <w:rFonts w:ascii="微軟正黑體" w:eastAsia="微軟正黑體" w:hAnsi="微軟正黑體" w:cs="Times New Roman"/>
                <w:szCs w:val="24"/>
              </w:rPr>
              <w:footnoteReference w:id="96"/>
            </w:r>
            <w:r w:rsidR="00756DDD" w:rsidRPr="00F43332">
              <w:rPr>
                <w:rFonts w:ascii="微軟正黑體" w:eastAsia="微軟正黑體" w:hAnsi="微軟正黑體" w:cs="Times New Roman"/>
                <w:szCs w:val="24"/>
              </w:rPr>
              <w:t>。</w:t>
            </w:r>
          </w:p>
          <w:p w14:paraId="29C37E89" w14:textId="718FD651" w:rsidR="00540BBB" w:rsidRPr="00F43332" w:rsidRDefault="00DE66D9"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2022/2/19宣講圓滿，為期19年整。</w:t>
            </w:r>
            <w:r w:rsidR="00540BBB" w:rsidRPr="00F43332">
              <w:rPr>
                <w:rFonts w:ascii="微軟正黑體" w:eastAsia="微軟正黑體" w:hAnsi="微軟正黑體" w:hint="eastAsia"/>
                <w:szCs w:val="24"/>
              </w:rPr>
              <w:t>自</w:t>
            </w:r>
            <w:r w:rsidR="00540BBB" w:rsidRPr="00F43332">
              <w:rPr>
                <w:rFonts w:ascii="微軟正黑體" w:eastAsia="微軟正黑體" w:hAnsi="微軟正黑體"/>
                <w:szCs w:val="24"/>
              </w:rPr>
              <w:t>2014/7/12</w:t>
            </w:r>
            <w:r w:rsidR="00540BBB" w:rsidRPr="00F43332">
              <w:rPr>
                <w:rFonts w:ascii="微軟正黑體" w:eastAsia="微軟正黑體" w:hAnsi="微軟正黑體" w:hint="eastAsia"/>
                <w:szCs w:val="24"/>
              </w:rPr>
              <w:t>起增上班增設重播課程，同步在各地講堂重播</w:t>
            </w:r>
            <w:r w:rsidR="00540BBB" w:rsidRPr="00F43332">
              <w:rPr>
                <w:rFonts w:ascii="微軟正黑體" w:eastAsia="微軟正黑體" w:hAnsi="微軟正黑體"/>
                <w:szCs w:val="24"/>
              </w:rPr>
              <w:t xml:space="preserve"> </w:t>
            </w:r>
            <w:r w:rsidR="00540BBB" w:rsidRPr="00F43332">
              <w:rPr>
                <w:rFonts w:ascii="微軟正黑體" w:eastAsia="微軟正黑體" w:hAnsi="微軟正黑體" w:hint="eastAsia"/>
                <w:szCs w:val="24"/>
              </w:rPr>
              <w:t>導師宣講的《瑜伽師地論》。</w:t>
            </w:r>
          </w:p>
        </w:tc>
      </w:tr>
      <w:tr w:rsidR="00F43332" w:rsidRPr="00F43332" w14:paraId="438728BE" w14:textId="4BDA23B6"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75EEAAE7"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601F4EA9"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2003/06/29</w:t>
            </w:r>
          </w:p>
        </w:tc>
        <w:tc>
          <w:tcPr>
            <w:tcW w:w="4395" w:type="dxa"/>
            <w:tcMar>
              <w:top w:w="100" w:type="dxa"/>
              <w:left w:w="100" w:type="dxa"/>
              <w:bottom w:w="100" w:type="dxa"/>
              <w:right w:w="100" w:type="dxa"/>
            </w:tcMar>
            <w:vAlign w:val="center"/>
          </w:tcPr>
          <w:p w14:paraId="2C199538" w14:textId="5041B4B6" w:rsidR="00540BBB" w:rsidRPr="00F43332" w:rsidRDefault="00540BBB" w:rsidP="00540BBB">
            <w:pPr>
              <w:spacing w:line="300" w:lineRule="exact"/>
              <w:jc w:val="both"/>
              <w:rPr>
                <w:rFonts w:ascii="微軟正黑體" w:eastAsia="微軟正黑體" w:hAnsi="微軟正黑體" w:cs="Times New Roman"/>
                <w:bCs/>
                <w:kern w:val="0"/>
                <w:szCs w:val="24"/>
                <w14:ligatures w14:val="none"/>
              </w:rPr>
            </w:pPr>
            <w:r w:rsidRPr="00F43332">
              <w:rPr>
                <w:rFonts w:ascii="微軟正黑體" w:eastAsia="微軟正黑體" w:hAnsi="微軟正黑體" w:hint="eastAsia"/>
                <w:bCs/>
              </w:rPr>
              <w:t>新臺南講堂成立，</w:t>
            </w:r>
            <w:r w:rsidRPr="00F43332">
              <w:rPr>
                <w:rFonts w:ascii="微軟正黑體" w:eastAsia="微軟正黑體" w:hAnsi="微軟正黑體" w:cs="Times New Roman" w:hint="eastAsia"/>
                <w:bCs/>
                <w:szCs w:val="24"/>
              </w:rPr>
              <w:t>導師演講「真假開悟」</w:t>
            </w:r>
          </w:p>
        </w:tc>
        <w:tc>
          <w:tcPr>
            <w:tcW w:w="8222" w:type="dxa"/>
          </w:tcPr>
          <w:p w14:paraId="5D4ECFE7" w14:textId="466A076A" w:rsidR="00540BBB" w:rsidRPr="00F43332" w:rsidRDefault="00540BBB" w:rsidP="00540BBB">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原臺南共修處借與法蓮師使用，因其於第三次法難退轉，故本會另立直屬本會之臺南共修處。</w:t>
            </w:r>
            <w:r w:rsidRPr="00F43332">
              <w:rPr>
                <w:rFonts w:ascii="微軟正黑體" w:eastAsia="微軟正黑體" w:hAnsi="微軟正黑體" w:cs="Times New Roman" w:hint="eastAsia"/>
                <w:bCs/>
                <w:szCs w:val="24"/>
              </w:rPr>
              <w:t>導師在臺南新講堂安座法會後，</w:t>
            </w:r>
            <w:r w:rsidRPr="00F43332">
              <w:rPr>
                <w:rFonts w:ascii="微軟正黑體" w:eastAsia="微軟正黑體" w:hAnsi="微軟正黑體" w:cs="Times New Roman"/>
                <w:bCs/>
                <w:szCs w:val="24"/>
              </w:rPr>
              <w:t>以「真如、如來藏、阿賴耶識間之關係」為內</w:t>
            </w:r>
            <w:r w:rsidRPr="00F43332">
              <w:rPr>
                <w:rFonts w:ascii="微軟正黑體" w:eastAsia="微軟正黑體" w:hAnsi="微軟正黑體" w:cs="Times New Roman" w:hint="eastAsia"/>
                <w:bCs/>
                <w:szCs w:val="24"/>
              </w:rPr>
              <w:t>涵</w:t>
            </w:r>
            <w:r w:rsidRPr="00F43332">
              <w:rPr>
                <w:rFonts w:ascii="微軟正黑體" w:eastAsia="微軟正黑體" w:hAnsi="微軟正黑體" w:cs="Times New Roman"/>
                <w:bCs/>
                <w:szCs w:val="24"/>
              </w:rPr>
              <w:t>，開示「真開悟」與「假開悟」之差別</w:t>
            </w:r>
            <w:r w:rsidRPr="00F43332">
              <w:rPr>
                <w:rFonts w:ascii="微軟正黑體" w:eastAsia="微軟正黑體" w:hAnsi="微軟正黑體" w:cs="Times New Roman" w:hint="eastAsia"/>
                <w:bCs/>
                <w:szCs w:val="24"/>
              </w:rPr>
              <w:t>，乃是為退轉於阿賴耶識正法者所作之法義辨正。</w:t>
            </w:r>
          </w:p>
          <w:p w14:paraId="0A98E412" w14:textId="336D1963" w:rsidR="00540BBB" w:rsidRPr="00F43332" w:rsidRDefault="00540BBB" w:rsidP="00540BBB">
            <w:pPr>
              <w:spacing w:line="300" w:lineRule="exact"/>
              <w:jc w:val="both"/>
              <w:rPr>
                <w:rFonts w:ascii="微軟正黑體" w:eastAsia="微軟正黑體" w:hAnsi="微軟正黑體"/>
                <w:bCs/>
              </w:rPr>
            </w:pPr>
            <w:r w:rsidRPr="00F43332">
              <w:rPr>
                <w:rFonts w:ascii="微軟正黑體" w:eastAsia="微軟正黑體" w:hAnsi="微軟正黑體" w:cs="Times New Roman" w:hint="eastAsia"/>
                <w:bCs/>
                <w:szCs w:val="24"/>
              </w:rPr>
              <w:t>後依</w:t>
            </w:r>
            <w:r w:rsidRPr="00F43332">
              <w:rPr>
                <w:rFonts w:ascii="微軟正黑體" w:eastAsia="微軟正黑體" w:hAnsi="微軟正黑體" w:cs="Times New Roman" w:hint="eastAsia"/>
                <w:szCs w:val="24"/>
              </w:rPr>
              <w:t>導師演講內容彙集成書，2004/6出版《真假開悟》。</w:t>
            </w:r>
          </w:p>
        </w:tc>
      </w:tr>
      <w:tr w:rsidR="00F43332" w:rsidRPr="00F43332" w14:paraId="76DA6A3D" w14:textId="2672500C"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332DC8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1425F1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2003/07/00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A47A6FD" w14:textId="5C5D1AD1" w:rsidR="00540BBB" w:rsidRPr="00F43332" w:rsidRDefault="00540BBB" w:rsidP="00540BBB">
            <w:pPr>
              <w:spacing w:after="0" w:line="300" w:lineRule="exact"/>
              <w:jc w:val="both"/>
              <w:rPr>
                <w:rFonts w:ascii="微軟正黑體" w:eastAsia="微軟正黑體" w:hAnsi="微軟正黑體" w:cs="Times New Roman"/>
                <w:szCs w:val="24"/>
              </w:rPr>
            </w:pPr>
            <w:bookmarkStart w:id="951" w:name="_Hlk216034616"/>
            <w:r w:rsidRPr="00F43332">
              <w:rPr>
                <w:rFonts w:ascii="微軟正黑體" w:eastAsia="微軟正黑體" w:hAnsi="微軟正黑體" w:cs="Times New Roman" w:hint="eastAsia"/>
                <w:szCs w:val="24"/>
              </w:rPr>
              <w:t>出版</w:t>
            </w:r>
            <w:r w:rsidRPr="00F43332">
              <w:rPr>
                <w:rFonts w:ascii="微軟正黑體" w:eastAsia="微軟正黑體" w:hAnsi="微軟正黑體" w:hint="eastAsia"/>
                <w:szCs w:val="24"/>
              </w:rPr>
              <w:t>張正圜老師著</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bCs/>
                <w:szCs w:val="24"/>
              </w:rPr>
              <w:t>護法與毀法</w:t>
            </w:r>
            <w:r w:rsidRPr="00F43332">
              <w:rPr>
                <w:rFonts w:ascii="微軟正黑體" w:eastAsia="微軟正黑體" w:hAnsi="微軟正黑體" w:cs="Times New Roman" w:hint="eastAsia"/>
                <w:szCs w:val="24"/>
              </w:rPr>
              <w:t>》</w:t>
            </w:r>
            <w:bookmarkEnd w:id="951"/>
          </w:p>
        </w:tc>
        <w:tc>
          <w:tcPr>
            <w:tcW w:w="8222" w:type="dxa"/>
          </w:tcPr>
          <w:p w14:paraId="0A75971B" w14:textId="28BBDB17" w:rsidR="00540BBB" w:rsidRPr="00F43332" w:rsidRDefault="00540BBB" w:rsidP="00540BBB">
            <w:pPr>
              <w:spacing w:after="0" w:line="300" w:lineRule="exact"/>
              <w:jc w:val="both"/>
              <w:rPr>
                <w:rFonts w:ascii="微軟正黑體" w:eastAsia="微軟正黑體" w:hAnsi="微軟正黑體" w:cs="Times New Roman"/>
                <w:szCs w:val="24"/>
              </w:rPr>
            </w:pPr>
            <w:commentRangeStart w:id="952"/>
            <w:commentRangeStart w:id="953"/>
            <w:r w:rsidRPr="00F43332">
              <w:rPr>
                <w:rFonts w:ascii="微軟正黑體" w:eastAsia="微軟正黑體" w:hAnsi="微軟正黑體" w:hint="eastAsia"/>
                <w:szCs w:val="24"/>
              </w:rPr>
              <w:t>本會張正圜老師撰寫</w:t>
            </w:r>
            <w:commentRangeEnd w:id="952"/>
            <w:r w:rsidR="00F43332" w:rsidRPr="00F43332">
              <w:rPr>
                <w:rStyle w:val="af5"/>
                <w:rFonts w:ascii="微軟正黑體" w:eastAsia="微軟正黑體" w:hAnsi="微軟正黑體" w:hint="eastAsia"/>
                <w:sz w:val="24"/>
                <w:szCs w:val="24"/>
                <w:rPrChange w:id="954" w:author="駱淳渝" w:date="2026-02-05T22:26:00Z" w16du:dateUtc="2026-02-05T14:26:00Z">
                  <w:rPr>
                    <w:rStyle w:val="af5"/>
                    <w:rFonts w:ascii="微軟正黑體" w:eastAsia="微軟正黑體" w:hAnsi="微軟正黑體" w:hint="eastAsia"/>
                    <w:sz w:val="24"/>
                    <w:szCs w:val="24"/>
                  </w:rPr>
                </w:rPrChange>
              </w:rPr>
              <w:commentReference w:id="952"/>
            </w:r>
            <w:commentRangeEnd w:id="953"/>
            <w:r w:rsidRPr="00F43332">
              <w:rPr>
                <w:rStyle w:val="af5"/>
                <w:rFonts w:ascii="微軟正黑體" w:eastAsia="微軟正黑體" w:hAnsi="微軟正黑體" w:hint="eastAsia"/>
                <w:sz w:val="24"/>
                <w:szCs w:val="24"/>
                <w:rPrChange w:id="955" w:author="駱淳渝" w:date="2026-02-05T22:26:00Z" w16du:dateUtc="2026-02-05T14:26:00Z">
                  <w:rPr>
                    <w:rStyle w:val="af5"/>
                    <w:rFonts w:ascii="微軟正黑體" w:eastAsia="微軟正黑體" w:hAnsi="微軟正黑體" w:hint="eastAsia"/>
                    <w:sz w:val="24"/>
                    <w:szCs w:val="24"/>
                  </w:rPr>
                </w:rPrChange>
              </w:rPr>
              <w:commentReference w:id="953"/>
            </w:r>
            <w:r w:rsidRPr="00F43332">
              <w:rPr>
                <w:rFonts w:ascii="微軟正黑體" w:eastAsia="微軟正黑體" w:hAnsi="微軟正黑體" w:hint="eastAsia"/>
                <w:szCs w:val="24"/>
                <w:rPrChange w:id="956" w:author="駱淳渝" w:date="2026-02-05T22:26:00Z" w16du:dateUtc="2026-02-05T14:26:00Z">
                  <w:rPr>
                    <w:rFonts w:ascii="微軟正黑體" w:eastAsia="微軟正黑體" w:hAnsi="微軟正黑體" w:hint="eastAsia"/>
                    <w:szCs w:val="24"/>
                  </w:rPr>
                </w:rPrChange>
              </w:rPr>
              <w:t>《護法與毀法—覆上平居士與徐恆志網站毀法二文》，</w:t>
            </w:r>
            <w:r w:rsidRPr="00F43332">
              <w:rPr>
                <w:rFonts w:ascii="微軟正黑體" w:eastAsia="微軟正黑體" w:hAnsi="微軟正黑體" w:hint="eastAsia"/>
                <w:szCs w:val="24"/>
              </w:rPr>
              <w:t>闡</w:t>
            </w:r>
            <w:r w:rsidRPr="00F43332">
              <w:rPr>
                <w:rFonts w:ascii="微軟正黑體" w:eastAsia="微軟正黑體" w:hAnsi="微軟正黑體" w:hint="eastAsia"/>
                <w:szCs w:val="24"/>
              </w:rPr>
              <w:lastRenderedPageBreak/>
              <w:t>明佛菩提道之真實義理，亦辨正上平居士所護持之藏密邪法，令有智學人由此可免藏密邪見之誤導、違犯大妄語業。</w:t>
            </w:r>
          </w:p>
        </w:tc>
      </w:tr>
      <w:tr w:rsidR="00F43332" w:rsidRPr="00F43332" w14:paraId="3708FD0C" w14:textId="5C32A9DE"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2A9F8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2377B39"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2003/</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7/31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57F30D9" w14:textId="6AB852E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bCs/>
                <w:szCs w:val="24"/>
              </w:rPr>
              <w:t>正覺電子報</w:t>
            </w:r>
            <w:r w:rsidRPr="00F43332">
              <w:rPr>
                <w:rFonts w:ascii="微軟正黑體" w:eastAsia="微軟正黑體" w:hAnsi="微軟正黑體" w:cs="Times New Roman" w:hint="eastAsia"/>
                <w:szCs w:val="24"/>
              </w:rPr>
              <w:t>》創刊</w:t>
            </w:r>
          </w:p>
        </w:tc>
        <w:tc>
          <w:tcPr>
            <w:tcW w:w="8222" w:type="dxa"/>
          </w:tcPr>
          <w:p w14:paraId="79A42231" w14:textId="451ACA23" w:rsidR="00540BBB" w:rsidRPr="00F43332" w:rsidRDefault="00540BBB" w:rsidP="00540BBB">
            <w:pPr>
              <w:tabs>
                <w:tab w:val="left" w:pos="807"/>
              </w:tabs>
              <w:spacing w:line="300" w:lineRule="exact"/>
              <w:rPr>
                <w:rFonts w:ascii="微軟正黑體" w:eastAsia="微軟正黑體" w:hAnsi="微軟正黑體" w:cs="Times New Roman"/>
                <w:szCs w:val="24"/>
                <w:rPrChange w:id="957" w:author="駱淳渝" w:date="2026-02-05T22:26:00Z" w16du:dateUtc="2026-02-05T14:26:00Z">
                  <w:rPr>
                    <w:rFonts w:ascii="微軟正黑體" w:eastAsia="微軟正黑體" w:hAnsi="微軟正黑體" w:cs="Times New Roman"/>
                    <w:szCs w:val="24"/>
                  </w:rPr>
                </w:rPrChange>
              </w:rPr>
            </w:pPr>
            <w:r w:rsidRPr="00F43332">
              <w:rPr>
                <w:rFonts w:ascii="微軟正黑體" w:eastAsia="微軟正黑體" w:hAnsi="微軟正黑體" w:cs="Times New Roman"/>
                <w:szCs w:val="24"/>
              </w:rPr>
              <w:t>2003</w:t>
            </w:r>
            <w:r w:rsidRPr="00F43332">
              <w:rPr>
                <w:rFonts w:ascii="微軟正黑體" w:eastAsia="微軟正黑體" w:hAnsi="微軟正黑體" w:cs="Times New Roman" w:hint="eastAsia"/>
                <w:szCs w:val="24"/>
              </w:rPr>
              <w:t>年第三次法難之時，學員對會內種種事務及弘法事宜多有不能理解之處，復因部分利益學員之法義亦應適時適宜宣說，令學員皆得其利，因而於</w:t>
            </w:r>
            <w:r w:rsidRPr="00F43332">
              <w:rPr>
                <w:rFonts w:ascii="微軟正黑體" w:eastAsia="微軟正黑體" w:hAnsi="微軟正黑體" w:cs="Times New Roman"/>
                <w:szCs w:val="24"/>
              </w:rPr>
              <w:t>2003/7/31</w:t>
            </w:r>
            <w:r w:rsidRPr="00F43332">
              <w:rPr>
                <w:rFonts w:ascii="微軟正黑體" w:eastAsia="微軟正黑體" w:hAnsi="微軟正黑體" w:cs="Times New Roman" w:hint="eastAsia"/>
                <w:szCs w:val="24"/>
              </w:rPr>
              <w:t>首次出刊《正覺電子報》，2003/10開始發行書面版本，免費贈閱，廣利大眾</w:t>
            </w:r>
            <w:commentRangeStart w:id="958"/>
            <w:commentRangeStart w:id="959"/>
            <w:r w:rsidRPr="00F43332">
              <w:rPr>
                <w:rFonts w:ascii="微軟正黑體" w:eastAsia="微軟正黑體" w:hAnsi="微軟正黑體" w:cs="Times New Roman" w:hint="eastAsia"/>
                <w:szCs w:val="24"/>
              </w:rPr>
              <w:t>。</w:t>
            </w:r>
            <w:commentRangeEnd w:id="958"/>
            <w:r w:rsidR="00F43332" w:rsidRPr="00F43332">
              <w:rPr>
                <w:rStyle w:val="af5"/>
                <w:rFonts w:ascii="微軟正黑體" w:eastAsia="微軟正黑體" w:hAnsi="微軟正黑體" w:cs="Times New Roman"/>
                <w:sz w:val="24"/>
                <w:szCs w:val="24"/>
                <w:rPrChange w:id="960" w:author="駱淳渝" w:date="2026-02-05T22:26:00Z" w16du:dateUtc="2026-02-05T14:26:00Z">
                  <w:rPr>
                    <w:rStyle w:val="af5"/>
                    <w:rFonts w:ascii="微軟正黑體" w:eastAsia="微軟正黑體" w:hAnsi="微軟正黑體" w:cs="Times New Roman"/>
                    <w:sz w:val="24"/>
                    <w:szCs w:val="24"/>
                  </w:rPr>
                </w:rPrChange>
              </w:rPr>
              <w:commentReference w:id="958"/>
            </w:r>
            <w:commentRangeEnd w:id="959"/>
            <w:r w:rsidRPr="00F43332">
              <w:rPr>
                <w:rStyle w:val="af5"/>
                <w:rFonts w:ascii="微軟正黑體" w:eastAsia="微軟正黑體" w:hAnsi="微軟正黑體" w:cs="Times New Roman"/>
                <w:sz w:val="24"/>
                <w:szCs w:val="24"/>
                <w:rPrChange w:id="961" w:author="駱淳渝" w:date="2026-02-05T22:26:00Z" w16du:dateUtc="2026-02-05T14:26:00Z">
                  <w:rPr>
                    <w:rStyle w:val="af5"/>
                    <w:rFonts w:ascii="微軟正黑體" w:eastAsia="微軟正黑體" w:hAnsi="微軟正黑體" w:cs="Times New Roman"/>
                    <w:sz w:val="24"/>
                    <w:szCs w:val="24"/>
                  </w:rPr>
                </w:rPrChange>
              </w:rPr>
              <w:commentReference w:id="959"/>
            </w:r>
          </w:p>
          <w:p w14:paraId="1EAB994B" w14:textId="1C93A853" w:rsidR="00540BBB" w:rsidRPr="00F43332" w:rsidRDefault="00540BBB" w:rsidP="00540BBB">
            <w:pPr>
              <w:pStyle w:val="af6"/>
              <w:spacing w:line="320" w:lineRule="exact"/>
              <w:rPr>
                <w:rFonts w:ascii="微軟正黑體" w:eastAsia="微軟正黑體" w:hAnsi="微軟正黑體" w:cs="Times New Roman"/>
                <w:szCs w:val="24"/>
              </w:rPr>
            </w:pPr>
            <w:r w:rsidRPr="00F43332">
              <w:rPr>
                <w:rFonts w:ascii="微軟正黑體" w:eastAsia="微軟正黑體" w:hAnsi="微軟正黑體" w:hint="eastAsia"/>
                <w:sz w:val="24"/>
                <w:szCs w:val="24"/>
              </w:rPr>
              <w:t>《正覺電子報》初以刊登聯繫學員情誼為主的小品，輔以網站文章轉載，後轉型為連載導師、親教師重要文章之平台，後集結成書出版。</w:t>
            </w:r>
            <w:r w:rsidRPr="00F43332">
              <w:rPr>
                <w:rStyle w:val="af2"/>
                <w:rFonts w:ascii="微軟正黑體" w:eastAsia="微軟正黑體" w:hAnsi="微軟正黑體"/>
                <w:sz w:val="24"/>
                <w:szCs w:val="24"/>
              </w:rPr>
              <w:footnoteReference w:id="97"/>
            </w:r>
          </w:p>
        </w:tc>
      </w:tr>
      <w:tr w:rsidR="00F43332" w:rsidRPr="00F43332" w14:paraId="37E2EC9B" w14:textId="38249E73"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EE07C9D"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5198946"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2003/08/05</w:t>
            </w:r>
          </w:p>
        </w:tc>
        <w:tc>
          <w:tcPr>
            <w:tcW w:w="4395" w:type="dxa"/>
            <w:tcMar>
              <w:top w:w="100" w:type="dxa"/>
              <w:left w:w="100" w:type="dxa"/>
              <w:bottom w:w="100" w:type="dxa"/>
              <w:right w:w="100" w:type="dxa"/>
            </w:tcMar>
            <w:vAlign w:val="center"/>
          </w:tcPr>
          <w:p w14:paraId="2FB40E2F" w14:textId="7CD29FB6" w:rsidR="00540BBB" w:rsidRPr="00F43332" w:rsidRDefault="00540BBB" w:rsidP="00540BBB">
            <w:pPr>
              <w:spacing w:line="32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導師開講《</w:t>
            </w:r>
            <w:r w:rsidRPr="00F43332">
              <w:rPr>
                <w:rFonts w:ascii="微軟正黑體" w:eastAsia="微軟正黑體" w:hAnsi="微軟正黑體" w:cs="Times New Roman" w:hint="eastAsia"/>
                <w:bCs/>
                <w:szCs w:val="24"/>
              </w:rPr>
              <w:t>菩薩優婆塞戒經</w:t>
            </w:r>
            <w:r w:rsidRPr="00F43332">
              <w:rPr>
                <w:rFonts w:ascii="微軟正黑體" w:eastAsia="微軟正黑體" w:hAnsi="微軟正黑體" w:hint="eastAsia"/>
                <w:bCs/>
              </w:rPr>
              <w:t>》</w:t>
            </w:r>
          </w:p>
        </w:tc>
        <w:tc>
          <w:tcPr>
            <w:tcW w:w="8222" w:type="dxa"/>
          </w:tcPr>
          <w:p w14:paraId="6FDF7133" w14:textId="65031333" w:rsidR="00540BBB" w:rsidRPr="00F43332" w:rsidRDefault="00540BBB" w:rsidP="00540BBB">
            <w:pPr>
              <w:spacing w:line="320" w:lineRule="exact"/>
              <w:rPr>
                <w:rFonts w:ascii="微軟正黑體" w:eastAsia="微軟正黑體" w:hAnsi="微軟正黑體"/>
                <w:bCs/>
              </w:rPr>
            </w:pPr>
            <w:bookmarkStart w:id="964" w:name="_Hlk154155789"/>
            <w:r w:rsidRPr="00F43332">
              <w:rPr>
                <w:rFonts w:ascii="微軟正黑體" w:eastAsia="微軟正黑體" w:hAnsi="微軟正黑體" w:hint="eastAsia"/>
                <w:szCs w:val="24"/>
              </w:rPr>
              <w:t>此經專為在家菩薩宣示菩薩戒精神，作為在家菩薩領解菩薩戒精神及受持菩薩正戒之基礎。平實導師於2003/8/5開講《菩薩優婆塞戒經》，2004/11/9宣講圓滿後出版《優婆塞戒經講記》全套共八輯。</w:t>
            </w:r>
            <w:r w:rsidRPr="00F43332">
              <w:rPr>
                <w:rFonts w:ascii="微軟正黑體" w:eastAsia="微軟正黑體" w:hAnsi="微軟正黑體"/>
                <w:szCs w:val="24"/>
              </w:rPr>
              <w:t>2005/12出版第一</w:t>
            </w:r>
            <w:r w:rsidRPr="00F43332">
              <w:rPr>
                <w:rFonts w:ascii="微軟正黑體" w:eastAsia="微軟正黑體" w:hAnsi="微軟正黑體" w:hint="eastAsia"/>
                <w:szCs w:val="24"/>
              </w:rPr>
              <w:t>輯，</w:t>
            </w:r>
            <w:r w:rsidRPr="00F43332" w:rsidDel="004B1093">
              <w:rPr>
                <w:rFonts w:ascii="微軟正黑體" w:eastAsia="微軟正黑體" w:hAnsi="微軟正黑體"/>
                <w:szCs w:val="24"/>
              </w:rPr>
              <w:t xml:space="preserve"> </w:t>
            </w:r>
            <w:r w:rsidRPr="00F43332">
              <w:rPr>
                <w:rFonts w:ascii="微軟正黑體" w:eastAsia="微軟正黑體" w:hAnsi="微軟正黑體"/>
                <w:szCs w:val="24"/>
              </w:rPr>
              <w:t>2007/9出版第八輯。2011/11出版《菩薩優婆塞戒經講記》簡體中文版共四輯。</w:t>
            </w:r>
            <w:bookmarkEnd w:id="964"/>
          </w:p>
        </w:tc>
      </w:tr>
      <w:tr w:rsidR="00F43332" w:rsidRPr="00F43332" w14:paraId="686CCC85" w14:textId="6A06A00B"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179BCAD5"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EC0FCA8"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2003/08/09</w:t>
            </w:r>
          </w:p>
        </w:tc>
        <w:tc>
          <w:tcPr>
            <w:tcW w:w="4395" w:type="dxa"/>
            <w:tcMar>
              <w:top w:w="100" w:type="dxa"/>
              <w:left w:w="100" w:type="dxa"/>
              <w:bottom w:w="100" w:type="dxa"/>
              <w:right w:w="100" w:type="dxa"/>
            </w:tcMar>
            <w:vAlign w:val="center"/>
          </w:tcPr>
          <w:p w14:paraId="5CA9AA79" w14:textId="5CA1434A" w:rsidR="00540BBB" w:rsidRPr="00F43332" w:rsidRDefault="00540BBB" w:rsidP="00540BBB">
            <w:pPr>
              <w:spacing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外埠講堂首次播放導師週二講經法會影音視頻</w:t>
            </w:r>
          </w:p>
        </w:tc>
        <w:tc>
          <w:tcPr>
            <w:tcW w:w="8222" w:type="dxa"/>
          </w:tcPr>
          <w:p w14:paraId="1B36C334" w14:textId="3F7A7BE7" w:rsidR="00540BBB" w:rsidRPr="00F43332" w:rsidRDefault="00540BBB" w:rsidP="00540BBB">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為便利臺灣中南部學子恭聆 平實導師宣演大乘殊勝妙法，本會首先於臺中、臺南講堂新設影音設備，播放 平實導師週二講經視頻，</w:t>
            </w:r>
            <w:r w:rsidRPr="00F43332">
              <w:rPr>
                <w:rFonts w:ascii="微軟正黑體" w:eastAsia="微軟正黑體" w:hAnsi="微軟正黑體" w:hint="eastAsia"/>
                <w:bCs/>
                <w:szCs w:val="24"/>
              </w:rPr>
              <w:t>不限聽講資格。其後</w:t>
            </w:r>
            <w:commentRangeStart w:id="965"/>
            <w:r w:rsidRPr="00F43332">
              <w:rPr>
                <w:rFonts w:ascii="微軟正黑體" w:eastAsia="微軟正黑體" w:hAnsi="微軟正黑體" w:cs="Times New Roman" w:hint="eastAsia"/>
                <w:bCs/>
                <w:szCs w:val="24"/>
              </w:rPr>
              <w:t>各講堂統一於週二播放</w:t>
            </w:r>
            <w:commentRangeEnd w:id="965"/>
            <w:r w:rsidR="00F43332" w:rsidRPr="00F43332">
              <w:rPr>
                <w:rStyle w:val="af5"/>
                <w:rFonts w:ascii="微軟正黑體" w:eastAsia="微軟正黑體" w:hAnsi="微軟正黑體" w:cs="Times New Roman" w:hint="eastAsia"/>
                <w:bCs/>
                <w:sz w:val="24"/>
                <w:szCs w:val="24"/>
                <w:rPrChange w:id="966" w:author="駱淳渝" w:date="2026-02-05T22:26:00Z" w16du:dateUtc="2026-02-05T14:26:00Z">
                  <w:rPr>
                    <w:rStyle w:val="af5"/>
                    <w:rFonts w:ascii="微軟正黑體" w:eastAsia="微軟正黑體" w:hAnsi="微軟正黑體" w:cs="Times New Roman" w:hint="eastAsia"/>
                    <w:bCs/>
                    <w:sz w:val="24"/>
                    <w:szCs w:val="24"/>
                  </w:rPr>
                </w:rPrChange>
              </w:rPr>
              <w:commentReference w:id="965"/>
            </w:r>
            <w:r w:rsidRPr="00F43332">
              <w:rPr>
                <w:rFonts w:ascii="微軟正黑體" w:eastAsia="微軟正黑體" w:hAnsi="微軟正黑體" w:cs="Times New Roman" w:hint="eastAsia"/>
                <w:bCs/>
                <w:szCs w:val="24"/>
                <w:rPrChange w:id="967" w:author="駱淳渝" w:date="2026-02-05T22:26:00Z" w16du:dateUtc="2026-02-05T14:26:00Z">
                  <w:rPr>
                    <w:rFonts w:ascii="微軟正黑體" w:eastAsia="微軟正黑體" w:hAnsi="微軟正黑體" w:cs="Times New Roman" w:hint="eastAsia"/>
                    <w:bCs/>
                    <w:szCs w:val="24"/>
                  </w:rPr>
                </w:rPrChange>
              </w:rPr>
              <w:t>。</w:t>
            </w:r>
          </w:p>
        </w:tc>
      </w:tr>
      <w:tr w:rsidR="00F43332" w:rsidRPr="00F43332" w14:paraId="53720D0F" w14:textId="1EEB6960"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EF01D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C25F0F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2003/09/00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41B00AD" w14:textId="1534C6AB"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出版孫正德老師著《</w:t>
            </w:r>
            <w:bookmarkStart w:id="968" w:name="_Hlk216035180"/>
            <w:r w:rsidRPr="00F43332">
              <w:rPr>
                <w:rFonts w:ascii="微軟正黑體" w:eastAsia="微軟正黑體" w:hAnsi="微軟正黑體" w:cs="Times New Roman" w:hint="eastAsia"/>
                <w:szCs w:val="24"/>
              </w:rPr>
              <w:t>淨土聖道</w:t>
            </w:r>
            <w:bookmarkEnd w:id="968"/>
            <w:r w:rsidRPr="00F43332">
              <w:rPr>
                <w:rFonts w:ascii="微軟正黑體" w:eastAsia="微軟正黑體" w:hAnsi="微軟正黑體" w:cs="Times New Roman" w:hint="eastAsia"/>
                <w:szCs w:val="24"/>
              </w:rPr>
              <w:t>—兼評選擇本願念佛》</w:t>
            </w:r>
          </w:p>
        </w:tc>
        <w:tc>
          <w:tcPr>
            <w:tcW w:w="8222" w:type="dxa"/>
          </w:tcPr>
          <w:p w14:paraId="4836464A" w14:textId="1BF08EDB"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日本「選擇本願念佛法門」處處曲解淨土三經，由是緣故本會</w:t>
            </w:r>
            <w:bookmarkStart w:id="969" w:name="_Hlk216035209"/>
            <w:r w:rsidRPr="00F43332">
              <w:rPr>
                <w:rFonts w:ascii="微軟正黑體" w:eastAsia="微軟正黑體" w:hAnsi="微軟正黑體" w:hint="eastAsia"/>
                <w:szCs w:val="24"/>
              </w:rPr>
              <w:t>孫正德老師撰寫本書</w:t>
            </w:r>
            <w:bookmarkEnd w:id="969"/>
            <w:r w:rsidRPr="00F43332">
              <w:rPr>
                <w:rFonts w:ascii="微軟正黑體" w:eastAsia="微軟正黑體" w:hAnsi="微軟正黑體" w:hint="eastAsia"/>
                <w:szCs w:val="24"/>
              </w:rPr>
              <w:t>，闡揚淨土宗之淨土門與禪宗聖道門之精義，利益禪門學者同生淨土而得增上果證，亦利益淨土行者同證聖道而得增上生西品位。</w:t>
            </w:r>
          </w:p>
        </w:tc>
      </w:tr>
      <w:tr w:rsidR="00F43332" w:rsidRPr="00F43332" w14:paraId="2CC4C895" w14:textId="65336A7C"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596BED30"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C772421"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2003/11/08</w:t>
            </w:r>
            <w:r w:rsidRPr="00F43332">
              <w:rPr>
                <w:rStyle w:val="af2"/>
                <w:rFonts w:ascii="微軟正黑體" w:eastAsia="微軟正黑體" w:hAnsi="微軟正黑體"/>
                <w:bCs/>
              </w:rPr>
              <w:footnoteReference w:id="98"/>
            </w:r>
          </w:p>
        </w:tc>
        <w:tc>
          <w:tcPr>
            <w:tcW w:w="4395" w:type="dxa"/>
            <w:tcMar>
              <w:top w:w="100" w:type="dxa"/>
              <w:left w:w="100" w:type="dxa"/>
              <w:bottom w:w="100" w:type="dxa"/>
              <w:right w:w="100" w:type="dxa"/>
            </w:tcMar>
            <w:vAlign w:val="center"/>
          </w:tcPr>
          <w:p w14:paraId="21B1C9BA" w14:textId="7D156B83" w:rsidR="00540BBB" w:rsidRPr="00F43332" w:rsidRDefault="00540BBB" w:rsidP="00540BBB">
            <w:pPr>
              <w:spacing w:line="300" w:lineRule="exact"/>
              <w:jc w:val="both"/>
              <w:rPr>
                <w:rFonts w:ascii="微軟正黑體" w:eastAsia="微軟正黑體" w:hAnsi="微軟正黑體" w:cs="Times New Roman"/>
                <w:bCs/>
                <w:sz w:val="22"/>
                <w:szCs w:val="22"/>
              </w:rPr>
            </w:pPr>
            <w:r w:rsidRPr="00F43332">
              <w:rPr>
                <w:rFonts w:ascii="微軟正黑體" w:eastAsia="微軟正黑體" w:hAnsi="微軟正黑體" w:cs="Times New Roman" w:hint="eastAsia"/>
                <w:bCs/>
                <w:szCs w:val="24"/>
              </w:rPr>
              <w:t>導師提出「法義辨正無遮大會</w:t>
            </w:r>
            <w:r w:rsidRPr="00F43332">
              <w:rPr>
                <w:rFonts w:ascii="微軟正黑體" w:eastAsia="微軟正黑體" w:hAnsi="微軟正黑體" w:cs="Times New Roman"/>
                <w:bCs/>
                <w:szCs w:val="24"/>
              </w:rPr>
              <w:t>補充聲明」</w:t>
            </w:r>
            <w:r w:rsidR="00630932" w:rsidRPr="00F43332">
              <w:rPr>
                <w:rFonts w:ascii="微軟正黑體" w:eastAsia="微軟正黑體" w:hAnsi="微軟正黑體" w:cs="Times New Roman" w:hint="eastAsia"/>
                <w:bCs/>
                <w:sz w:val="22"/>
                <w:szCs w:val="22"/>
              </w:rPr>
              <w:t>，</w:t>
            </w:r>
            <w:r w:rsidR="00630932" w:rsidRPr="00F43332">
              <w:rPr>
                <w:rFonts w:ascii="微軟正黑體" w:eastAsia="微軟正黑體" w:hAnsi="微軟正黑體" w:cs="Times New Roman"/>
                <w:bCs/>
                <w:sz w:val="22"/>
                <w:szCs w:val="22"/>
              </w:rPr>
              <w:t>拒絕虛擬匿名</w:t>
            </w:r>
            <w:r w:rsidR="002B2E66" w:rsidRPr="00F43332">
              <w:rPr>
                <w:rFonts w:ascii="微軟正黑體" w:eastAsia="微軟正黑體" w:hAnsi="微軟正黑體" w:cs="Times New Roman" w:hint="eastAsia"/>
                <w:bCs/>
                <w:sz w:val="22"/>
                <w:szCs w:val="22"/>
              </w:rPr>
              <w:t>之網路辨正</w:t>
            </w:r>
          </w:p>
        </w:tc>
        <w:tc>
          <w:tcPr>
            <w:tcW w:w="8222" w:type="dxa"/>
          </w:tcPr>
          <w:p w14:paraId="0088FC94" w14:textId="194F1A53" w:rsidR="00540BBB" w:rsidRPr="00F43332" w:rsidRDefault="00540BBB" w:rsidP="00540BBB">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kern w:val="0"/>
                <w:szCs w:val="24"/>
                <w:lang w:val="zh-TW"/>
                <w14:ligatures w14:val="none"/>
              </w:rPr>
              <w:t>第三次法難退轉者</w:t>
            </w:r>
            <w:r w:rsidRPr="00F43332">
              <w:rPr>
                <w:rFonts w:ascii="微軟正黑體" w:eastAsia="微軟正黑體" w:hAnsi="微軟正黑體" w:cs="Times New Roman" w:hint="eastAsia"/>
                <w:bCs/>
                <w:szCs w:val="24"/>
              </w:rPr>
              <w:t>要求召開「網站論壇上之法義辨正無遮大會」。導師為救度彼等回歸正法</w:t>
            </w:r>
            <w:r w:rsidRPr="00F43332">
              <w:rPr>
                <w:rFonts w:ascii="微軟正黑體" w:eastAsia="微軟正黑體" w:hAnsi="微軟正黑體" w:cs="Times New Roman"/>
                <w:bCs/>
                <w:szCs w:val="24"/>
              </w:rPr>
              <w:t>，</w:t>
            </w:r>
            <w:r w:rsidRPr="00F43332">
              <w:rPr>
                <w:rFonts w:ascii="微軟正黑體" w:eastAsia="微軟正黑體" w:hAnsi="微軟正黑體" w:cs="Times New Roman" w:hint="eastAsia"/>
                <w:bCs/>
                <w:szCs w:val="24"/>
              </w:rPr>
              <w:t>提出補充聲明：願召開無遮大會、私下之有遮大會乃至密會，</w:t>
            </w:r>
            <w:r w:rsidRPr="00F43332">
              <w:rPr>
                <w:rFonts w:ascii="微軟正黑體" w:eastAsia="微軟正黑體" w:hAnsi="微軟正黑體" w:cs="Times New Roman" w:hint="eastAsia"/>
                <w:bCs/>
                <w:szCs w:val="24"/>
              </w:rPr>
              <w:lastRenderedPageBreak/>
              <w:t>而非在虛擬世界之網站論壇進行法義辨正。</w:t>
            </w:r>
          </w:p>
        </w:tc>
      </w:tr>
      <w:tr w:rsidR="00F43332" w:rsidRPr="00F43332" w14:paraId="6089B17B" w14:textId="224E71F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4FCEED"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bookmarkStart w:id="970" w:name="_Hlk206600587"/>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4C228EC"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2003/12/01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7A8C2DF" w14:textId="0AB191A9" w:rsidR="00540BBB" w:rsidRPr="00F43332" w:rsidDel="000543EC"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出版《入不二門》</w:t>
            </w:r>
          </w:p>
        </w:tc>
        <w:tc>
          <w:tcPr>
            <w:tcW w:w="8222" w:type="dxa"/>
          </w:tcPr>
          <w:p w14:paraId="563B37F2" w14:textId="77777777"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《入不二門》選錄 平實導師所著七輯公案拈提集錦，免費結緣流通。導師意欲導令學人同入大乘不二法門之中，故本書取名為《入不二門》。</w:t>
            </w:r>
          </w:p>
          <w:p w14:paraId="3676CD0D" w14:textId="4A45F914"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本書收錄與星雲大師有關之拈提公案，因星雲於其著作以佛光禪師名義宣示為證悟者，並記敘其曾印證弟子開悟等事；另亦指 導師是「邪魔、外道、法義有毒、必下地獄」。導師為維護正法弘揚，於2003/9《公案拈提》第一輯改版時，加以拈提；三個月後發行本書，藉此救護佛光山四眾弟子回歸正道，消減星雲誤導眾生、錯誤印證弟子開悟之大惡業。</w:t>
            </w:r>
          </w:p>
        </w:tc>
      </w:tr>
      <w:bookmarkEnd w:id="970"/>
      <w:tr w:rsidR="00F43332" w:rsidRPr="00F43332" w14:paraId="5601D202" w14:textId="07DB7ED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7E1C6FA"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9B4C5F"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2004/01/22</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FCDB366" w14:textId="5DE8052F"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首次舉行新春金剛經法會</w:t>
            </w:r>
            <w:r w:rsidRPr="00F43332">
              <w:rPr>
                <w:rStyle w:val="af2"/>
                <w:rFonts w:ascii="微軟正黑體" w:eastAsia="微軟正黑體" w:hAnsi="微軟正黑體"/>
                <w:bCs/>
              </w:rPr>
              <w:footnoteReference w:id="99"/>
            </w:r>
          </w:p>
        </w:tc>
        <w:tc>
          <w:tcPr>
            <w:tcW w:w="8222" w:type="dxa"/>
          </w:tcPr>
          <w:p w14:paraId="24DC4FEE" w14:textId="77777777" w:rsidR="00540BBB" w:rsidRPr="00F43332" w:rsidRDefault="00540BBB"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2004/1/22(正月初一)本會首次舉行新春金剛經法會</w:t>
            </w:r>
            <w:r w:rsidRPr="00F43332">
              <w:rPr>
                <w:rStyle w:val="af2"/>
                <w:rFonts w:ascii="微軟正黑體" w:eastAsia="微軟正黑體" w:hAnsi="微軟正黑體" w:cs="Times New Roman"/>
                <w:szCs w:val="24"/>
              </w:rPr>
              <w:footnoteReference w:id="100"/>
            </w:r>
            <w:r w:rsidRPr="00F43332">
              <w:rPr>
                <w:rFonts w:ascii="微軟正黑體" w:eastAsia="微軟正黑體" w:hAnsi="微軟正黑體" w:cs="Times New Roman" w:hint="eastAsia"/>
                <w:szCs w:val="24"/>
              </w:rPr>
              <w:t>，恭誦《金剛經》，祈願透過 世尊悲願及教示，以實相懺之精神，滅除重罪，早成道業</w:t>
            </w:r>
            <w:r w:rsidRPr="00F43332">
              <w:rPr>
                <w:rStyle w:val="af2"/>
                <w:rFonts w:ascii="微軟正黑體" w:eastAsia="微軟正黑體" w:hAnsi="微軟正黑體" w:cs="Times New Roman"/>
                <w:szCs w:val="24"/>
              </w:rPr>
              <w:footnoteReference w:id="101"/>
            </w:r>
            <w:r w:rsidRPr="00F43332">
              <w:rPr>
                <w:rFonts w:ascii="微軟正黑體" w:eastAsia="微軟正黑體" w:hAnsi="微軟正黑體" w:cs="Times New Roman" w:hint="eastAsia"/>
                <w:szCs w:val="24"/>
              </w:rPr>
              <w:t>。</w:t>
            </w:r>
          </w:p>
          <w:p w14:paraId="0A9DF8B1" w14:textId="28C8108B"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之後本會各地講堂於每年正月初一</w:t>
            </w:r>
            <w:r w:rsidRPr="00F43332">
              <w:rPr>
                <w:rStyle w:val="af2"/>
                <w:rFonts w:ascii="微軟正黑體" w:eastAsia="微軟正黑體" w:hAnsi="微軟正黑體" w:cs="Times New Roman"/>
                <w:szCs w:val="24"/>
              </w:rPr>
              <w:footnoteReference w:id="102"/>
            </w:r>
            <w:r w:rsidRPr="00F43332">
              <w:rPr>
                <w:rFonts w:ascii="微軟正黑體" w:eastAsia="微軟正黑體" w:hAnsi="微軟正黑體" w:cs="Times New Roman" w:hint="eastAsia"/>
                <w:szCs w:val="24"/>
              </w:rPr>
              <w:t>同時舉辦金剛經法會。</w:t>
            </w:r>
          </w:p>
        </w:tc>
      </w:tr>
      <w:tr w:rsidR="00F43332" w:rsidRPr="00F43332" w14:paraId="31B509CA" w14:textId="695A581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EE26A3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F10E756"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2004/</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4/</w:t>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687D303" w14:textId="4D617B5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出版正安法師著《真假邪說》</w:t>
            </w:r>
          </w:p>
        </w:tc>
        <w:tc>
          <w:tcPr>
            <w:tcW w:w="8222" w:type="dxa"/>
          </w:tcPr>
          <w:p w14:paraId="2D7C49B8" w14:textId="77777777"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中國大陸西藏密宗上師索達吉在其《破除邪說論》一書中，公然違背 佛説，主張意識心是不生滅法，誣指 平實導師說「如來藏才是不生不滅法，意識是生滅法」的正理為邪說。由</w:t>
            </w:r>
            <w:commentRangeStart w:id="979"/>
            <w:commentRangeStart w:id="980"/>
            <w:commentRangeStart w:id="981"/>
            <w:commentRangeStart w:id="982"/>
            <w:commentRangeStart w:id="983"/>
            <w:r w:rsidRPr="00F43332">
              <w:rPr>
                <w:rFonts w:ascii="微軟正黑體" w:eastAsia="微軟正黑體" w:hAnsi="微軟正黑體" w:cs="Times New Roman" w:hint="eastAsia"/>
                <w:szCs w:val="24"/>
              </w:rPr>
              <w:t>正安法師</w:t>
            </w:r>
            <w:commentRangeEnd w:id="981"/>
            <w:r w:rsidR="00F43332" w:rsidRPr="00F43332">
              <w:rPr>
                <w:rStyle w:val="af5"/>
                <w:rFonts w:ascii="微軟正黑體" w:eastAsia="微軟正黑體" w:hAnsi="微軟正黑體" w:cs="Times New Roman" w:hint="eastAsia"/>
                <w:sz w:val="24"/>
                <w:szCs w:val="24"/>
                <w:rPrChange w:id="984" w:author="駱淳渝" w:date="2026-02-05T22:26:00Z" w16du:dateUtc="2026-02-05T14:26:00Z">
                  <w:rPr>
                    <w:rStyle w:val="af5"/>
                    <w:rFonts w:ascii="微軟正黑體" w:eastAsia="微軟正黑體" w:hAnsi="微軟正黑體" w:cs="Times New Roman" w:hint="eastAsia"/>
                    <w:sz w:val="24"/>
                    <w:szCs w:val="24"/>
                  </w:rPr>
                </w:rPrChange>
              </w:rPr>
              <w:commentReference w:id="981"/>
            </w:r>
            <w:commentRangeEnd w:id="982"/>
            <w:r w:rsidRPr="00F43332">
              <w:rPr>
                <w:rStyle w:val="af5"/>
                <w:rFonts w:ascii="微軟正黑體" w:eastAsia="微軟正黑體" w:hAnsi="微軟正黑體" w:cs="Times New Roman" w:hint="eastAsia"/>
                <w:sz w:val="24"/>
                <w:szCs w:val="24"/>
                <w:rPrChange w:id="985" w:author="駱淳渝" w:date="2026-02-05T22:26:00Z" w16du:dateUtc="2026-02-05T14:26:00Z">
                  <w:rPr>
                    <w:rStyle w:val="af5"/>
                    <w:rFonts w:ascii="微軟正黑體" w:eastAsia="微軟正黑體" w:hAnsi="微軟正黑體" w:cs="Times New Roman" w:hint="eastAsia"/>
                    <w:sz w:val="24"/>
                    <w:szCs w:val="24"/>
                  </w:rPr>
                </w:rPrChange>
              </w:rPr>
              <w:commentReference w:id="982"/>
            </w:r>
            <w:commentRangeEnd w:id="983"/>
            <w:r w:rsidRPr="00F43332">
              <w:rPr>
                <w:rStyle w:val="af5"/>
                <w:rFonts w:ascii="微軟正黑體" w:eastAsia="微軟正黑體" w:hAnsi="微軟正黑體" w:cs="Times New Roman" w:hint="eastAsia"/>
                <w:sz w:val="24"/>
                <w:szCs w:val="24"/>
                <w:rPrChange w:id="986" w:author="駱淳渝" w:date="2026-02-05T22:26:00Z" w16du:dateUtc="2026-02-05T14:26:00Z">
                  <w:rPr>
                    <w:rStyle w:val="af5"/>
                    <w:rFonts w:ascii="微軟正黑體" w:eastAsia="微軟正黑體" w:hAnsi="微軟正黑體" w:cs="Times New Roman" w:hint="eastAsia"/>
                    <w:sz w:val="24"/>
                    <w:szCs w:val="24"/>
                  </w:rPr>
                </w:rPrChange>
              </w:rPr>
              <w:commentReference w:id="983"/>
            </w:r>
            <w:commentRangeEnd w:id="980"/>
            <w:r w:rsidR="00F43332" w:rsidRPr="00F43332">
              <w:rPr>
                <w:rStyle w:val="af5"/>
                <w:rFonts w:ascii="微軟正黑體" w:eastAsia="微軟正黑體" w:hAnsi="微軟正黑體" w:cs="Times New Roman" w:hint="eastAsia"/>
                <w:sz w:val="24"/>
                <w:szCs w:val="24"/>
                <w:rPrChange w:id="987" w:author="駱淳渝" w:date="2026-02-05T22:26:00Z" w16du:dateUtc="2026-02-05T14:26:00Z">
                  <w:rPr>
                    <w:rStyle w:val="af5"/>
                    <w:rFonts w:ascii="微軟正黑體" w:eastAsia="微軟正黑體" w:hAnsi="微軟正黑體" w:cs="Times New Roman" w:hint="eastAsia"/>
                    <w:sz w:val="24"/>
                    <w:szCs w:val="24"/>
                  </w:rPr>
                </w:rPrChange>
              </w:rPr>
              <w:commentReference w:id="980"/>
            </w:r>
            <w:commentRangeEnd w:id="979"/>
            <w:r w:rsidR="00F43332" w:rsidRPr="00F43332">
              <w:rPr>
                <w:rStyle w:val="af5"/>
                <w:rFonts w:ascii="微軟正黑體" w:eastAsia="微軟正黑體" w:hAnsi="微軟正黑體" w:cs="Times New Roman" w:hint="eastAsia"/>
                <w:sz w:val="24"/>
                <w:szCs w:val="24"/>
                <w:rPrChange w:id="988" w:author="駱淳渝" w:date="2026-02-05T22:26:00Z" w16du:dateUtc="2026-02-05T14:26:00Z">
                  <w:rPr>
                    <w:rStyle w:val="af5"/>
                    <w:rFonts w:ascii="微軟正黑體" w:eastAsia="微軟正黑體" w:hAnsi="微軟正黑體" w:cs="Times New Roman" w:hint="eastAsia"/>
                    <w:sz w:val="24"/>
                    <w:szCs w:val="24"/>
                  </w:rPr>
                </w:rPrChange>
              </w:rPr>
              <w:commentReference w:id="979"/>
            </w:r>
            <w:r w:rsidRPr="00F43332">
              <w:rPr>
                <w:rFonts w:ascii="微軟正黑體" w:eastAsia="微軟正黑體" w:hAnsi="微軟正黑體" w:cs="Times New Roman" w:hint="eastAsia"/>
                <w:szCs w:val="24"/>
                <w:rPrChange w:id="989" w:author="駱淳渝" w:date="2026-02-05T22:26:00Z" w16du:dateUtc="2026-02-05T14:26:00Z">
                  <w:rPr>
                    <w:rFonts w:ascii="微軟正黑體" w:eastAsia="微軟正黑體" w:hAnsi="微軟正黑體" w:cs="Times New Roman" w:hint="eastAsia"/>
                    <w:szCs w:val="24"/>
                  </w:rPr>
                </w:rPrChange>
              </w:rPr>
              <w:t>所造《真假邪</w:t>
            </w:r>
            <w:r w:rsidRPr="00F43332">
              <w:rPr>
                <w:rFonts w:ascii="微軟正黑體" w:eastAsia="微軟正黑體" w:hAnsi="微軟正黑體" w:cs="Times New Roman" w:hint="eastAsia"/>
                <w:szCs w:val="24"/>
              </w:rPr>
              <w:t>說》舉出教證與理證，證明索達吉的《破除邪說論》才是真正邪說。</w:t>
            </w:r>
          </w:p>
          <w:p w14:paraId="49F1861A" w14:textId="674D4445"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2004年初版一大冊，2008</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3改版</w:t>
            </w:r>
            <w:r w:rsidRPr="00F43332">
              <w:rPr>
                <w:rFonts w:ascii="微軟正黑體" w:eastAsia="微軟正黑體" w:hAnsi="微軟正黑體" w:cs="Times New Roman" w:hint="eastAsia"/>
                <w:szCs w:val="24"/>
              </w:rPr>
              <w:t>，分為上下二冊。</w:t>
            </w:r>
          </w:p>
        </w:tc>
      </w:tr>
      <w:tr w:rsidR="00F43332" w:rsidRPr="00F43332" w14:paraId="24EEE830" w14:textId="51B26BEF"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7782281D"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5749C5C3"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2004/07/24</w:t>
            </w:r>
          </w:p>
        </w:tc>
        <w:tc>
          <w:tcPr>
            <w:tcW w:w="4395" w:type="dxa"/>
            <w:tcMar>
              <w:top w:w="100" w:type="dxa"/>
              <w:left w:w="100" w:type="dxa"/>
              <w:bottom w:w="100" w:type="dxa"/>
              <w:right w:w="100" w:type="dxa"/>
            </w:tcMar>
            <w:vAlign w:val="center"/>
          </w:tcPr>
          <w:p w14:paraId="4434B2F7" w14:textId="01CC1818" w:rsidR="00540BBB" w:rsidRPr="00F43332" w:rsidRDefault="00540BBB" w:rsidP="00540BBB">
            <w:pPr>
              <w:spacing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w:t>
            </w:r>
            <w:r w:rsidR="00875A1E" w:rsidRPr="00F43332">
              <w:rPr>
                <w:rFonts w:ascii="微軟正黑體" w:eastAsia="微軟正黑體" w:hAnsi="微軟正黑體" w:cs="Times New Roman"/>
                <w:bCs/>
                <w:szCs w:val="24"/>
              </w:rPr>
              <w:t>至臺南講堂演</w:t>
            </w:r>
            <w:r w:rsidRPr="00F43332">
              <w:rPr>
                <w:rFonts w:ascii="微軟正黑體" w:eastAsia="微軟正黑體" w:hAnsi="微軟正黑體" w:cs="Times New Roman" w:hint="eastAsia"/>
                <w:bCs/>
                <w:szCs w:val="24"/>
              </w:rPr>
              <w:t>演講</w:t>
            </w:r>
            <w:r w:rsidRPr="00F43332">
              <w:rPr>
                <w:rFonts w:ascii="微軟正黑體" w:eastAsia="微軟正黑體" w:hAnsi="微軟正黑體" w:cs="Times New Roman" w:hint="eastAsia"/>
                <w:bCs/>
                <w:szCs w:val="24"/>
                <w:lang w:eastAsia="zh-HK"/>
              </w:rPr>
              <w:t>「</w:t>
            </w:r>
            <w:r w:rsidRPr="00F43332">
              <w:rPr>
                <w:rFonts w:ascii="微軟正黑體" w:eastAsia="微軟正黑體" w:hAnsi="微軟正黑體" w:cs="Times New Roman" w:hint="eastAsia"/>
                <w:bCs/>
                <w:szCs w:val="24"/>
              </w:rPr>
              <w:t>人間佛教</w:t>
            </w:r>
            <w:r w:rsidRPr="00F43332">
              <w:rPr>
                <w:rFonts w:ascii="微軟正黑體" w:eastAsia="微軟正黑體" w:hAnsi="微軟正黑體" w:cs="Times New Roman" w:hint="eastAsia"/>
                <w:bCs/>
                <w:szCs w:val="24"/>
                <w:lang w:eastAsia="zh-HK"/>
              </w:rPr>
              <w:t>」</w:t>
            </w:r>
          </w:p>
        </w:tc>
        <w:tc>
          <w:tcPr>
            <w:tcW w:w="8222" w:type="dxa"/>
          </w:tcPr>
          <w:p w14:paraId="2D5625BA" w14:textId="7EC2DF27" w:rsidR="00C206D3" w:rsidRPr="00F43332" w:rsidRDefault="00540BBB" w:rsidP="00540BBB">
            <w:pPr>
              <w:spacing w:line="300" w:lineRule="exact"/>
              <w:ind w:right="240"/>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平實導師2004/7/24第四次應邀至臺南講堂演講，以「人間佛教」為開演主題</w:t>
            </w:r>
            <w:r w:rsidR="005B7DE1" w:rsidRPr="00F43332">
              <w:rPr>
                <w:rFonts w:ascii="微軟正黑體" w:eastAsia="微軟正黑體" w:hAnsi="微軟正黑體" w:cs="Times New Roman" w:hint="eastAsia"/>
                <w:szCs w:val="24"/>
              </w:rPr>
              <w:t>，</w:t>
            </w:r>
            <w:r w:rsidR="008C6AF0" w:rsidRPr="00F43332">
              <w:rPr>
                <w:rFonts w:ascii="微軟正黑體" w:eastAsia="微軟正黑體" w:hAnsi="微軟正黑體" w:cs="Times New Roman" w:hint="eastAsia"/>
                <w:szCs w:val="24"/>
              </w:rPr>
              <w:t>為</w:t>
            </w:r>
            <w:r w:rsidR="005B7DE1" w:rsidRPr="00F43332">
              <w:rPr>
                <w:rFonts w:ascii="微軟正黑體" w:eastAsia="微軟正黑體" w:hAnsi="微軟正黑體" w:cs="Times New Roman"/>
                <w:szCs w:val="24"/>
              </w:rPr>
              <w:t>新班開課學員打氣及</w:t>
            </w:r>
            <w:r w:rsidR="00C206D3" w:rsidRPr="00F43332">
              <w:rPr>
                <w:rFonts w:ascii="微軟正黑體" w:eastAsia="微軟正黑體" w:hAnsi="微軟正黑體" w:cs="Times New Roman" w:hint="eastAsia"/>
                <w:szCs w:val="24"/>
              </w:rPr>
              <w:t>作為</w:t>
            </w:r>
            <w:r w:rsidR="005B7DE1" w:rsidRPr="00F43332">
              <w:rPr>
                <w:rFonts w:ascii="微軟正黑體" w:eastAsia="微軟正黑體" w:hAnsi="微軟正黑體" w:cs="Times New Roman"/>
                <w:szCs w:val="24"/>
              </w:rPr>
              <w:t>《真假開悟》出版一週年之回顧</w:t>
            </w:r>
            <w:r w:rsidR="00C206D3" w:rsidRPr="00F43332">
              <w:rPr>
                <w:rStyle w:val="af2"/>
                <w:rFonts w:ascii="微軟正黑體" w:eastAsia="微軟正黑體" w:hAnsi="微軟正黑體" w:cs="Times New Roman"/>
                <w:szCs w:val="24"/>
              </w:rPr>
              <w:footnoteReference w:id="103"/>
            </w:r>
            <w:r w:rsidR="00D36119" w:rsidRPr="00F43332">
              <w:rPr>
                <w:rFonts w:ascii="微軟正黑體" w:eastAsia="微軟正黑體" w:hAnsi="微軟正黑體" w:cs="Times New Roman" w:hint="eastAsia"/>
                <w:szCs w:val="24"/>
              </w:rPr>
              <w:t>。</w:t>
            </w:r>
            <w:r w:rsidR="00C206D3" w:rsidRPr="00F43332">
              <w:rPr>
                <w:rFonts w:ascii="微軟正黑體" w:eastAsia="微軟正黑體" w:hAnsi="微軟正黑體" w:cs="Times New Roman"/>
                <w:szCs w:val="24"/>
              </w:rPr>
              <w:t>當時佛教界（如印順法師、星雲法師等）普遍提倡「人間佛教」，但其內容流於</w:t>
            </w:r>
            <w:r w:rsidR="00C206D3" w:rsidRPr="00F43332">
              <w:rPr>
                <w:rFonts w:ascii="微軟正黑體" w:eastAsia="微軟正黑體" w:hAnsi="微軟正黑體" w:cs="Times New Roman"/>
                <w:szCs w:val="24"/>
              </w:rPr>
              <w:lastRenderedPageBreak/>
              <w:t>世俗化、學術化或否定如來藏，故演講旨在回應「人間佛教」名稱的本來意義，須依於實證智慧與悲心，發願世世受生人間自利利他，而非僅止於世間善行</w:t>
            </w:r>
            <w:r w:rsidR="005E1E57" w:rsidRPr="00F43332">
              <w:rPr>
                <w:rFonts w:ascii="微軟正黑體" w:eastAsia="微軟正黑體" w:hAnsi="微軟正黑體" w:cs="Times New Roman" w:hint="eastAsia"/>
                <w:szCs w:val="24"/>
              </w:rPr>
              <w:t>，</w:t>
            </w:r>
            <w:r w:rsidR="00C206D3" w:rsidRPr="00F43332">
              <w:rPr>
                <w:rFonts w:ascii="微軟正黑體" w:eastAsia="微軟正黑體" w:hAnsi="微軟正黑體" w:cs="Times New Roman"/>
                <w:szCs w:val="24"/>
              </w:rPr>
              <w:t>為學人建立正確的解脫道與佛菩提道知見。</w:t>
            </w:r>
            <w:r w:rsidR="00C206D3" w:rsidRPr="00F43332">
              <w:rPr>
                <w:rStyle w:val="af2"/>
                <w:rFonts w:ascii="微軟正黑體" w:eastAsia="微軟正黑體" w:hAnsi="微軟正黑體" w:cs="Times New Roman"/>
                <w:szCs w:val="24"/>
              </w:rPr>
              <w:footnoteReference w:id="104"/>
            </w:r>
          </w:p>
          <w:p w14:paraId="44E39D85" w14:textId="3604A5F9" w:rsidR="00540BBB" w:rsidRPr="00F43332" w:rsidRDefault="00540BBB" w:rsidP="00540BBB">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當日因未演述完畢，導師復於</w:t>
            </w:r>
            <w:r w:rsidRPr="00F43332">
              <w:rPr>
                <w:rFonts w:ascii="微軟正黑體" w:eastAsia="微軟正黑體" w:hAnsi="微軟正黑體" w:cs="Times New Roman"/>
                <w:szCs w:val="24"/>
              </w:rPr>
              <w:t>2005/9/24</w:t>
            </w:r>
            <w:r w:rsidRPr="00F43332">
              <w:rPr>
                <w:rFonts w:ascii="微軟正黑體" w:eastAsia="微軟正黑體" w:hAnsi="微軟正黑體" w:cs="Times New Roman" w:hint="eastAsia"/>
                <w:szCs w:val="24"/>
              </w:rPr>
              <w:t>再次至臺南演講。</w:t>
            </w:r>
          </w:p>
        </w:tc>
      </w:tr>
      <w:tr w:rsidR="00F43332" w:rsidRPr="00F43332" w14:paraId="248882E3" w14:textId="6B1ECE2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C4E475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2149107"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2004/08/00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A0C9614" w14:textId="3743A91A"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出版游正光老師著《眼見佛性》</w:t>
            </w:r>
          </w:p>
        </w:tc>
        <w:tc>
          <w:tcPr>
            <w:tcW w:w="8222" w:type="dxa"/>
          </w:tcPr>
          <w:p w14:paraId="17D7C261" w14:textId="52559D53"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PingFang TC" w:hint="eastAsia"/>
                <w:szCs w:val="24"/>
                <w:lang w:bidi="ar-SA"/>
              </w:rPr>
              <w:t>慧廣法師於2003/7在《僧伽雜誌》第48期刊登「眼見佛性的含義」一文，否定 平實導師所傳的眼見佛性妙法。本會</w:t>
            </w:r>
            <w:r w:rsidRPr="00F43332">
              <w:rPr>
                <w:rFonts w:ascii="微軟正黑體" w:eastAsia="微軟正黑體" w:hAnsi="微軟正黑體" w:cs="Times New Roman" w:hint="eastAsia"/>
                <w:szCs w:val="24"/>
              </w:rPr>
              <w:t>游正光老師依佛說眼見佛性定義之經文，撰寫《眼見佛性》一書，針對慧廣法師謬說見性境界進行法義辨正。</w:t>
            </w:r>
          </w:p>
        </w:tc>
      </w:tr>
      <w:tr w:rsidR="00F43332" w:rsidRPr="00F43332" w14:paraId="3FA7D3AD" w14:textId="4B48C1CE"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411F3D1"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bookmarkStart w:id="1000" w:name="_Hlk206603439"/>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FC358F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2004/09/00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439C75C"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出版《普門自在》</w:t>
            </w:r>
          </w:p>
        </w:tc>
        <w:tc>
          <w:tcPr>
            <w:tcW w:w="8222" w:type="dxa"/>
          </w:tcPr>
          <w:p w14:paraId="4114A3B1" w14:textId="77777777"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本書是繼《入不二門》之後第二本公案拈提集錦，選錄 平實導師所造公案拈提十七則結集成書，免費結緣流通，冀能挽救更多佛光山四眾弟子，亦藉此令久學佛弟子遠離邪見，增益大乘般若見道之緣。</w:t>
            </w:r>
          </w:p>
          <w:p w14:paraId="413FC903" w14:textId="4FD89FAE"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此書取名《普門自在》，係因如來藏妙法乃是普門自在之勝法，於一切眾生家宅之中，普門皆具，故說如來藏是「普門自在」之絕妙好心。</w:t>
            </w:r>
          </w:p>
        </w:tc>
      </w:tr>
      <w:bookmarkEnd w:id="1000"/>
      <w:tr w:rsidR="00F43332" w:rsidRPr="00F43332" w14:paraId="761A873C" w14:textId="470F5560"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247075C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9633CA5"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2004/11/09</w:t>
            </w:r>
          </w:p>
        </w:tc>
        <w:tc>
          <w:tcPr>
            <w:tcW w:w="4395" w:type="dxa"/>
            <w:tcMar>
              <w:top w:w="100" w:type="dxa"/>
              <w:left w:w="100" w:type="dxa"/>
              <w:bottom w:w="100" w:type="dxa"/>
              <w:right w:w="100" w:type="dxa"/>
            </w:tcMar>
            <w:vAlign w:val="center"/>
          </w:tcPr>
          <w:p w14:paraId="3F1A4841" w14:textId="2D2EFD4B"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導師開講《維摩詰所說不可思議解脫經》</w:t>
            </w:r>
          </w:p>
        </w:tc>
        <w:tc>
          <w:tcPr>
            <w:tcW w:w="8222" w:type="dxa"/>
          </w:tcPr>
          <w:p w14:paraId="3A572431" w14:textId="411F2655"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2004/11/9 平實導師開講《維摩詰所說不可思議解脫經》。導師以道種智的深妙智慧詳實解釋經中密意，令 維摩詰大士所說深妙正法得以正確宣流於人間，利益當代及後世學人。自古本經即為禪門之照妖鏡，凡所悟若不能與此經意旨相符，即是錯悟。</w:t>
            </w:r>
          </w:p>
          <w:p w14:paraId="324B232F" w14:textId="3C1430E3"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宣講圓滿後出版《維摩詰經講記》全套共六輯。於2007/11/30出版第一輯，2008/9/30出版第六輯。2013/10出版《維摩詰經講記》簡體中文版共三輯。</w:t>
            </w:r>
          </w:p>
        </w:tc>
      </w:tr>
      <w:tr w:rsidR="00F43332" w:rsidRPr="00F43332" w14:paraId="7DA2386B" w14:textId="07919DB7" w:rsidTr="12B8A48B">
        <w:tblPrEx>
          <w:tblLook w:val="04A0" w:firstRow="1" w:lastRow="0" w:firstColumn="1" w:lastColumn="0" w:noHBand="0" w:noVBand="1"/>
        </w:tblPrEx>
        <w:trPr>
          <w:trHeight w:val="1415"/>
        </w:trPr>
        <w:tc>
          <w:tcPr>
            <w:tcW w:w="1108" w:type="dxa"/>
            <w:tcMar>
              <w:top w:w="40" w:type="dxa"/>
              <w:left w:w="40" w:type="dxa"/>
              <w:bottom w:w="40" w:type="dxa"/>
              <w:right w:w="40" w:type="dxa"/>
            </w:tcMar>
            <w:vAlign w:val="center"/>
          </w:tcPr>
          <w:p w14:paraId="72C2FAE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D20AF0F"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2004/11/18</w:t>
            </w:r>
            <w:r w:rsidRPr="00F43332">
              <w:rPr>
                <w:rStyle w:val="af2"/>
                <w:rFonts w:ascii="微軟正黑體" w:eastAsia="微軟正黑體" w:hAnsi="微軟正黑體"/>
                <w:bCs/>
              </w:rPr>
              <w:footnoteReference w:id="105"/>
            </w:r>
          </w:p>
        </w:tc>
        <w:tc>
          <w:tcPr>
            <w:tcW w:w="4395" w:type="dxa"/>
            <w:tcMar>
              <w:top w:w="100" w:type="dxa"/>
              <w:left w:w="100" w:type="dxa"/>
              <w:bottom w:w="100" w:type="dxa"/>
              <w:right w:w="100" w:type="dxa"/>
            </w:tcMar>
            <w:vAlign w:val="center"/>
          </w:tcPr>
          <w:p w14:paraId="29E8BA60" w14:textId="630E7534"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commentRangeStart w:id="1001"/>
            <w:commentRangeStart w:id="1002"/>
            <w:r w:rsidRPr="00F43332">
              <w:rPr>
                <w:rFonts w:ascii="微軟正黑體" w:eastAsia="微軟正黑體" w:hAnsi="微軟正黑體" w:hint="eastAsia"/>
                <w:bCs/>
                <w:szCs w:val="24"/>
              </w:rPr>
              <w:t>正覺電子報</w:t>
            </w:r>
            <w:commentRangeStart w:id="1003"/>
            <w:commentRangeStart w:id="1004"/>
            <w:commentRangeEnd w:id="1003"/>
            <w:r w:rsidR="00F43332" w:rsidRPr="00F43332">
              <w:rPr>
                <w:rStyle w:val="af5"/>
                <w:rFonts w:ascii="微軟正黑體" w:eastAsia="微軟正黑體" w:hAnsi="微軟正黑體" w:hint="eastAsia"/>
                <w:bCs/>
                <w:sz w:val="24"/>
                <w:szCs w:val="24"/>
                <w:lang w:eastAsia="zh-HK"/>
                <w:rPrChange w:id="1005" w:author="駱淳渝" w:date="2026-02-05T22:26:00Z" w16du:dateUtc="2026-02-05T14:26:00Z">
                  <w:rPr>
                    <w:rStyle w:val="af5"/>
                    <w:rFonts w:ascii="微軟正黑體" w:eastAsia="微軟正黑體" w:hAnsi="微軟正黑體" w:hint="eastAsia"/>
                    <w:bCs/>
                    <w:sz w:val="24"/>
                    <w:szCs w:val="24"/>
                    <w:lang w:eastAsia="zh-HK"/>
                  </w:rPr>
                </w:rPrChange>
              </w:rPr>
              <w:commentReference w:id="1003"/>
            </w:r>
            <w:commentRangeEnd w:id="1004"/>
            <w:r w:rsidRPr="00F43332">
              <w:rPr>
                <w:rStyle w:val="af5"/>
                <w:rFonts w:ascii="微軟正黑體" w:eastAsia="微軟正黑體" w:hAnsi="微軟正黑體" w:hint="eastAsia"/>
                <w:bCs/>
                <w:sz w:val="24"/>
                <w:szCs w:val="24"/>
                <w:lang w:eastAsia="zh-HK"/>
                <w:rPrChange w:id="1006" w:author="駱淳渝" w:date="2026-02-05T22:26:00Z" w16du:dateUtc="2026-02-05T14:26:00Z">
                  <w:rPr>
                    <w:rStyle w:val="af5"/>
                    <w:rFonts w:ascii="微軟正黑體" w:eastAsia="微軟正黑體" w:hAnsi="微軟正黑體" w:hint="eastAsia"/>
                    <w:bCs/>
                    <w:sz w:val="24"/>
                    <w:szCs w:val="24"/>
                    <w:lang w:eastAsia="zh-HK"/>
                  </w:rPr>
                </w:rPrChange>
              </w:rPr>
              <w:commentReference w:id="1004"/>
            </w:r>
            <w:r w:rsidRPr="00F43332">
              <w:rPr>
                <w:rFonts w:ascii="微軟正黑體" w:eastAsia="微軟正黑體" w:hAnsi="微軟正黑體" w:hint="eastAsia"/>
                <w:bCs/>
                <w:szCs w:val="24"/>
                <w:lang w:eastAsia="zh-HK"/>
                <w:rPrChange w:id="1007" w:author="駱淳渝" w:date="2026-02-05T22:26:00Z" w16du:dateUtc="2026-02-05T14:26:00Z">
                  <w:rPr>
                    <w:rFonts w:ascii="微軟正黑體" w:eastAsia="微軟正黑體" w:hAnsi="微軟正黑體" w:hint="eastAsia"/>
                    <w:bCs/>
                    <w:szCs w:val="24"/>
                    <w:lang w:eastAsia="zh-HK"/>
                  </w:rPr>
                </w:rPrChange>
              </w:rPr>
              <w:t>刊登</w:t>
            </w:r>
            <w:r w:rsidRPr="00F43332">
              <w:rPr>
                <w:rFonts w:ascii="微軟正黑體" w:eastAsia="微軟正黑體" w:hAnsi="微軟正黑體" w:hint="eastAsia"/>
                <w:bCs/>
                <w:szCs w:val="24"/>
              </w:rPr>
              <w:t>「正覺啟事」</w:t>
            </w:r>
            <w:commentRangeEnd w:id="1001"/>
            <w:r w:rsidR="00F43332" w:rsidRPr="00F43332">
              <w:rPr>
                <w:rStyle w:val="af5"/>
                <w:rFonts w:ascii="微軟正黑體" w:eastAsia="微軟正黑體" w:hAnsi="微軟正黑體"/>
                <w:bCs/>
                <w:sz w:val="24"/>
                <w:szCs w:val="24"/>
                <w:vertAlign w:val="superscript"/>
                <w:rPrChange w:id="1008" w:author="駱淳渝" w:date="2026-02-05T22:26:00Z" w16du:dateUtc="2026-02-05T14:26:00Z">
                  <w:rPr>
                    <w:rStyle w:val="af5"/>
                    <w:rFonts w:ascii="微軟正黑體" w:eastAsia="微軟正黑體" w:hAnsi="微軟正黑體"/>
                    <w:bCs/>
                    <w:sz w:val="24"/>
                    <w:szCs w:val="24"/>
                    <w:vertAlign w:val="superscript"/>
                  </w:rPr>
                </w:rPrChange>
              </w:rPr>
              <w:commentReference w:id="1001"/>
            </w:r>
            <w:commentRangeEnd w:id="1002"/>
            <w:r w:rsidRPr="00F43332">
              <w:rPr>
                <w:rStyle w:val="af5"/>
                <w:rFonts w:ascii="微軟正黑體" w:eastAsia="微軟正黑體" w:hAnsi="微軟正黑體"/>
                <w:bCs/>
                <w:sz w:val="24"/>
                <w:szCs w:val="24"/>
                <w:vertAlign w:val="superscript"/>
                <w:rPrChange w:id="1009" w:author="駱淳渝" w:date="2026-02-05T22:26:00Z" w16du:dateUtc="2026-02-05T14:26:00Z">
                  <w:rPr>
                    <w:rStyle w:val="af5"/>
                    <w:rFonts w:ascii="微軟正黑體" w:eastAsia="微軟正黑體" w:hAnsi="微軟正黑體"/>
                    <w:bCs/>
                    <w:sz w:val="24"/>
                    <w:szCs w:val="24"/>
                    <w:vertAlign w:val="superscript"/>
                  </w:rPr>
                </w:rPrChange>
              </w:rPr>
              <w:commentReference w:id="1002"/>
            </w:r>
            <w:r w:rsidRPr="00F43332">
              <w:rPr>
                <w:rFonts w:ascii="微軟正黑體" w:eastAsia="微軟正黑體" w:hAnsi="微軟正黑體"/>
                <w:bCs/>
                <w:szCs w:val="24"/>
                <w:vertAlign w:val="superscript"/>
                <w:rPrChange w:id="1010" w:author="駱淳渝" w:date="2026-02-05T22:26:00Z" w16du:dateUtc="2026-02-05T14:26:00Z">
                  <w:rPr>
                    <w:rFonts w:ascii="微軟正黑體" w:eastAsia="微軟正黑體" w:hAnsi="微軟正黑體"/>
                    <w:bCs/>
                    <w:szCs w:val="24"/>
                    <w:vertAlign w:val="superscript"/>
                  </w:rPr>
                </w:rPrChange>
              </w:rPr>
              <w:footnoteReference w:id="106"/>
            </w:r>
            <w:r w:rsidRPr="00F43332" w:rsidDel="00102CF1">
              <w:rPr>
                <w:rFonts w:ascii="微軟正黑體" w:eastAsia="微軟正黑體" w:hAnsi="微軟正黑體" w:hint="eastAsia"/>
                <w:bCs/>
                <w:szCs w:val="24"/>
              </w:rPr>
              <w:t xml:space="preserve"> </w:t>
            </w:r>
            <w:r w:rsidR="00BC3D1C" w:rsidRPr="00F43332">
              <w:rPr>
                <w:rFonts w:ascii="微軟正黑體" w:eastAsia="微軟正黑體" w:hAnsi="微軟正黑體" w:hint="eastAsia"/>
                <w:bCs/>
                <w:szCs w:val="24"/>
              </w:rPr>
              <w:t>，辨明平實導師非</w:t>
            </w:r>
            <w:r w:rsidR="00D84D8F" w:rsidRPr="00F43332">
              <w:rPr>
                <w:rFonts w:ascii="微軟正黑體" w:eastAsia="微軟正黑體" w:hAnsi="微軟正黑體"/>
                <w:bCs/>
                <w:szCs w:val="24"/>
              </w:rPr>
              <w:t>十大外道</w:t>
            </w:r>
          </w:p>
        </w:tc>
        <w:tc>
          <w:tcPr>
            <w:tcW w:w="8222" w:type="dxa"/>
          </w:tcPr>
          <w:p w14:paraId="785C2E93" w14:textId="77FB0302" w:rsidR="00540BBB" w:rsidRPr="00F43332" w:rsidRDefault="00540BBB" w:rsidP="00540BBB">
            <w:pPr>
              <w:spacing w:line="320" w:lineRule="exact"/>
              <w:jc w:val="both"/>
              <w:rPr>
                <w:rFonts w:ascii="微軟正黑體" w:eastAsia="微軟正黑體" w:hAnsi="微軟正黑體"/>
                <w:bCs/>
                <w:szCs w:val="24"/>
              </w:rPr>
            </w:pPr>
            <w:bookmarkStart w:id="1011" w:name="_Hlk161694932"/>
            <w:bookmarkStart w:id="1012" w:name="_Hlk161693236"/>
            <w:bookmarkStart w:id="1013" w:name="_Hlk161251276"/>
            <w:r w:rsidRPr="00F43332">
              <w:rPr>
                <w:rFonts w:ascii="微軟正黑體" w:eastAsia="微軟正黑體" w:hAnsi="微軟正黑體" w:hint="eastAsia"/>
                <w:szCs w:val="24"/>
              </w:rPr>
              <w:t>因 平實導師宣述唯一正確之證悟內涵，致使中國大陸部分法師喪失「開悟聖者」名號，他們惟恐名利盡失，遂於私下、網路上誣蔑 導師為「十大外道」。「正覺啟事」旨在正告所有學佛者，</w:t>
            </w:r>
            <w:r w:rsidRPr="00F43332">
              <w:rPr>
                <w:rFonts w:ascii="微軟正黑體" w:eastAsia="微軟正黑體" w:hAnsi="微軟正黑體" w:hint="eastAsia"/>
                <w:bCs/>
                <w:szCs w:val="24"/>
              </w:rPr>
              <w:t>何為真正邪教與外道，以端正視聽。</w:t>
            </w:r>
            <w:r w:rsidRPr="00F43332">
              <w:rPr>
                <w:rFonts w:ascii="微軟正黑體" w:eastAsia="微軟正黑體" w:hAnsi="微軟正黑體"/>
                <w:bCs/>
                <w:szCs w:val="24"/>
              </w:rPr>
              <w:t>2006/9</w:t>
            </w:r>
            <w:r w:rsidRPr="00F43332">
              <w:rPr>
                <w:rFonts w:ascii="微軟正黑體" w:eastAsia="微軟正黑體" w:hAnsi="微軟正黑體" w:hint="eastAsia"/>
                <w:bCs/>
                <w:szCs w:val="24"/>
              </w:rPr>
              <w:t>復刊登一次。</w:t>
            </w:r>
            <w:bookmarkEnd w:id="1011"/>
            <w:bookmarkEnd w:id="1012"/>
            <w:bookmarkEnd w:id="1013"/>
          </w:p>
        </w:tc>
      </w:tr>
      <w:tr w:rsidR="00F43332" w:rsidRPr="00F43332" w14:paraId="35B9E2C3" w14:textId="0373A6FB"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35B4F2A"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F8E67B"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2005/03/01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7AEEFED" w14:textId="64CE53A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出版孫正德老師著《真假禪和》</w:t>
            </w:r>
          </w:p>
        </w:tc>
        <w:tc>
          <w:tcPr>
            <w:tcW w:w="8222" w:type="dxa"/>
          </w:tcPr>
          <w:p w14:paraId="5ED7A44D" w14:textId="6B2D648C"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本會孫正德老師藉大陸釋傳聖對 平實導師之不實評論，撰寫《真假禪和》逐段辨正中國禪宗宗門實證內涵與開悟之義理，兼示分辨真假禪和之智慧。</w:t>
            </w:r>
          </w:p>
          <w:p w14:paraId="06D99C1E" w14:textId="47773D87"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釋傳聖將宗門與教門強行分割為兩種不相關的證境，成為破壞佛法、分裂佛法者。孫正德老師在書中藉由公開回覆釋傳聖之評論，讓諸方禪和子普皆獲益，</w:t>
            </w:r>
            <w:r w:rsidRPr="00F43332">
              <w:rPr>
                <w:rFonts w:ascii="微軟正黑體" w:eastAsia="微軟正黑體" w:hAnsi="微軟正黑體" w:cs="PingFang TC" w:hint="eastAsia"/>
                <w:szCs w:val="24"/>
                <w:lang w:bidi="ar-SA"/>
                <w:rPrChange w:id="1014" w:author="駱淳渝" w:date="2026-02-05T22:26:00Z" w16du:dateUtc="2026-02-05T14:26:00Z">
                  <w:rPr>
                    <w:rFonts w:ascii="PingFang TC" w:eastAsia="PingFang TC" w:cs="PingFang TC" w:hint="eastAsia"/>
                    <w:szCs w:val="24"/>
                    <w:lang w:bidi="ar-SA"/>
                  </w:rPr>
                </w:rPrChange>
              </w:rPr>
              <w:t>為此世所餘來日或為未來世植下證悟宗門之善根</w:t>
            </w:r>
            <w:r w:rsidRPr="00F43332">
              <w:rPr>
                <w:rFonts w:ascii="微軟正黑體" w:eastAsia="微軟正黑體" w:hAnsi="微軟正黑體" w:cs="Times New Roman" w:hint="eastAsia"/>
                <w:szCs w:val="24"/>
              </w:rPr>
              <w:t>。</w:t>
            </w:r>
          </w:p>
        </w:tc>
      </w:tr>
      <w:tr w:rsidR="00F43332" w:rsidRPr="00F43332" w14:paraId="54669DCA" w14:textId="6546CF76"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73D24BD"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FB72E97"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2005/03/06</w:t>
            </w:r>
            <w:r w:rsidRPr="00F43332">
              <w:rPr>
                <w:rStyle w:val="af2"/>
                <w:rFonts w:ascii="微軟正黑體" w:eastAsia="微軟正黑體" w:hAnsi="微軟正黑體"/>
                <w:bCs/>
              </w:rPr>
              <w:footnoteReference w:id="107"/>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1833F14" w14:textId="5BA12162"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導師正式傳授上品菩薩戒</w:t>
            </w:r>
          </w:p>
        </w:tc>
        <w:tc>
          <w:tcPr>
            <w:tcW w:w="8222" w:type="dxa"/>
          </w:tcPr>
          <w:p w14:paraId="6891D448" w14:textId="18C74571" w:rsidR="00540BBB" w:rsidRPr="00F43332" w:rsidRDefault="00540BBB" w:rsidP="00540BBB">
            <w:pPr>
              <w:spacing w:line="320" w:lineRule="exact"/>
              <w:rPr>
                <w:rFonts w:ascii="微軟正黑體" w:eastAsia="微軟正黑體" w:hAnsi="微軟正黑體" w:cs="Times New Roman"/>
                <w:szCs w:val="24"/>
                <w:rPrChange w:id="1015" w:author="駱淳渝" w:date="2026-02-05T22:26:00Z" w16du:dateUtc="2026-02-05T14:26:00Z">
                  <w:rPr>
                    <w:rFonts w:ascii="微軟正黑體" w:eastAsia="微軟正黑體" w:hAnsi="微軟正黑體" w:cs="Times New Roman"/>
                    <w:color w:val="E97132" w:themeColor="accent2"/>
                    <w:szCs w:val="24"/>
                  </w:rPr>
                </w:rPrChange>
              </w:rPr>
            </w:pPr>
            <w:r w:rsidRPr="00F43332">
              <w:rPr>
                <w:rFonts w:ascii="微軟正黑體" w:eastAsia="微軟正黑體" w:hAnsi="微軟正黑體" w:cs="Times New Roman" w:hint="eastAsia"/>
                <w:szCs w:val="24"/>
              </w:rPr>
              <w:t>2005/3/6</w:t>
            </w:r>
            <w:r w:rsidRPr="00F43332">
              <w:rPr>
                <w:rStyle w:val="af2"/>
                <w:rFonts w:ascii="微軟正黑體" w:eastAsia="微軟正黑體" w:hAnsi="微軟正黑體" w:cs="Times New Roman"/>
                <w:szCs w:val="24"/>
              </w:rPr>
              <w:footnoteReference w:id="108"/>
            </w:r>
            <w:r w:rsidRPr="00F43332">
              <w:rPr>
                <w:rFonts w:ascii="微軟正黑體" w:eastAsia="微軟正黑體" w:hAnsi="微軟正黑體" w:cs="Times New Roman" w:hint="eastAsia"/>
                <w:szCs w:val="24"/>
              </w:rPr>
              <w:t xml:space="preserve">  平實導師正式公開在臺北市正覺講堂傳授上品菩薩戒，當日共有六百多人</w:t>
            </w:r>
            <w:r w:rsidRPr="00F43332">
              <w:rPr>
                <w:rStyle w:val="af2"/>
                <w:rFonts w:ascii="微軟正黑體" w:eastAsia="微軟正黑體" w:hAnsi="微軟正黑體" w:cs="Times New Roman"/>
                <w:szCs w:val="24"/>
              </w:rPr>
              <w:footnoteReference w:id="109"/>
            </w:r>
            <w:r w:rsidRPr="00F43332">
              <w:rPr>
                <w:rFonts w:ascii="微軟正黑體" w:eastAsia="微軟正黑體" w:hAnsi="微軟正黑體" w:cs="Times New Roman" w:hint="eastAsia"/>
                <w:szCs w:val="24"/>
              </w:rPr>
              <w:t>求受菩薩戒，美國洛杉磯講堂亦首次有八位</w:t>
            </w:r>
            <w:r w:rsidRPr="00F43332">
              <w:rPr>
                <w:rStyle w:val="af2"/>
                <w:rFonts w:ascii="微軟正黑體" w:eastAsia="微軟正黑體" w:hAnsi="微軟正黑體" w:cs="Times New Roman"/>
                <w:szCs w:val="24"/>
              </w:rPr>
              <w:footnoteReference w:id="110"/>
            </w:r>
            <w:r w:rsidRPr="00F43332">
              <w:rPr>
                <w:rFonts w:ascii="微軟正黑體" w:eastAsia="微軟正黑體" w:hAnsi="微軟正黑體" w:cs="Times New Roman" w:hint="eastAsia"/>
                <w:szCs w:val="24"/>
              </w:rPr>
              <w:t>同修遠道前來受戒。之後形成制度，每年大致都會舉辦傳授菩薩戒法會。平實導師所傳授的之上品戒其經教依據為《梵網經》及根本論《瑜伽師地論》</w:t>
            </w:r>
            <w:r w:rsidRPr="00F43332">
              <w:rPr>
                <w:rStyle w:val="af2"/>
                <w:rFonts w:ascii="微軟正黑體" w:eastAsia="微軟正黑體" w:hAnsi="微軟正黑體" w:cs="Times New Roman"/>
                <w:szCs w:val="24"/>
              </w:rPr>
              <w:footnoteReference w:id="111"/>
            </w:r>
            <w:r w:rsidRPr="00F43332">
              <w:rPr>
                <w:rFonts w:ascii="微軟正黑體" w:eastAsia="微軟正黑體" w:hAnsi="微軟正黑體" w:cs="Times New Roman" w:hint="eastAsia"/>
                <w:szCs w:val="24"/>
              </w:rPr>
              <w:t>。</w:t>
            </w:r>
          </w:p>
        </w:tc>
      </w:tr>
      <w:tr w:rsidR="00F43332" w:rsidRPr="00F43332" w14:paraId="4B8EBAF2" w14:textId="3D89B60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FC025BF"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97508A6"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2005/04/00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9D9904F" w14:textId="77777777" w:rsidR="00540BBB" w:rsidRPr="00F43332" w:rsidRDefault="00540BBB" w:rsidP="00540BBB">
            <w:pPr>
              <w:spacing w:after="0" w:line="300" w:lineRule="exact"/>
              <w:jc w:val="both"/>
              <w:rPr>
                <w:rFonts w:ascii="微軟正黑體" w:eastAsia="微軟正黑體" w:hAnsi="微軟正黑體" w:cs="Times New Roman"/>
                <w:szCs w:val="24"/>
              </w:rPr>
            </w:pPr>
            <w:bookmarkStart w:id="1024" w:name="_Hlk148307141"/>
            <w:r w:rsidRPr="00F43332">
              <w:rPr>
                <w:rFonts w:ascii="微軟正黑體" w:eastAsia="微軟正黑體" w:hAnsi="微軟正黑體" w:cs="Times New Roman" w:hint="eastAsia"/>
                <w:szCs w:val="24"/>
              </w:rPr>
              <w:t>大陸出版《真實如來藏》、《禪淨圓融》</w:t>
            </w:r>
            <w:bookmarkEnd w:id="1024"/>
            <w:r w:rsidRPr="00F43332">
              <w:rPr>
                <w:rFonts w:ascii="微軟正黑體" w:eastAsia="微軟正黑體" w:hAnsi="微軟正黑體" w:cs="Times New Roman" w:hint="eastAsia"/>
                <w:szCs w:val="24"/>
              </w:rPr>
              <w:t>、《禪—悟前與悟後》</w:t>
            </w:r>
          </w:p>
        </w:tc>
        <w:tc>
          <w:tcPr>
            <w:tcW w:w="8222" w:type="dxa"/>
          </w:tcPr>
          <w:p w14:paraId="67183B1F" w14:textId="433FEF9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此三本 平實導師著作經由中國大陸中央宗教主管機關審核批准出版，大陸各省市新華書店均可請購。後有《維摩詰經講記、起信論講記、心經宗通、佛法概論、勝鬘經真義、菩薩優婆塞戒經講記、阿含概論》等本會出版著作陸續在大陸發行。</w:t>
            </w:r>
          </w:p>
        </w:tc>
      </w:tr>
      <w:tr w:rsidR="00F43332" w:rsidRPr="00F43332" w14:paraId="68C121D1" w14:textId="27A110A5"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DA6BE11"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D65816"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2005/04/24</w:t>
            </w:r>
            <w:r w:rsidRPr="00F43332">
              <w:rPr>
                <w:rStyle w:val="af2"/>
                <w:rFonts w:ascii="微軟正黑體" w:eastAsia="微軟正黑體" w:hAnsi="微軟正黑體"/>
                <w:bCs/>
              </w:rPr>
              <w:footnoteReference w:id="112"/>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9FE0986"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首次舉行菩薩戒布薩法會</w:t>
            </w:r>
          </w:p>
        </w:tc>
        <w:tc>
          <w:tcPr>
            <w:tcW w:w="8222" w:type="dxa"/>
          </w:tcPr>
          <w:p w14:paraId="6908517F" w14:textId="15DF5250" w:rsidR="00540BBB" w:rsidRPr="00F43332" w:rsidRDefault="00540BBB"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2005/4/24</w:t>
            </w:r>
            <w:r w:rsidRPr="00F43332">
              <w:rPr>
                <w:rStyle w:val="af2"/>
                <w:rFonts w:ascii="微軟正黑體" w:eastAsia="微軟正黑體" w:hAnsi="微軟正黑體" w:cs="Times New Roman"/>
                <w:szCs w:val="24"/>
              </w:rPr>
              <w:footnoteReference w:id="113"/>
            </w:r>
            <w:r w:rsidRPr="00F43332">
              <w:rPr>
                <w:rFonts w:ascii="微軟正黑體" w:eastAsia="微軟正黑體" w:hAnsi="微軟正黑體" w:cs="Times New Roman" w:hint="eastAsia"/>
                <w:szCs w:val="24"/>
              </w:rPr>
              <w:t>正覺同修會首次在臺北講堂舉行菩薩戒布薩法會，由 平實導師主法。之後每隔二個月令已在本會受菩薩戒之</w:t>
            </w:r>
            <w:r w:rsidRPr="00F43332">
              <w:rPr>
                <w:rStyle w:val="af2"/>
                <w:rFonts w:ascii="微軟正黑體" w:eastAsia="微軟正黑體" w:hAnsi="微軟正黑體" w:cs="Times New Roman"/>
                <w:szCs w:val="24"/>
              </w:rPr>
              <w:footnoteReference w:id="114"/>
            </w:r>
            <w:r w:rsidRPr="00F43332">
              <w:rPr>
                <w:rFonts w:ascii="微軟正黑體" w:eastAsia="微軟正黑體" w:hAnsi="微軟正黑體" w:cs="Times New Roman" w:hint="eastAsia"/>
                <w:szCs w:val="24"/>
              </w:rPr>
              <w:t>菩蕯戒子們，共集於各地講堂參加布薩。2012/9/9</w:t>
            </w:r>
            <w:r w:rsidRPr="00F43332">
              <w:rPr>
                <w:rStyle w:val="af2"/>
                <w:rFonts w:ascii="微軟正黑體" w:eastAsia="微軟正黑體" w:hAnsi="微軟正黑體" w:cs="Times New Roman"/>
                <w:szCs w:val="24"/>
              </w:rPr>
              <w:footnoteReference w:id="115"/>
            </w:r>
            <w:r w:rsidRPr="00F43332">
              <w:rPr>
                <w:rFonts w:ascii="微軟正黑體" w:eastAsia="微軟正黑體" w:hAnsi="微軟正黑體" w:cs="Times New Roman" w:hint="eastAsia"/>
                <w:szCs w:val="24"/>
              </w:rPr>
              <w:t>開始依受戒年份先後分配樓層位置，遵行「先受戒者在前坐，後受戒者在後坐」之教示進行布薩。</w:t>
            </w:r>
          </w:p>
        </w:tc>
      </w:tr>
      <w:tr w:rsidR="00F43332" w:rsidRPr="00F43332" w14:paraId="11CDA8F5" w14:textId="6A66FD1B" w:rsidTr="0016169C">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AD1BC52"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B3295C5"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cs="Times New Roman"/>
                <w:bCs/>
                <w:szCs w:val="24"/>
              </w:rPr>
              <w:t>2005/10/22</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EA86356" w14:textId="0A44C18A" w:rsidR="00540BBB" w:rsidRPr="00F43332" w:rsidRDefault="4F785CC6" w:rsidP="2EFFC1D2">
            <w:pPr>
              <w:spacing w:after="0" w:line="300" w:lineRule="exact"/>
              <w:jc w:val="both"/>
              <w:rPr>
                <w:rFonts w:ascii="微軟正黑體" w:eastAsia="微軟正黑體" w:hAnsi="微軟正黑體" w:cs="Times New Roman"/>
              </w:rPr>
            </w:pPr>
            <w:r w:rsidRPr="00F43332">
              <w:rPr>
                <w:rFonts w:ascii="微軟正黑體" w:eastAsia="微軟正黑體" w:hAnsi="微軟正黑體" w:cs="Times New Roman"/>
              </w:rPr>
              <w:t>成立</w:t>
            </w:r>
            <w:r w:rsidR="6EEF9B0A" w:rsidRPr="00F43332">
              <w:rPr>
                <w:rFonts w:ascii="微軟正黑體" w:eastAsia="微軟正黑體" w:hAnsi="微軟正黑體" w:cs="Times New Roman"/>
              </w:rPr>
              <w:t>新竹</w:t>
            </w:r>
            <w:r w:rsidR="0528FD03" w:rsidRPr="00F43332">
              <w:rPr>
                <w:rFonts w:ascii="微軟正黑體" w:eastAsia="微軟正黑體" w:hAnsi="微軟正黑體" w:cs="Times New Roman"/>
              </w:rPr>
              <w:t>講堂</w:t>
            </w:r>
            <w:r w:rsidR="6EEF9B0A" w:rsidRPr="00F43332">
              <w:rPr>
                <w:rFonts w:ascii="微軟正黑體" w:eastAsia="微軟正黑體" w:hAnsi="微軟正黑體" w:cs="Times New Roman"/>
              </w:rPr>
              <w:t>，</w:t>
            </w:r>
            <w:r w:rsidR="6EEF9B0A" w:rsidRPr="00F43332">
              <w:rPr>
                <w:rFonts w:ascii="微軟正黑體" w:eastAsia="微軟正黑體" w:hAnsi="微軟正黑體"/>
              </w:rPr>
              <w:t>導師演講「</w:t>
            </w:r>
            <w:r w:rsidR="6EEF9B0A" w:rsidRPr="00F43332">
              <w:rPr>
                <w:rFonts w:ascii="微軟正黑體" w:eastAsia="微軟正黑體" w:hAnsi="微軟正黑體" w:cs="Times New Roman"/>
              </w:rPr>
              <w:t>隨緣</w:t>
            </w:r>
            <w:r w:rsidR="6EEF9B0A" w:rsidRPr="00F43332">
              <w:rPr>
                <w:rFonts w:ascii="微軟正黑體" w:eastAsia="微軟正黑體" w:hAnsi="微軟正黑體"/>
              </w:rPr>
              <w:t>」</w:t>
            </w:r>
          </w:p>
        </w:tc>
        <w:tc>
          <w:tcPr>
            <w:tcW w:w="8222" w:type="dxa"/>
            <w:tcBorders>
              <w:top w:val="single" w:sz="4" w:space="0" w:color="auto"/>
              <w:left w:val="single" w:sz="4" w:space="0" w:color="auto"/>
              <w:bottom w:val="single" w:sz="4" w:space="0" w:color="auto"/>
              <w:right w:val="single" w:sz="4" w:space="0" w:color="auto"/>
            </w:tcBorders>
          </w:tcPr>
          <w:p w14:paraId="53C26046" w14:textId="46C00BEB"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導師</w:t>
            </w:r>
            <w:r w:rsidR="00556F22" w:rsidRPr="00F43332">
              <w:rPr>
                <w:rFonts w:ascii="微軟正黑體" w:eastAsia="微軟正黑體" w:hAnsi="微軟正黑體" w:cs="Times New Roman" w:hint="eastAsia"/>
                <w:szCs w:val="24"/>
              </w:rPr>
              <w:t>藉</w:t>
            </w:r>
            <w:r w:rsidRPr="00F43332">
              <w:rPr>
                <w:rFonts w:ascii="微軟正黑體" w:eastAsia="微軟正黑體" w:hAnsi="微軟正黑體" w:cs="Times New Roman" w:hint="eastAsia"/>
                <w:szCs w:val="24"/>
              </w:rPr>
              <w:t>新竹</w:t>
            </w:r>
            <w:r w:rsidR="000D6C33" w:rsidRPr="00F43332">
              <w:rPr>
                <w:rFonts w:ascii="微軟正黑體" w:eastAsia="微軟正黑體" w:hAnsi="微軟正黑體" w:cs="Times New Roman" w:hint="eastAsia"/>
                <w:szCs w:val="24"/>
              </w:rPr>
              <w:t>講堂</w:t>
            </w:r>
            <w:r w:rsidR="00D71098" w:rsidRPr="00F43332">
              <w:rPr>
                <w:rFonts w:ascii="微軟正黑體" w:eastAsia="微軟正黑體" w:hAnsi="微軟正黑體" w:cs="Times New Roman"/>
                <w:szCs w:val="24"/>
              </w:rPr>
              <w:t>舉行安座</w:t>
            </w:r>
            <w:r w:rsidR="00D71098" w:rsidRPr="00F43332">
              <w:rPr>
                <w:rFonts w:ascii="微軟正黑體" w:eastAsia="微軟正黑體" w:hAnsi="微軟正黑體" w:cs="Times New Roman" w:hint="eastAsia"/>
                <w:szCs w:val="24"/>
              </w:rPr>
              <w:t>法會</w:t>
            </w:r>
            <w:r w:rsidRPr="00F43332">
              <w:rPr>
                <w:rFonts w:ascii="微軟正黑體" w:eastAsia="微軟正黑體" w:hAnsi="微軟正黑體" w:cs="Times New Roman" w:hint="eastAsia"/>
                <w:szCs w:val="24"/>
              </w:rPr>
              <w:t>因緣，</w:t>
            </w:r>
            <w:r w:rsidR="0027478C" w:rsidRPr="00F43332">
              <w:rPr>
                <w:rFonts w:ascii="微軟正黑體" w:eastAsia="微軟正黑體" w:hAnsi="微軟正黑體" w:cs="Times New Roman" w:hint="eastAsia"/>
                <w:szCs w:val="24"/>
                <w:lang w:bidi="ar-SA"/>
              </w:rPr>
              <w:t>鑑於</w:t>
            </w:r>
            <w:r w:rsidR="0027478C" w:rsidRPr="00F43332">
              <w:rPr>
                <w:rFonts w:ascii="微軟正黑體" w:eastAsia="微軟正黑體" w:hAnsi="微軟正黑體" w:cs="Times New Roman" w:hint="eastAsia"/>
                <w:szCs w:val="24"/>
              </w:rPr>
              <w:t>隨緣二</w:t>
            </w:r>
            <w:r w:rsidR="00767D5F" w:rsidRPr="00F43332">
              <w:rPr>
                <w:rFonts w:ascii="微軟正黑體" w:eastAsia="微軟正黑體" w:hAnsi="微軟正黑體" w:cs="Times New Roman" w:hint="eastAsia"/>
                <w:szCs w:val="24"/>
              </w:rPr>
              <w:t>字</w:t>
            </w:r>
            <w:r w:rsidR="0027478C" w:rsidRPr="00F43332">
              <w:rPr>
                <w:rFonts w:ascii="微軟正黑體" w:eastAsia="微軟正黑體" w:hAnsi="微軟正黑體" w:cs="Times New Roman" w:hint="eastAsia"/>
                <w:szCs w:val="24"/>
              </w:rPr>
              <w:t>常被學佛人藉以合理化逃避探究是非真相之錯誤心態，</w:t>
            </w:r>
            <w:r w:rsidR="00985F58" w:rsidRPr="00F43332">
              <w:rPr>
                <w:rFonts w:ascii="微軟正黑體" w:eastAsia="微軟正黑體" w:hAnsi="微軟正黑體" w:cs="Times New Roman" w:hint="eastAsia"/>
                <w:szCs w:val="24"/>
              </w:rPr>
              <w:t>遂</w:t>
            </w:r>
            <w:r w:rsidRPr="00F43332">
              <w:rPr>
                <w:rFonts w:ascii="微軟正黑體" w:eastAsia="微軟正黑體" w:hAnsi="微軟正黑體"/>
                <w:bCs/>
              </w:rPr>
              <w:t>以「隨緣」為題</w:t>
            </w:r>
            <w:r w:rsidRPr="00F43332">
              <w:rPr>
                <w:rFonts w:ascii="微軟正黑體" w:eastAsia="微軟正黑體" w:hAnsi="微軟正黑體" w:cs="Times New Roman" w:hint="eastAsia"/>
                <w:szCs w:val="24"/>
              </w:rPr>
              <w:t>開顯「隨緣」正理。演講內容於2008/9彙集出版《隨緣—理隨緣與事隨緣》。</w:t>
            </w:r>
          </w:p>
          <w:p w14:paraId="0C08D6D1" w14:textId="2FC58ECA" w:rsidR="00B777AC" w:rsidRPr="00F43332" w:rsidRDefault="009430A3" w:rsidP="00540BBB">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新竹講堂自</w:t>
            </w:r>
            <w:r w:rsidR="0082558E" w:rsidRPr="00F43332">
              <w:rPr>
                <w:rFonts w:ascii="微軟正黑體" w:eastAsia="微軟正黑體" w:hAnsi="微軟正黑體" w:cs="Times New Roman"/>
                <w:bCs/>
                <w:szCs w:val="24"/>
              </w:rPr>
              <w:t>2005</w:t>
            </w:r>
            <w:r w:rsidR="00DB1713" w:rsidRPr="00F43332">
              <w:rPr>
                <w:rFonts w:ascii="微軟正黑體" w:eastAsia="微軟正黑體" w:hAnsi="微軟正黑體" w:cs="Times New Roman" w:hint="eastAsia"/>
                <w:bCs/>
                <w:szCs w:val="24"/>
              </w:rPr>
              <w:t>/</w:t>
            </w:r>
            <w:r w:rsidR="0082558E" w:rsidRPr="00F43332">
              <w:rPr>
                <w:rFonts w:ascii="微軟正黑體" w:eastAsia="微軟正黑體" w:hAnsi="微軟正黑體" w:cs="Times New Roman"/>
                <w:bCs/>
                <w:szCs w:val="24"/>
              </w:rPr>
              <w:t>7下旬</w:t>
            </w:r>
            <w:r w:rsidR="0082558E" w:rsidRPr="00F43332">
              <w:rPr>
                <w:rFonts w:ascii="微軟正黑體" w:eastAsia="微軟正黑體" w:hAnsi="微軟正黑體" w:cs="Times New Roman" w:hint="eastAsia"/>
                <w:bCs/>
                <w:szCs w:val="24"/>
              </w:rPr>
              <w:t>租用</w:t>
            </w:r>
            <w:r w:rsidR="006873C9" w:rsidRPr="00F43332">
              <w:rPr>
                <w:rFonts w:ascii="微軟正黑體" w:eastAsia="微軟正黑體" w:hAnsi="微軟正黑體" w:cs="Times New Roman"/>
                <w:bCs/>
                <w:szCs w:val="24"/>
              </w:rPr>
              <w:t>新竹市南大路</w:t>
            </w:r>
            <w:r w:rsidR="006873C9" w:rsidRPr="00F43332">
              <w:rPr>
                <w:rFonts w:ascii="微軟正黑體" w:eastAsia="微軟正黑體" w:hAnsi="微軟正黑體" w:cs="Times New Roman" w:hint="eastAsia"/>
                <w:bCs/>
                <w:szCs w:val="24"/>
              </w:rPr>
              <w:t>共修，</w:t>
            </w:r>
            <w:r w:rsidR="00E60AE6" w:rsidRPr="00F43332">
              <w:rPr>
                <w:rFonts w:ascii="微軟正黑體" w:eastAsia="微軟正黑體" w:hAnsi="微軟正黑體" w:cs="Times New Roman"/>
                <w:bCs/>
                <w:szCs w:val="24"/>
              </w:rPr>
              <w:t>2005</w:t>
            </w:r>
            <w:r w:rsidR="00E60AE6" w:rsidRPr="00F43332">
              <w:rPr>
                <w:rFonts w:ascii="微軟正黑體" w:eastAsia="微軟正黑體" w:hAnsi="微軟正黑體" w:cs="Times New Roman" w:hint="eastAsia"/>
                <w:bCs/>
                <w:szCs w:val="24"/>
              </w:rPr>
              <w:t>/</w:t>
            </w:r>
            <w:r w:rsidR="00E60AE6" w:rsidRPr="00F43332">
              <w:rPr>
                <w:rFonts w:ascii="微軟正黑體" w:eastAsia="微軟正黑體" w:hAnsi="微軟正黑體" w:cs="Times New Roman"/>
                <w:bCs/>
                <w:szCs w:val="24"/>
              </w:rPr>
              <w:t>10</w:t>
            </w:r>
            <w:r w:rsidR="00E60AE6" w:rsidRPr="00F43332">
              <w:rPr>
                <w:rFonts w:ascii="微軟正黑體" w:eastAsia="微軟正黑體" w:hAnsi="微軟正黑體" w:cs="Times New Roman" w:hint="eastAsia"/>
                <w:bCs/>
                <w:szCs w:val="24"/>
              </w:rPr>
              <w:t>/</w:t>
            </w:r>
            <w:r w:rsidR="00E60AE6" w:rsidRPr="00F43332">
              <w:rPr>
                <w:rFonts w:ascii="微軟正黑體" w:eastAsia="微軟正黑體" w:hAnsi="微軟正黑體" w:cs="Times New Roman"/>
                <w:bCs/>
                <w:szCs w:val="24"/>
              </w:rPr>
              <w:t>24開設第一</w:t>
            </w:r>
            <w:r w:rsidR="00E60AE6" w:rsidRPr="00F43332">
              <w:rPr>
                <w:rFonts w:ascii="微軟正黑體" w:eastAsia="微軟正黑體" w:hAnsi="微軟正黑體" w:cs="Times New Roman" w:hint="eastAsia"/>
                <w:bCs/>
                <w:szCs w:val="24"/>
              </w:rPr>
              <w:t>期</w:t>
            </w:r>
            <w:r w:rsidR="00E60AE6" w:rsidRPr="00F43332">
              <w:rPr>
                <w:rFonts w:ascii="微軟正黑體" w:eastAsia="微軟正黑體" w:hAnsi="微軟正黑體" w:cs="Times New Roman"/>
                <w:bCs/>
                <w:szCs w:val="24"/>
              </w:rPr>
              <w:t>禪淨班</w:t>
            </w:r>
            <w:r w:rsidR="00E60AE6" w:rsidRPr="00F43332">
              <w:rPr>
                <w:rFonts w:ascii="微軟正黑體" w:eastAsia="微軟正黑體" w:hAnsi="微軟正黑體" w:cs="Times New Roman" w:hint="eastAsia"/>
                <w:bCs/>
                <w:szCs w:val="24"/>
              </w:rPr>
              <w:t>，</w:t>
            </w:r>
            <w:r w:rsidR="00B777AC" w:rsidRPr="00F43332">
              <w:rPr>
                <w:rFonts w:ascii="微軟正黑體" w:eastAsia="微軟正黑體" w:hAnsi="微軟正黑體" w:cs="Times New Roman"/>
                <w:bCs/>
                <w:szCs w:val="24"/>
              </w:rPr>
              <w:t>2011</w:t>
            </w:r>
            <w:r w:rsidR="00DB1713" w:rsidRPr="00F43332">
              <w:rPr>
                <w:rFonts w:ascii="微軟正黑體" w:eastAsia="微軟正黑體" w:hAnsi="微軟正黑體" w:cs="Times New Roman" w:hint="eastAsia"/>
                <w:bCs/>
                <w:szCs w:val="24"/>
              </w:rPr>
              <w:t>/8/8購置</w:t>
            </w:r>
            <w:r w:rsidR="00DB1713" w:rsidRPr="00F43332">
              <w:rPr>
                <w:rFonts w:ascii="微軟正黑體" w:eastAsia="微軟正黑體" w:hAnsi="微軟正黑體" w:cs="Times New Roman"/>
                <w:bCs/>
                <w:szCs w:val="24"/>
              </w:rPr>
              <w:t>新址</w:t>
            </w:r>
            <w:r w:rsidR="00D94A06" w:rsidRPr="00F43332">
              <w:rPr>
                <w:rFonts w:ascii="微軟正黑體" w:eastAsia="微軟正黑體" w:hAnsi="微軟正黑體" w:cs="Times New Roman" w:hint="eastAsia"/>
                <w:bCs/>
                <w:szCs w:val="24"/>
              </w:rPr>
              <w:t>講堂</w:t>
            </w:r>
            <w:r w:rsidR="00DB1713" w:rsidRPr="00F43332">
              <w:rPr>
                <w:rFonts w:ascii="微軟正黑體" w:eastAsia="微軟正黑體" w:hAnsi="微軟正黑體" w:cs="Times New Roman"/>
                <w:bCs/>
                <w:szCs w:val="24"/>
              </w:rPr>
              <w:t>（位於新竹市東光路正群工商大樓）</w:t>
            </w:r>
            <w:r w:rsidR="00DB1713" w:rsidRPr="00F43332">
              <w:rPr>
                <w:rFonts w:ascii="微軟正黑體" w:eastAsia="微軟正黑體" w:hAnsi="微軟正黑體" w:cs="Times New Roman" w:hint="eastAsia"/>
                <w:bCs/>
                <w:szCs w:val="24"/>
              </w:rPr>
              <w:t>，並於</w:t>
            </w:r>
            <w:r w:rsidR="00D94A06" w:rsidRPr="00F43332">
              <w:rPr>
                <w:rFonts w:ascii="微軟正黑體" w:eastAsia="微軟正黑體" w:hAnsi="微軟正黑體" w:cs="Times New Roman" w:hint="eastAsia"/>
                <w:bCs/>
                <w:szCs w:val="24"/>
              </w:rPr>
              <w:t>2012/3</w:t>
            </w:r>
            <w:r w:rsidR="00D94A06" w:rsidRPr="00F43332">
              <w:rPr>
                <w:rFonts w:ascii="微軟正黑體" w:eastAsia="微軟正黑體" w:hAnsi="微軟正黑體" w:cs="Times New Roman"/>
                <w:bCs/>
                <w:szCs w:val="24"/>
              </w:rPr>
              <w:t>舉行佛像安座法會正式啟用</w:t>
            </w:r>
            <w:r w:rsidR="00D94A06" w:rsidRPr="00F43332">
              <w:rPr>
                <w:rFonts w:ascii="微軟正黑體" w:eastAsia="微軟正黑體" w:hAnsi="微軟正黑體" w:cs="Times New Roman" w:hint="eastAsia"/>
                <w:bCs/>
                <w:szCs w:val="24"/>
              </w:rPr>
              <w:t>。</w:t>
            </w:r>
            <w:r w:rsidR="00FA54D0" w:rsidRPr="00F43332">
              <w:rPr>
                <w:rStyle w:val="af2"/>
                <w:rFonts w:ascii="微軟正黑體" w:eastAsia="微軟正黑體" w:hAnsi="微軟正黑體" w:cs="Times New Roman"/>
                <w:bCs/>
                <w:szCs w:val="24"/>
              </w:rPr>
              <w:footnoteReference w:id="116"/>
            </w:r>
          </w:p>
        </w:tc>
      </w:tr>
      <w:tr w:rsidR="00F43332" w:rsidRPr="00F43332" w14:paraId="45A67784" w14:textId="4A25D9E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9D76EF6"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8C8906E"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2005/11/01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159CD96"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出版《識蘊真義》</w:t>
            </w:r>
          </w:p>
        </w:tc>
        <w:tc>
          <w:tcPr>
            <w:tcW w:w="8222" w:type="dxa"/>
          </w:tcPr>
          <w:p w14:paraId="2924714B" w14:textId="21322D34"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針對2003年本會第三次法難退轉者信受安慧師徒著《大乘廣五蘊論、破大乘論》，誹謗阿賴耶識為識蘊所攝之生滅法，平實導師撰寫《識蘊真義》作法義辨正警覺眾人，兼而宣示識蘊妙義，避免後人再步退轉者後塵。</w:t>
            </w:r>
          </w:p>
        </w:tc>
      </w:tr>
      <w:tr w:rsidR="00F43332" w:rsidRPr="00F43332" w14:paraId="43A238B3" w14:textId="761B1AF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E43D00F"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A917F68"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2005/12/</w:t>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AD175D9" w14:textId="4292C968" w:rsidR="00540BBB" w:rsidRPr="00F43332" w:rsidRDefault="6EEF9B0A" w:rsidP="2EFFC1D2">
            <w:pPr>
              <w:spacing w:after="0" w:line="300" w:lineRule="exact"/>
              <w:jc w:val="both"/>
              <w:rPr>
                <w:rFonts w:ascii="微軟正黑體" w:eastAsia="微軟正黑體" w:hAnsi="微軟正黑體" w:cs="Times New Roman"/>
              </w:rPr>
            </w:pPr>
            <w:bookmarkStart w:id="1036" w:name="_Hlk177730648"/>
            <w:r w:rsidRPr="00F43332">
              <w:rPr>
                <w:rFonts w:ascii="微軟正黑體" w:eastAsia="微軟正黑體" w:hAnsi="微軟正黑體" w:cs="Times New Roman"/>
              </w:rPr>
              <w:t>舉辦會內印順思想讀書會</w:t>
            </w:r>
            <w:r w:rsidR="2AEDAD4D" w:rsidRPr="00F43332">
              <w:rPr>
                <w:rFonts w:ascii="微軟正黑體" w:eastAsia="微軟正黑體" w:hAnsi="微軟正黑體" w:cs="Times New Roman"/>
              </w:rPr>
              <w:t>，辨正</w:t>
            </w:r>
            <w:bookmarkEnd w:id="1036"/>
            <w:r w:rsidR="2AEDAD4D" w:rsidRPr="00F43332">
              <w:rPr>
                <w:rFonts w:ascii="微軟正黑體" w:eastAsia="微軟正黑體" w:hAnsi="微軟正黑體" w:cs="Times New Roman"/>
              </w:rPr>
              <w:t>印順著作邪謬以建立學員擇法覺分</w:t>
            </w:r>
          </w:p>
        </w:tc>
        <w:tc>
          <w:tcPr>
            <w:tcW w:w="8222" w:type="dxa"/>
          </w:tcPr>
          <w:p w14:paraId="0FD0C2EB" w14:textId="77777777" w:rsidR="00540BBB" w:rsidRPr="00F43332" w:rsidRDefault="00540BBB" w:rsidP="00540BBB">
            <w:pPr>
              <w:tabs>
                <w:tab w:val="left" w:pos="807"/>
              </w:tabs>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2005/12</w:t>
            </w:r>
            <w:r w:rsidRPr="00F43332">
              <w:rPr>
                <w:rFonts w:ascii="微軟正黑體" w:eastAsia="微軟正黑體" w:hAnsi="微軟正黑體" w:cs="Times New Roman" w:hint="eastAsia"/>
                <w:szCs w:val="24"/>
              </w:rPr>
              <w:t>本會開始隔週舉辦會內印順思想讀書會，</w:t>
            </w:r>
            <w:commentRangeStart w:id="1037"/>
            <w:r w:rsidRPr="00F43332">
              <w:rPr>
                <w:rFonts w:ascii="微軟正黑體" w:eastAsia="微軟正黑體" w:hAnsi="微軟正黑體" w:cs="Times New Roman" w:hint="eastAsia"/>
                <w:szCs w:val="24"/>
              </w:rPr>
              <w:t>幫助學員建立擇法覺分，藉以消除印順邪說遺毒</w:t>
            </w:r>
            <w:commentRangeEnd w:id="1037"/>
            <w:r w:rsidR="00F43332" w:rsidRPr="00F43332">
              <w:rPr>
                <w:rStyle w:val="af5"/>
                <w:rFonts w:ascii="微軟正黑體" w:eastAsia="微軟正黑體" w:hAnsi="微軟正黑體"/>
                <w:sz w:val="24"/>
                <w:szCs w:val="30"/>
                <w:vertAlign w:val="superscript"/>
                <w:rPrChange w:id="1038" w:author="駱淳渝" w:date="2026-02-05T22:26:00Z" w16du:dateUtc="2026-02-05T14:26:00Z">
                  <w:rPr>
                    <w:rStyle w:val="af5"/>
                    <w:sz w:val="24"/>
                    <w:szCs w:val="30"/>
                    <w:vertAlign w:val="superscript"/>
                  </w:rPr>
                </w:rPrChange>
              </w:rPr>
              <w:commentReference w:id="1037"/>
            </w:r>
            <w:r w:rsidRPr="00F43332">
              <w:rPr>
                <w:rStyle w:val="af2"/>
                <w:rFonts w:ascii="微軟正黑體" w:eastAsia="微軟正黑體" w:hAnsi="微軟正黑體"/>
                <w:rPrChange w:id="1039" w:author="駱淳渝" w:date="2026-02-05T22:26:00Z" w16du:dateUtc="2026-02-05T14:26:00Z">
                  <w:rPr>
                    <w:rStyle w:val="af2"/>
                  </w:rPr>
                </w:rPrChange>
              </w:rPr>
              <w:footnoteReference w:id="117"/>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2006/3/11</w:t>
            </w:r>
            <w:r w:rsidRPr="00F43332">
              <w:rPr>
                <w:rFonts w:ascii="微軟正黑體" w:eastAsia="微軟正黑體" w:hAnsi="微軟正黑體" w:cs="Times New Roman" w:hint="eastAsia"/>
                <w:szCs w:val="24"/>
              </w:rPr>
              <w:t>於臺南崑山科技大學舉行會內「印順思想研討會」，共發表論文</w:t>
            </w:r>
            <w:r w:rsidRPr="00F43332">
              <w:rPr>
                <w:rFonts w:ascii="微軟正黑體" w:eastAsia="微軟正黑體" w:hAnsi="微軟正黑體" w:cs="Times New Roman"/>
                <w:szCs w:val="24"/>
              </w:rPr>
              <w:t>13篇</w:t>
            </w:r>
            <w:r w:rsidRPr="00F43332">
              <w:rPr>
                <w:rFonts w:ascii="微軟正黑體" w:eastAsia="微軟正黑體" w:hAnsi="微軟正黑體" w:cs="Times New Roman" w:hint="eastAsia"/>
                <w:szCs w:val="24"/>
              </w:rPr>
              <w:t>，條分縷析列舉印順諸多錯誤，並予以法義辨正。之後本會未再舉辦佛學研討會，改為在《正覺學報》發表論文</w:t>
            </w:r>
            <w:r w:rsidRPr="00F43332">
              <w:rPr>
                <w:rStyle w:val="af2"/>
                <w:rFonts w:ascii="微軟正黑體" w:eastAsia="微軟正黑體" w:hAnsi="微軟正黑體" w:cs="Times New Roman"/>
                <w:szCs w:val="24"/>
              </w:rPr>
              <w:footnoteReference w:id="118"/>
            </w:r>
            <w:r w:rsidRPr="00F43332">
              <w:rPr>
                <w:rFonts w:ascii="微軟正黑體" w:eastAsia="微軟正黑體" w:hAnsi="微軟正黑體" w:cs="Times New Roman" w:hint="eastAsia"/>
                <w:szCs w:val="24"/>
              </w:rPr>
              <w:t>。</w:t>
            </w:r>
          </w:p>
          <w:p w14:paraId="08E58172" w14:textId="56D270C2"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lastRenderedPageBreak/>
              <w:t>2009/3印順思想讀書會轉型為論義班，限本會會員參加，持續針對印順著作之邪謬處予以辨正，令會員次第建立正知見、學術論證能力，培植寫作學術論文人才。後隨著時節因緣變化，論義班於</w:t>
            </w:r>
            <w:r w:rsidRPr="00F43332">
              <w:rPr>
                <w:rFonts w:ascii="微軟正黑體" w:eastAsia="微軟正黑體" w:hAnsi="微軟正黑體" w:cs="Times New Roman"/>
                <w:szCs w:val="24"/>
              </w:rPr>
              <w:t>2012</w:t>
            </w:r>
            <w:r w:rsidRPr="00F43332">
              <w:rPr>
                <w:rFonts w:ascii="微軟正黑體" w:eastAsia="微軟正黑體" w:hAnsi="微軟正黑體" w:cs="Times New Roman" w:hint="eastAsia"/>
                <w:szCs w:val="24"/>
              </w:rPr>
              <w:t>年因完成階段性任務而結束。</w:t>
            </w:r>
            <w:r w:rsidRPr="00F43332">
              <w:rPr>
                <w:rStyle w:val="af2"/>
                <w:rFonts w:ascii="微軟正黑體" w:eastAsia="微軟正黑體" w:hAnsi="微軟正黑體" w:cs="Times New Roman"/>
                <w:szCs w:val="24"/>
              </w:rPr>
              <w:footnoteReference w:id="119"/>
            </w:r>
          </w:p>
        </w:tc>
      </w:tr>
      <w:tr w:rsidR="00F43332" w:rsidRPr="00F43332" w14:paraId="08E6785C" w14:textId="67A3A97C"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0343C4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EF8E707"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2006/00/00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DC3C7B7"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w:t>
            </w:r>
            <w:commentRangeStart w:id="1046"/>
            <w:commentRangeStart w:id="1047"/>
            <w:commentRangeStart w:id="1048"/>
            <w:r w:rsidRPr="00F43332">
              <w:rPr>
                <w:rFonts w:ascii="微軟正黑體" w:eastAsia="微軟正黑體" w:hAnsi="微軟正黑體" w:cs="Times New Roman" w:hint="eastAsia"/>
                <w:szCs w:val="24"/>
              </w:rPr>
              <w:t>版《超意境》音樂</w:t>
            </w:r>
            <w:r w:rsidRPr="00F43332">
              <w:rPr>
                <w:rFonts w:ascii="微軟正黑體" w:eastAsia="微軟正黑體" w:hAnsi="微軟正黑體" w:cs="Times New Roman"/>
                <w:szCs w:val="24"/>
              </w:rPr>
              <w:t>CD</w:t>
            </w:r>
            <w:commentRangeEnd w:id="1046"/>
            <w:r w:rsidR="00F43332" w:rsidRPr="00F43332">
              <w:rPr>
                <w:rStyle w:val="af5"/>
                <w:rFonts w:ascii="微軟正黑體" w:eastAsia="微軟正黑體" w:hAnsi="微軟正黑體" w:cs="Times New Roman"/>
                <w:sz w:val="24"/>
                <w:szCs w:val="24"/>
                <w:rPrChange w:id="1049" w:author="駱淳渝" w:date="2026-02-05T22:26:00Z" w16du:dateUtc="2026-02-05T14:26:00Z">
                  <w:rPr>
                    <w:rStyle w:val="af5"/>
                    <w:rFonts w:ascii="微軟正黑體" w:eastAsia="微軟正黑體" w:hAnsi="微軟正黑體" w:cs="Times New Roman"/>
                    <w:sz w:val="24"/>
                    <w:szCs w:val="24"/>
                  </w:rPr>
                </w:rPrChange>
              </w:rPr>
              <w:commentReference w:id="1046"/>
            </w:r>
            <w:commentRangeEnd w:id="1047"/>
            <w:r w:rsidRPr="00F43332">
              <w:rPr>
                <w:rStyle w:val="af5"/>
                <w:rFonts w:ascii="微軟正黑體" w:eastAsia="微軟正黑體" w:hAnsi="微軟正黑體" w:cs="Times New Roman"/>
                <w:sz w:val="24"/>
                <w:szCs w:val="24"/>
                <w:rPrChange w:id="1050" w:author="駱淳渝" w:date="2026-02-05T22:26:00Z" w16du:dateUtc="2026-02-05T14:26:00Z">
                  <w:rPr>
                    <w:rStyle w:val="af5"/>
                    <w:rFonts w:ascii="微軟正黑體" w:eastAsia="微軟正黑體" w:hAnsi="微軟正黑體" w:cs="Times New Roman"/>
                    <w:sz w:val="24"/>
                    <w:szCs w:val="24"/>
                  </w:rPr>
                </w:rPrChange>
              </w:rPr>
              <w:commentReference w:id="1047"/>
            </w:r>
            <w:commentRangeEnd w:id="1048"/>
            <w:r w:rsidRPr="00F43332">
              <w:rPr>
                <w:rStyle w:val="af5"/>
                <w:rFonts w:ascii="微軟正黑體" w:eastAsia="微軟正黑體" w:hAnsi="微軟正黑體" w:cs="Times New Roman"/>
                <w:sz w:val="24"/>
                <w:szCs w:val="24"/>
                <w:rPrChange w:id="1051" w:author="駱淳渝" w:date="2026-02-05T22:26:00Z" w16du:dateUtc="2026-02-05T14:26:00Z">
                  <w:rPr>
                    <w:rStyle w:val="af5"/>
                    <w:rFonts w:ascii="微軟正黑體" w:eastAsia="微軟正黑體" w:hAnsi="微軟正黑體" w:cs="Times New Roman"/>
                    <w:sz w:val="24"/>
                    <w:szCs w:val="24"/>
                  </w:rPr>
                </w:rPrChange>
              </w:rPr>
              <w:commentReference w:id="1048"/>
            </w:r>
            <w:r w:rsidRPr="00F43332">
              <w:rPr>
                <w:rFonts w:ascii="微軟正黑體" w:eastAsia="微軟正黑體" w:hAnsi="微軟正黑體" w:cs="Times New Roman"/>
                <w:szCs w:val="24"/>
                <w:rPrChange w:id="1052" w:author="駱淳渝" w:date="2026-02-05T22:26:00Z" w16du:dateUtc="2026-02-05T14:26:00Z">
                  <w:rPr>
                    <w:rFonts w:ascii="微軟正黑體" w:eastAsia="微軟正黑體" w:hAnsi="微軟正黑體" w:cs="Times New Roman"/>
                    <w:szCs w:val="24"/>
                  </w:rPr>
                </w:rPrChange>
              </w:rPr>
              <w:t xml:space="preserve"> </w:t>
            </w:r>
          </w:p>
        </w:tc>
        <w:tc>
          <w:tcPr>
            <w:tcW w:w="8222" w:type="dxa"/>
          </w:tcPr>
          <w:p w14:paraId="0CA9E74C" w14:textId="1239AFE7" w:rsidR="00540BBB" w:rsidRPr="00F43332" w:rsidRDefault="00540BBB" w:rsidP="00540BBB">
            <w:pPr>
              <w:tabs>
                <w:tab w:val="left" w:pos="807"/>
              </w:tabs>
              <w:spacing w:line="320" w:lineRule="exact"/>
              <w:rPr>
                <w:rFonts w:ascii="微軟正黑體" w:eastAsia="微軟正黑體" w:hAnsi="微軟正黑體"/>
                <w:szCs w:val="24"/>
              </w:rPr>
            </w:pPr>
            <w:r w:rsidRPr="00F43332">
              <w:rPr>
                <w:rFonts w:ascii="微軟正黑體" w:eastAsia="微軟正黑體" w:hAnsi="微軟正黑體" w:cs="Times New Roman" w:hint="eastAsia"/>
                <w:szCs w:val="24"/>
              </w:rPr>
              <w:t>2006年本會以 平實導師《公案拈提》書中偈頌</w:t>
            </w:r>
            <w:r w:rsidRPr="00F43332">
              <w:rPr>
                <w:rFonts w:ascii="微軟正黑體" w:eastAsia="微軟正黑體" w:hAnsi="微軟正黑體" w:hint="eastAsia"/>
                <w:szCs w:val="24"/>
              </w:rPr>
              <w:t>與〈正覺發願文〉錄成《超意境》CD。</w:t>
            </w:r>
            <w:r w:rsidRPr="00F43332">
              <w:rPr>
                <w:rFonts w:ascii="微軟正黑體" w:eastAsia="微軟正黑體" w:hAnsi="微軟正黑體"/>
                <w:szCs w:val="24"/>
              </w:rPr>
              <w:t>2011/4</w:t>
            </w:r>
            <w:r w:rsidRPr="00F43332">
              <w:rPr>
                <w:rFonts w:ascii="微軟正黑體" w:eastAsia="微軟正黑體" w:hAnsi="微軟正黑體" w:hint="eastAsia"/>
                <w:szCs w:val="24"/>
              </w:rPr>
              <w:t>出版《</w:t>
            </w:r>
            <w:r w:rsidRPr="00F43332">
              <w:rPr>
                <w:rFonts w:ascii="微軟正黑體" w:eastAsia="微軟正黑體" w:hAnsi="微軟正黑體"/>
                <w:szCs w:val="24"/>
              </w:rPr>
              <w:t>菩薩底憂鬱</w:t>
            </w:r>
            <w:r w:rsidRPr="00F43332">
              <w:rPr>
                <w:rFonts w:ascii="微軟正黑體" w:eastAsia="微軟正黑體" w:hAnsi="微軟正黑體" w:hint="eastAsia"/>
                <w:szCs w:val="24"/>
              </w:rPr>
              <w:t>》</w:t>
            </w:r>
            <w:r w:rsidRPr="00F43332">
              <w:rPr>
                <w:rFonts w:ascii="微軟正黑體" w:eastAsia="微軟正黑體" w:hAnsi="微軟正黑體"/>
                <w:szCs w:val="24"/>
              </w:rPr>
              <w:t>CD，2012/5發行</w:t>
            </w:r>
            <w:r w:rsidRPr="00F43332">
              <w:rPr>
                <w:rFonts w:ascii="微軟正黑體" w:eastAsia="微軟正黑體" w:hAnsi="微軟正黑體" w:hint="eastAsia"/>
                <w:szCs w:val="24"/>
              </w:rPr>
              <w:t>《</w:t>
            </w:r>
            <w:r w:rsidRPr="00F43332">
              <w:rPr>
                <w:rFonts w:ascii="微軟正黑體" w:eastAsia="微軟正黑體" w:hAnsi="微軟正黑體"/>
                <w:szCs w:val="24"/>
              </w:rPr>
              <w:t>菩薩底憂鬱</w:t>
            </w:r>
            <w:r w:rsidRPr="00F43332">
              <w:rPr>
                <w:rFonts w:ascii="微軟正黑體" w:eastAsia="微軟正黑體" w:hAnsi="微軟正黑體" w:hint="eastAsia"/>
                <w:szCs w:val="24"/>
              </w:rPr>
              <w:t>—禪意無限》</w:t>
            </w:r>
            <w:r w:rsidRPr="00F43332">
              <w:rPr>
                <w:rFonts w:ascii="微軟正黑體" w:eastAsia="微軟正黑體" w:hAnsi="微軟正黑體"/>
                <w:szCs w:val="24"/>
              </w:rPr>
              <w:t>CD</w:t>
            </w:r>
            <w:r w:rsidRPr="00F43332">
              <w:rPr>
                <w:rFonts w:ascii="微軟正黑體" w:eastAsia="微軟正黑體" w:hAnsi="微軟正黑體" w:hint="eastAsia"/>
                <w:szCs w:val="24"/>
              </w:rPr>
              <w:t>。導師將禪宗公案寫成新詞，幫助禪子超越意識境界，進入禪門。</w:t>
            </w:r>
          </w:p>
        </w:tc>
      </w:tr>
      <w:tr w:rsidR="00F43332" w:rsidRPr="00F43332" w14:paraId="67BF2E81" w14:textId="6D1AFBA4"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CA4272F"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7FEDA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2006/00/00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6CDB0C9"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新竹講堂</w:t>
            </w:r>
            <w:r w:rsidRPr="00F43332">
              <w:rPr>
                <w:rStyle w:val="af2"/>
                <w:rFonts w:ascii="微軟正黑體" w:eastAsia="微軟正黑體" w:hAnsi="微軟正黑體"/>
                <w:bCs/>
              </w:rPr>
              <w:footnoteReference w:id="120"/>
            </w:r>
            <w:r w:rsidRPr="00F43332">
              <w:rPr>
                <w:rFonts w:ascii="微軟正黑體" w:eastAsia="微軟正黑體" w:hAnsi="微軟正黑體" w:cs="Times New Roman" w:hint="eastAsia"/>
                <w:szCs w:val="24"/>
              </w:rPr>
              <w:t>首設假日書攤</w:t>
            </w:r>
          </w:p>
        </w:tc>
        <w:tc>
          <w:tcPr>
            <w:tcW w:w="8222" w:type="dxa"/>
          </w:tcPr>
          <w:p w14:paraId="3F34A2C9" w14:textId="1ACB440E"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新竹講堂2006年起</w:t>
            </w:r>
            <w:r w:rsidRPr="00F43332">
              <w:rPr>
                <w:rFonts w:ascii="微軟正黑體" w:eastAsia="微軟正黑體" w:hAnsi="微軟正黑體" w:cs="Times New Roman"/>
                <w:szCs w:val="24"/>
                <w:vertAlign w:val="superscript"/>
              </w:rPr>
              <w:footnoteReference w:id="121"/>
            </w:r>
            <w:r w:rsidRPr="00F43332">
              <w:rPr>
                <w:rFonts w:ascii="微軟正黑體" w:eastAsia="微軟正黑體" w:hAnsi="微軟正黑體" w:cs="Times New Roman" w:hint="eastAsia"/>
                <w:szCs w:val="24"/>
              </w:rPr>
              <w:t>在新竹主要風景區設置假日書攤，擺放本會出版之佛法書籍，藉以接引有緣人士前來講堂修學佛法。後將設置書攤推廣活動擴及各地講堂，在臺灣主要風景區設置書市</w:t>
            </w:r>
            <w:r w:rsidRPr="00F43332">
              <w:rPr>
                <w:rFonts w:ascii="微軟正黑體" w:eastAsia="微軟正黑體" w:hAnsi="微軟正黑體" w:cs="Times New Roman"/>
                <w:szCs w:val="24"/>
                <w:vertAlign w:val="superscript"/>
              </w:rPr>
              <w:footnoteReference w:id="122"/>
            </w:r>
            <w:r w:rsidRPr="00F43332">
              <w:rPr>
                <w:rFonts w:ascii="微軟正黑體" w:eastAsia="微軟正黑體" w:hAnsi="微軟正黑體" w:cs="Times New Roman" w:hint="eastAsia"/>
                <w:szCs w:val="24"/>
              </w:rPr>
              <w:t>擺放結緣書籍</w:t>
            </w:r>
            <w:bookmarkStart w:id="1057" w:name="_Hlk201787603"/>
            <w:r w:rsidRPr="00F43332">
              <w:rPr>
                <w:rFonts w:ascii="微軟正黑體" w:eastAsia="微軟正黑體" w:hAnsi="微軟正黑體" w:cs="Times New Roman" w:hint="eastAsia"/>
                <w:szCs w:val="24"/>
              </w:rPr>
              <w:t>。</w:t>
            </w:r>
            <w:bookmarkEnd w:id="1057"/>
          </w:p>
        </w:tc>
      </w:tr>
      <w:tr w:rsidR="00F43332" w:rsidRPr="00F43332" w14:paraId="4326D45A" w14:textId="6155DB8C"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C67FB2F"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C1BF844"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2006/01/01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101967"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首次舉行楞嚴法會</w:t>
            </w:r>
            <w:r w:rsidRPr="00F43332">
              <w:rPr>
                <w:rStyle w:val="af2"/>
                <w:rFonts w:ascii="微軟正黑體" w:eastAsia="微軟正黑體" w:hAnsi="微軟正黑體"/>
                <w:bCs/>
              </w:rPr>
              <w:footnoteReference w:id="123"/>
            </w:r>
          </w:p>
        </w:tc>
        <w:tc>
          <w:tcPr>
            <w:tcW w:w="8222" w:type="dxa"/>
          </w:tcPr>
          <w:p w14:paraId="35D48498" w14:textId="346359FB" w:rsidR="00540BBB" w:rsidRPr="00F43332" w:rsidRDefault="00540BBB" w:rsidP="00540BBB">
            <w:pPr>
              <w:spacing w:after="0" w:line="300" w:lineRule="exact"/>
              <w:jc w:val="both"/>
              <w:rPr>
                <w:rFonts w:ascii="微軟正黑體" w:eastAsia="微軟正黑體" w:hAnsi="微軟正黑體" w:cs="Times New Roman"/>
                <w:szCs w:val="24"/>
              </w:rPr>
            </w:pPr>
            <w:bookmarkStart w:id="1058" w:name="_Hlk192087197"/>
            <w:r w:rsidRPr="00F43332">
              <w:rPr>
                <w:rFonts w:ascii="微軟正黑體" w:eastAsia="微軟正黑體" w:hAnsi="微軟正黑體" w:cs="Times New Roman" w:hint="eastAsia"/>
                <w:szCs w:val="24"/>
              </w:rPr>
              <w:t>本會於2006年首次舉行楞嚴法會</w:t>
            </w:r>
            <w:r w:rsidRPr="00F43332">
              <w:rPr>
                <w:rStyle w:val="af2"/>
                <w:rFonts w:ascii="微軟正黑體" w:eastAsia="微軟正黑體" w:hAnsi="微軟正黑體" w:cs="Times New Roman"/>
                <w:szCs w:val="24"/>
              </w:rPr>
              <w:footnoteReference w:id="124"/>
            </w:r>
            <w:r w:rsidRPr="00F43332">
              <w:rPr>
                <w:rFonts w:ascii="微軟正黑體" w:eastAsia="微軟正黑體" w:hAnsi="微軟正黑體" w:cs="Times New Roman" w:hint="eastAsia"/>
                <w:szCs w:val="24"/>
              </w:rPr>
              <w:t>，</w:t>
            </w:r>
            <w:r w:rsidRPr="00F43332">
              <w:rPr>
                <w:rFonts w:ascii="微軟正黑體" w:eastAsia="微軟正黑體" w:hAnsi="微軟正黑體" w:hint="eastAsia"/>
                <w:szCs w:val="24"/>
              </w:rPr>
              <w:t>於凌晨時分誦持楞嚴神咒以加持楞嚴被，</w:t>
            </w:r>
            <w:r w:rsidRPr="00F43332">
              <w:rPr>
                <w:rFonts w:ascii="微軟正黑體" w:eastAsia="微軟正黑體" w:hAnsi="微軟正黑體"/>
                <w:szCs w:val="24"/>
              </w:rPr>
              <w:t>法會</w:t>
            </w:r>
            <w:r w:rsidRPr="00F43332">
              <w:rPr>
                <w:rFonts w:ascii="微軟正黑體" w:eastAsia="微軟正黑體" w:hAnsi="微軟正黑體" w:hint="eastAsia"/>
                <w:szCs w:val="24"/>
              </w:rPr>
              <w:t>僅</w:t>
            </w:r>
            <w:r w:rsidRPr="00F43332">
              <w:rPr>
                <w:rFonts w:ascii="微軟正黑體" w:eastAsia="微軟正黑體" w:hAnsi="微軟正黑體"/>
                <w:szCs w:val="24"/>
              </w:rPr>
              <w:t>限本會學員參加</w:t>
            </w:r>
            <w:r w:rsidRPr="00F43332">
              <w:rPr>
                <w:rStyle w:val="af2"/>
                <w:rFonts w:ascii="微軟正黑體" w:eastAsia="微軟正黑體" w:hAnsi="微軟正黑體"/>
                <w:szCs w:val="24"/>
              </w:rPr>
              <w:footnoteReference w:id="125"/>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2020/1/5</w:t>
            </w:r>
            <w:r w:rsidRPr="00F43332">
              <w:rPr>
                <w:rFonts w:ascii="微軟正黑體" w:eastAsia="微軟正黑體" w:hAnsi="微軟正黑體" w:cs="Times New Roman" w:hint="eastAsia"/>
                <w:szCs w:val="24"/>
              </w:rPr>
              <w:t>楞嚴法會新增加持留駐娑婆版之楞嚴被。</w:t>
            </w:r>
            <w:r w:rsidRPr="00F43332">
              <w:rPr>
                <w:rStyle w:val="af2"/>
                <w:rFonts w:ascii="微軟正黑體" w:eastAsia="微軟正黑體" w:hAnsi="微軟正黑體" w:cs="Times New Roman"/>
                <w:szCs w:val="24"/>
              </w:rPr>
              <w:footnoteReference w:id="126"/>
            </w:r>
            <w:r w:rsidRPr="00F43332">
              <w:rPr>
                <w:rFonts w:ascii="微軟正黑體" w:eastAsia="微軟正黑體" w:hAnsi="微軟正黑體" w:cs="Times New Roman" w:hint="eastAsia"/>
                <w:szCs w:val="24"/>
              </w:rPr>
              <w:t>楞嚴咒能令眾生得利，滅罪降魔；楞嚴被能令往生者不受鬼神干擾，現前心靜憶佛，得生諸佛淨土。</w:t>
            </w:r>
            <w:bookmarkEnd w:id="1058"/>
            <w:r w:rsidRPr="00F43332">
              <w:rPr>
                <w:rStyle w:val="af2"/>
                <w:rFonts w:ascii="微軟正黑體" w:eastAsia="微軟正黑體" w:hAnsi="微軟正黑體" w:cs="Times New Roman"/>
                <w:szCs w:val="24"/>
              </w:rPr>
              <w:footnoteReference w:id="127"/>
            </w:r>
          </w:p>
        </w:tc>
      </w:tr>
      <w:tr w:rsidR="00F43332" w:rsidRPr="00F43332" w14:paraId="18634283" w14:textId="34EF82ED"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43AD479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699FCC29"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2006/01/03</w:t>
            </w:r>
          </w:p>
        </w:tc>
        <w:tc>
          <w:tcPr>
            <w:tcW w:w="4395" w:type="dxa"/>
            <w:tcMar>
              <w:top w:w="100" w:type="dxa"/>
              <w:left w:w="100" w:type="dxa"/>
              <w:bottom w:w="100" w:type="dxa"/>
              <w:right w:w="100" w:type="dxa"/>
            </w:tcMar>
            <w:vAlign w:val="center"/>
          </w:tcPr>
          <w:p w14:paraId="3268211B" w14:textId="0035823D"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導師開講《勝鬘師子吼—乘大方便方廣</w:t>
            </w:r>
            <w:r w:rsidRPr="00F43332">
              <w:rPr>
                <w:rFonts w:ascii="微軟正黑體" w:eastAsia="微軟正黑體" w:hAnsi="微軟正黑體" w:cs="Times New Roman" w:hint="eastAsia"/>
                <w:bCs/>
                <w:szCs w:val="24"/>
              </w:rPr>
              <w:lastRenderedPageBreak/>
              <w:t>經》</w:t>
            </w:r>
          </w:p>
        </w:tc>
        <w:tc>
          <w:tcPr>
            <w:tcW w:w="8222" w:type="dxa"/>
          </w:tcPr>
          <w:p w14:paraId="637E916B" w14:textId="1538F1AA"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lastRenderedPageBreak/>
              <w:t>2006/1/3</w:t>
            </w:r>
            <w:r w:rsidRPr="00F43332">
              <w:rPr>
                <w:rFonts w:ascii="微軟正黑體" w:eastAsia="微軟正黑體" w:hAnsi="微軟正黑體" w:cs="Times New Roman" w:hint="eastAsia"/>
                <w:szCs w:val="24"/>
              </w:rPr>
              <w:t xml:space="preserve"> 平實導師開講</w:t>
            </w:r>
            <w:r w:rsidR="00764FDD" w:rsidRPr="00F43332">
              <w:rPr>
                <w:rFonts w:ascii="微軟正黑體" w:eastAsia="微軟正黑體" w:hAnsi="微軟正黑體" w:cs="Times New Roman"/>
                <w:szCs w:val="24"/>
              </w:rPr>
              <w:t>屬於方廣部的</w:t>
            </w:r>
            <w:r w:rsidRPr="00F43332">
              <w:rPr>
                <w:rFonts w:ascii="微軟正黑體" w:eastAsia="微軟正黑體" w:hAnsi="微軟正黑體" w:cs="Times New Roman" w:hint="eastAsia"/>
                <w:szCs w:val="24"/>
              </w:rPr>
              <w:t>《勝鬘經》，詳解三乘菩提之異同，兼</w:t>
            </w:r>
            <w:r w:rsidRPr="00F43332">
              <w:rPr>
                <w:rFonts w:ascii="微軟正黑體" w:eastAsia="微軟正黑體" w:hAnsi="微軟正黑體" w:cs="Times New Roman" w:hint="eastAsia"/>
                <w:szCs w:val="24"/>
              </w:rPr>
              <w:lastRenderedPageBreak/>
              <w:t>述二乘所斷一念無明與大乘所斷無始無明之關聯與含攝，</w:t>
            </w:r>
            <w:r w:rsidR="00764FDD" w:rsidRPr="00F43332">
              <w:rPr>
                <w:rFonts w:ascii="微軟正黑體" w:eastAsia="微軟正黑體" w:hAnsi="微軟正黑體" w:cs="Times New Roman"/>
                <w:szCs w:val="24"/>
              </w:rPr>
              <w:t>辨正印順法師之錯誤註解，以免後人續受誤導，讓學人深知菩薩所證實相智慧不共二乘，得以不再執偏排正、執小謗大</w:t>
            </w:r>
            <w:r w:rsidR="003351E7"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szCs w:val="24"/>
              </w:rPr>
              <w:t>建立三乘菩提整體知見，真修成佛之道。</w:t>
            </w:r>
            <w:r w:rsidR="00770377" w:rsidRPr="00F43332">
              <w:rPr>
                <w:rStyle w:val="af2"/>
                <w:rFonts w:ascii="微軟正黑體" w:eastAsia="微軟正黑體" w:hAnsi="微軟正黑體" w:cs="Times New Roman"/>
                <w:szCs w:val="24"/>
              </w:rPr>
              <w:footnoteReference w:id="128"/>
            </w:r>
          </w:p>
        </w:tc>
      </w:tr>
      <w:tr w:rsidR="00F43332" w:rsidRPr="00F43332" w14:paraId="6ECCB4A8" w14:textId="0A3A71A7"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42763EF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D5A89B5"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2006/05/09</w:t>
            </w:r>
          </w:p>
        </w:tc>
        <w:tc>
          <w:tcPr>
            <w:tcW w:w="4395" w:type="dxa"/>
            <w:tcMar>
              <w:top w:w="100" w:type="dxa"/>
              <w:left w:w="100" w:type="dxa"/>
              <w:bottom w:w="100" w:type="dxa"/>
              <w:right w:w="100" w:type="dxa"/>
            </w:tcMar>
            <w:vAlign w:val="center"/>
          </w:tcPr>
          <w:p w14:paraId="2561C7E3"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正覺祖師堂舉行動土典禮</w:t>
            </w:r>
          </w:p>
        </w:tc>
        <w:tc>
          <w:tcPr>
            <w:tcW w:w="8222" w:type="dxa"/>
          </w:tcPr>
          <w:p w14:paraId="7F26B89B" w14:textId="5F64CA43" w:rsidR="00540BBB" w:rsidRPr="00F43332" w:rsidRDefault="00540BBB" w:rsidP="00540BBB">
            <w:pPr>
              <w:spacing w:after="0" w:line="300" w:lineRule="exact"/>
              <w:jc w:val="both"/>
              <w:rPr>
                <w:rFonts w:ascii="微軟正黑體" w:eastAsia="微軟正黑體" w:hAnsi="微軟正黑體" w:cs="Times New Roman"/>
                <w:bCs/>
                <w:szCs w:val="24"/>
              </w:rPr>
            </w:pPr>
            <w:bookmarkStart w:id="1070" w:name="_Hlk166177909"/>
            <w:r w:rsidRPr="00F43332">
              <w:rPr>
                <w:rFonts w:ascii="微軟正黑體" w:eastAsia="微軟正黑體" w:hAnsi="微軟正黑體" w:hint="eastAsia"/>
                <w:szCs w:val="24"/>
              </w:rPr>
              <w:t>2003年第三次法難之後，平實導師決心復興正法大業，於2006/5/9在</w:t>
            </w:r>
            <w:r w:rsidRPr="00F43332">
              <w:rPr>
                <w:rFonts w:ascii="微軟正黑體" w:eastAsia="微軟正黑體" w:hAnsi="微軟正黑體" w:cs="Times New Roman" w:hint="eastAsia"/>
                <w:bCs/>
                <w:szCs w:val="24"/>
              </w:rPr>
              <w:t>臺灣桃園大溪</w:t>
            </w:r>
            <w:r w:rsidRPr="00F43332">
              <w:rPr>
                <w:rFonts w:ascii="微軟正黑體" w:eastAsia="微軟正黑體" w:hAnsi="微軟正黑體" w:hint="eastAsia"/>
                <w:szCs w:val="24"/>
              </w:rPr>
              <w:t>動工興建正覺祖師堂，</w:t>
            </w:r>
            <w:r w:rsidR="005C716D" w:rsidRPr="00F43332">
              <w:rPr>
                <w:rFonts w:ascii="微軟正黑體" w:eastAsia="微軟正黑體" w:hAnsi="微軟正黑體" w:hint="eastAsia"/>
                <w:szCs w:val="24"/>
              </w:rPr>
              <w:t>以此</w:t>
            </w:r>
            <w:r w:rsidR="007A4880" w:rsidRPr="00F43332">
              <w:rPr>
                <w:rFonts w:ascii="微軟正黑體" w:eastAsia="微軟正黑體" w:hAnsi="微軟正黑體"/>
                <w:szCs w:val="24"/>
              </w:rPr>
              <w:t>三層樓建築</w:t>
            </w:r>
            <w:r w:rsidRPr="00F43332">
              <w:rPr>
                <w:rFonts w:ascii="微軟正黑體" w:eastAsia="微軟正黑體" w:hAnsi="微軟正黑體" w:hint="eastAsia"/>
                <w:szCs w:val="24"/>
              </w:rPr>
              <w:t>作為精進禪三道場</w:t>
            </w:r>
            <w:r w:rsidRPr="00F43332">
              <w:rPr>
                <w:rStyle w:val="af2"/>
                <w:rFonts w:ascii="微軟正黑體" w:eastAsia="微軟正黑體" w:hAnsi="微軟正黑體"/>
                <w:szCs w:val="24"/>
              </w:rPr>
              <w:footnoteReference w:id="129"/>
            </w:r>
            <w:r w:rsidRPr="00F43332">
              <w:rPr>
                <w:rFonts w:ascii="微軟正黑體" w:eastAsia="微軟正黑體" w:hAnsi="微軟正黑體" w:hint="eastAsia"/>
                <w:szCs w:val="24"/>
              </w:rPr>
              <w:t>，</w:t>
            </w:r>
            <w:r w:rsidR="0014101E" w:rsidRPr="00F43332">
              <w:rPr>
                <w:rFonts w:ascii="微軟正黑體" w:eastAsia="微軟正黑體" w:hAnsi="微軟正黑體" w:hint="eastAsia"/>
                <w:szCs w:val="24"/>
              </w:rPr>
              <w:t>結束多年來</w:t>
            </w:r>
            <w:r w:rsidR="0014101E" w:rsidRPr="00F43332">
              <w:rPr>
                <w:rFonts w:ascii="微軟正黑體" w:eastAsia="微軟正黑體" w:hAnsi="微軟正黑體"/>
                <w:szCs w:val="24"/>
              </w:rPr>
              <w:t>須向外租借場地</w:t>
            </w:r>
            <w:r w:rsidR="0014101E" w:rsidRPr="00F43332">
              <w:rPr>
                <w:rFonts w:ascii="微軟正黑體" w:eastAsia="微軟正黑體" w:hAnsi="微軟正黑體" w:hint="eastAsia"/>
                <w:szCs w:val="24"/>
              </w:rPr>
              <w:t>之艱辛，</w:t>
            </w:r>
            <w:r w:rsidRPr="00F43332">
              <w:rPr>
                <w:rFonts w:ascii="微軟正黑體" w:eastAsia="微軟正黑體" w:hAnsi="微軟正黑體" w:hint="eastAsia"/>
                <w:szCs w:val="24"/>
              </w:rPr>
              <w:t>並兼作本會出家眾掛單常住之處所。</w:t>
            </w:r>
            <w:bookmarkEnd w:id="1070"/>
          </w:p>
        </w:tc>
      </w:tr>
      <w:tr w:rsidR="00F43332" w:rsidRPr="00F43332" w14:paraId="612E10D2" w14:textId="0B850135"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E3B8DB6"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DB8628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2006/08/31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3F383F" w14:textId="5250CD8C" w:rsidR="00540BBB" w:rsidRPr="00F43332" w:rsidRDefault="00540BBB" w:rsidP="0016169C">
            <w:pPr>
              <w:spacing w:line="320" w:lineRule="exact"/>
              <w:rPr>
                <w:rFonts w:ascii="微軟正黑體" w:eastAsia="微軟正黑體" w:hAnsi="微軟正黑體" w:cs="Times New Roman"/>
                <w:szCs w:val="24"/>
              </w:rPr>
            </w:pPr>
            <w:bookmarkStart w:id="1073" w:name="_Hlk185599138"/>
            <w:r w:rsidRPr="00F43332">
              <w:rPr>
                <w:rFonts w:ascii="微軟正黑體" w:eastAsia="微軟正黑體" w:hAnsi="微軟正黑體" w:cs="Times New Roman" w:hint="eastAsia"/>
                <w:szCs w:val="24"/>
              </w:rPr>
              <w:t>出版《阿含正義—唯識學探源》</w:t>
            </w:r>
            <w:bookmarkEnd w:id="1073"/>
          </w:p>
        </w:tc>
        <w:tc>
          <w:tcPr>
            <w:tcW w:w="8222" w:type="dxa"/>
          </w:tcPr>
          <w:p w14:paraId="4302A94E" w14:textId="0CE87FB4" w:rsidR="00540BBB" w:rsidRPr="00F43332" w:rsidRDefault="00540BBB" w:rsidP="0016169C">
            <w:pPr>
              <w:tabs>
                <w:tab w:val="left" w:pos="807"/>
              </w:tabs>
              <w:spacing w:line="320" w:lineRule="exact"/>
              <w:rPr>
                <w:rFonts w:ascii="微軟正黑體" w:eastAsia="微軟正黑體" w:hAnsi="微軟正黑體" w:cs="Times New Roman"/>
                <w:szCs w:val="24"/>
              </w:rPr>
            </w:pPr>
            <w:bookmarkStart w:id="1074" w:name="_Hlk206607766"/>
            <w:r w:rsidRPr="00F43332">
              <w:rPr>
                <w:rFonts w:ascii="微軟正黑體" w:eastAsia="微軟正黑體" w:hAnsi="微軟正黑體" w:hint="eastAsia"/>
                <w:szCs w:val="24"/>
              </w:rPr>
              <w:t>平實導師親撰</w:t>
            </w:r>
            <w:r w:rsidRPr="00F43332">
              <w:rPr>
                <w:rFonts w:ascii="微軟正黑體" w:eastAsia="微軟正黑體" w:hAnsi="微軟正黑體" w:cs="Times New Roman" w:hint="eastAsia"/>
                <w:szCs w:val="24"/>
              </w:rPr>
              <w:t>《阿含正義—唯識學探源》共</w:t>
            </w:r>
            <w:r w:rsidRPr="00F43332">
              <w:rPr>
                <w:rFonts w:ascii="微軟正黑體" w:eastAsia="微軟正黑體" w:hAnsi="微軟正黑體" w:hint="eastAsia"/>
                <w:szCs w:val="24"/>
              </w:rPr>
              <w:t>七輯</w:t>
            </w:r>
            <w:r w:rsidRPr="00F43332">
              <w:rPr>
                <w:rFonts w:ascii="微軟正黑體" w:eastAsia="微軟正黑體" w:hAnsi="微軟正黑體" w:cs="Times New Roman" w:hint="eastAsia"/>
                <w:szCs w:val="24"/>
              </w:rPr>
              <w:t>，彰顯</w:t>
            </w:r>
            <w:r w:rsidRPr="00F43332">
              <w:rPr>
                <w:rFonts w:ascii="微軟正黑體" w:eastAsia="微軟正黑體" w:hAnsi="微軟正黑體" w:hint="eastAsia"/>
                <w:szCs w:val="24"/>
              </w:rPr>
              <w:t>四阿含諸經中隱說之大乘八識具足法義、大乘佛教在佛世就存在</w:t>
            </w:r>
            <w:r w:rsidRPr="00F43332">
              <w:rPr>
                <w:rStyle w:val="af2"/>
                <w:rFonts w:ascii="微軟正黑體" w:eastAsia="微軟正黑體" w:hAnsi="微軟正黑體" w:hint="eastAsia"/>
                <w:szCs w:val="24"/>
              </w:rPr>
              <w:footnoteReference w:id="130"/>
            </w:r>
            <w:r w:rsidRPr="00F43332">
              <w:rPr>
                <w:rFonts w:ascii="微軟正黑體" w:eastAsia="微軟正黑體" w:hAnsi="微軟正黑體" w:hint="eastAsia"/>
                <w:szCs w:val="24"/>
              </w:rPr>
              <w:t>，破斥印順、昭慧等人誣指大乘經典是部派佛教以後佛弟子們創造。</w:t>
            </w:r>
            <w:r w:rsidRPr="00F43332">
              <w:rPr>
                <w:rFonts w:ascii="微軟正黑體" w:eastAsia="微軟正黑體" w:hAnsi="微軟正黑體" w:cs="Times New Roman" w:hint="eastAsia"/>
                <w:szCs w:val="24"/>
              </w:rPr>
              <w:t>《阿含正義》</w:t>
            </w:r>
            <w:bookmarkEnd w:id="1074"/>
            <w:r w:rsidRPr="00F43332">
              <w:rPr>
                <w:rFonts w:ascii="微軟正黑體" w:eastAsia="微軟正黑體" w:hAnsi="微軟正黑體" w:cs="Times New Roman" w:hint="eastAsia"/>
                <w:szCs w:val="24"/>
              </w:rPr>
              <w:t>七輯出版之後，少有人敢公然主張大乘非佛說</w:t>
            </w:r>
            <w:r w:rsidRPr="00F43332">
              <w:rPr>
                <w:rStyle w:val="af2"/>
                <w:rFonts w:ascii="微軟正黑體" w:eastAsia="微軟正黑體" w:hAnsi="微軟正黑體" w:cs="Times New Roman"/>
                <w:szCs w:val="24"/>
              </w:rPr>
              <w:footnoteReference w:id="131"/>
            </w:r>
            <w:r w:rsidRPr="00F43332">
              <w:rPr>
                <w:rFonts w:ascii="微軟正黑體" w:eastAsia="微軟正黑體" w:hAnsi="微軟正黑體" w:cs="Times New Roman" w:hint="eastAsia"/>
                <w:szCs w:val="24"/>
              </w:rPr>
              <w:t>。</w:t>
            </w:r>
          </w:p>
          <w:p w14:paraId="088BFB24" w14:textId="3753293F" w:rsidR="00540BBB" w:rsidRPr="00F43332" w:rsidRDefault="00540BBB"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2011/10，四川大學出版社出版簡體字版《阿含概論》，由七輯《阿含正義》精簡而成。</w:t>
            </w:r>
          </w:p>
        </w:tc>
      </w:tr>
      <w:tr w:rsidR="00F43332" w:rsidRPr="00F43332" w14:paraId="2E019E5E" w14:textId="7D2E3FFC"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3F48281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E375B5D"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2006/09/04</w:t>
            </w:r>
          </w:p>
        </w:tc>
        <w:tc>
          <w:tcPr>
            <w:tcW w:w="4395" w:type="dxa"/>
            <w:tcMar>
              <w:top w:w="100" w:type="dxa"/>
              <w:left w:w="100" w:type="dxa"/>
              <w:bottom w:w="100" w:type="dxa"/>
              <w:right w:w="100" w:type="dxa"/>
            </w:tcMar>
            <w:vAlign w:val="center"/>
          </w:tcPr>
          <w:p w14:paraId="3CB8EA88"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szCs w:val="24"/>
              </w:rPr>
              <w:t>成立</w:t>
            </w:r>
            <w:r w:rsidRPr="00F43332">
              <w:rPr>
                <w:rFonts w:ascii="微軟正黑體" w:eastAsia="微軟正黑體" w:hAnsi="微軟正黑體" w:hint="eastAsia"/>
                <w:bCs/>
                <w:szCs w:val="24"/>
              </w:rPr>
              <w:t>正覺教育基金會</w:t>
            </w:r>
          </w:p>
        </w:tc>
        <w:tc>
          <w:tcPr>
            <w:tcW w:w="8222" w:type="dxa"/>
          </w:tcPr>
          <w:p w14:paraId="72599151" w14:textId="3F71E37A" w:rsidR="00540BBB" w:rsidRPr="00F43332" w:rsidRDefault="00540BBB" w:rsidP="00540BBB">
            <w:pPr>
              <w:spacing w:line="300" w:lineRule="exact"/>
              <w:jc w:val="both"/>
              <w:rPr>
                <w:rFonts w:ascii="微軟正黑體" w:eastAsia="微軟正黑體" w:hAnsi="微軟正黑體"/>
                <w:szCs w:val="24"/>
              </w:rPr>
            </w:pPr>
            <w:bookmarkStart w:id="1079" w:name="_Hlk166499068"/>
            <w:bookmarkStart w:id="1080" w:name="_Hlk200529694"/>
            <w:r w:rsidRPr="00F43332">
              <w:rPr>
                <w:rFonts w:ascii="微軟正黑體" w:eastAsia="微軟正黑體" w:hAnsi="微軟正黑體" w:cs="Times New Roman" w:hint="eastAsia"/>
                <w:szCs w:val="24"/>
              </w:rPr>
              <w:t>財團法人正覺教育基金會於2006/9/4成立，第一屆董事長由 平實導師出任。正覺教育基金會成立之目的，是向全世界傳達「教導眾生實證如來藏是釋迦牟尼佛示現在人間的唯一原因」</w:t>
            </w:r>
            <w:r w:rsidRPr="00F43332">
              <w:rPr>
                <w:rStyle w:val="af2"/>
                <w:rFonts w:ascii="微軟正黑體" w:eastAsia="微軟正黑體" w:hAnsi="微軟正黑體" w:cs="Times New Roman"/>
                <w:szCs w:val="24"/>
              </w:rPr>
              <w:footnoteReference w:id="132"/>
            </w:r>
            <w:r w:rsidRPr="00F43332">
              <w:rPr>
                <w:rFonts w:ascii="微軟正黑體" w:eastAsia="微軟正黑體" w:hAnsi="微軟正黑體" w:cs="Times New Roman" w:hint="eastAsia"/>
                <w:szCs w:val="24"/>
              </w:rPr>
              <w:t>，以推廣及促進佛學、哲學之文教活動與學術交流，來提昇學術研究風氣及品質</w:t>
            </w:r>
            <w:r w:rsidRPr="00F43332">
              <w:rPr>
                <w:rStyle w:val="af2"/>
                <w:rFonts w:ascii="微軟正黑體" w:eastAsia="微軟正黑體" w:hAnsi="微軟正黑體" w:cs="Times New Roman"/>
                <w:szCs w:val="24"/>
              </w:rPr>
              <w:footnoteReference w:id="133"/>
            </w:r>
            <w:r w:rsidRPr="00F43332">
              <w:rPr>
                <w:rFonts w:ascii="微軟正黑體" w:eastAsia="微軟正黑體" w:hAnsi="微軟正黑體" w:cs="Times New Roman" w:hint="eastAsia"/>
                <w:szCs w:val="24"/>
              </w:rPr>
              <w:t>，並</w:t>
            </w:r>
            <w:bookmarkEnd w:id="1079"/>
            <w:commentRangeStart w:id="1085"/>
            <w:commentRangeStart w:id="1086"/>
            <w:commentRangeStart w:id="1087"/>
            <w:commentRangeStart w:id="1088"/>
            <w:r w:rsidRPr="00F43332">
              <w:rPr>
                <w:rFonts w:ascii="微軟正黑體" w:eastAsia="微軟正黑體" w:hAnsi="微軟正黑體" w:cs="Times New Roman" w:hint="eastAsia"/>
                <w:szCs w:val="24"/>
              </w:rPr>
              <w:t>以生命教育作為校園推廣之目標。</w:t>
            </w:r>
            <w:commentRangeEnd w:id="1085"/>
            <w:r w:rsidR="00F43332" w:rsidRPr="00F43332">
              <w:rPr>
                <w:rStyle w:val="af5"/>
                <w:rFonts w:ascii="微軟正黑體" w:eastAsia="微軟正黑體" w:hAnsi="微軟正黑體" w:cs="Times New Roman"/>
                <w:sz w:val="24"/>
                <w:szCs w:val="24"/>
                <w:vertAlign w:val="superscript"/>
                <w:rPrChange w:id="1089"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085"/>
            </w:r>
            <w:commentRangeEnd w:id="1086"/>
            <w:r w:rsidRPr="00F43332">
              <w:rPr>
                <w:rStyle w:val="af5"/>
                <w:rFonts w:ascii="微軟正黑體" w:eastAsia="微軟正黑體" w:hAnsi="微軟正黑體" w:cs="Times New Roman"/>
                <w:sz w:val="24"/>
                <w:szCs w:val="24"/>
                <w:vertAlign w:val="superscript"/>
                <w:rPrChange w:id="1090"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086"/>
            </w:r>
            <w:commentRangeEnd w:id="1087"/>
            <w:r w:rsidRPr="00F43332">
              <w:rPr>
                <w:rStyle w:val="af5"/>
                <w:rFonts w:ascii="微軟正黑體" w:eastAsia="微軟正黑體" w:hAnsi="微軟正黑體" w:cs="Times New Roman"/>
                <w:sz w:val="24"/>
                <w:szCs w:val="24"/>
                <w:vertAlign w:val="superscript"/>
                <w:rPrChange w:id="1091"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087"/>
            </w:r>
            <w:commentRangeEnd w:id="1088"/>
            <w:r w:rsidRPr="00F43332">
              <w:rPr>
                <w:rStyle w:val="af5"/>
                <w:rFonts w:ascii="微軟正黑體" w:eastAsia="微軟正黑體" w:hAnsi="微軟正黑體" w:cs="Times New Roman"/>
                <w:sz w:val="24"/>
                <w:szCs w:val="24"/>
                <w:vertAlign w:val="superscript"/>
                <w:rPrChange w:id="1092"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088"/>
            </w:r>
            <w:r w:rsidRPr="00F43332">
              <w:rPr>
                <w:rStyle w:val="af2"/>
                <w:rFonts w:ascii="微軟正黑體" w:eastAsia="微軟正黑體" w:hAnsi="微軟正黑體" w:cs="Times New Roman"/>
                <w:szCs w:val="24"/>
                <w:rPrChange w:id="1093" w:author="駱淳渝" w:date="2026-02-05T22:26:00Z" w16du:dateUtc="2026-02-05T14:26:00Z">
                  <w:rPr>
                    <w:rStyle w:val="af2"/>
                    <w:rFonts w:ascii="微軟正黑體" w:eastAsia="微軟正黑體" w:hAnsi="微軟正黑體" w:cs="Times New Roman"/>
                    <w:szCs w:val="24"/>
                  </w:rPr>
                </w:rPrChange>
              </w:rPr>
              <w:footnoteReference w:id="134"/>
            </w:r>
            <w:bookmarkEnd w:id="1080"/>
          </w:p>
        </w:tc>
      </w:tr>
      <w:tr w:rsidR="00F43332" w:rsidRPr="00F43332" w14:paraId="6395C327" w14:textId="7128CA7B"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0F255731"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bookmarkStart w:id="1096" w:name="_Hlk212554924"/>
          </w:p>
        </w:tc>
        <w:tc>
          <w:tcPr>
            <w:tcW w:w="2010" w:type="dxa"/>
            <w:tcMar>
              <w:top w:w="100" w:type="dxa"/>
              <w:left w:w="100" w:type="dxa"/>
              <w:bottom w:w="100" w:type="dxa"/>
              <w:right w:w="100" w:type="dxa"/>
            </w:tcMar>
            <w:vAlign w:val="center"/>
          </w:tcPr>
          <w:p w14:paraId="268E9A84"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2006/10/22</w:t>
            </w:r>
          </w:p>
        </w:tc>
        <w:tc>
          <w:tcPr>
            <w:tcW w:w="4395" w:type="dxa"/>
            <w:tcMar>
              <w:top w:w="100" w:type="dxa"/>
              <w:left w:w="100" w:type="dxa"/>
              <w:bottom w:w="100" w:type="dxa"/>
              <w:right w:w="100" w:type="dxa"/>
            </w:tcMar>
            <w:vAlign w:val="center"/>
          </w:tcPr>
          <w:p w14:paraId="47CA77C5" w14:textId="37FD29DD" w:rsidR="00540BBB" w:rsidRPr="00F43332" w:rsidRDefault="2781B328" w:rsidP="2EFFC1D2">
            <w:pPr>
              <w:spacing w:after="0" w:line="300" w:lineRule="exact"/>
              <w:jc w:val="both"/>
              <w:rPr>
                <w:rFonts w:ascii="微軟正黑體" w:eastAsia="微軟正黑體" w:hAnsi="微軟正黑體" w:cs="Times New Roman"/>
                <w:kern w:val="0"/>
                <w:lang w:val="zh-TW"/>
                <w14:ligatures w14:val="none"/>
              </w:rPr>
            </w:pPr>
            <w:r w:rsidRPr="00F43332">
              <w:rPr>
                <w:rFonts w:ascii="微軟正黑體" w:eastAsia="微軟正黑體" w:hAnsi="微軟正黑體" w:cs="Times New Roman"/>
              </w:rPr>
              <w:t>成立</w:t>
            </w:r>
            <w:r w:rsidR="6EEF9B0A" w:rsidRPr="00F43332">
              <w:rPr>
                <w:rFonts w:ascii="微軟正黑體" w:eastAsia="微軟正黑體" w:hAnsi="微軟正黑體" w:cs="Times New Roman"/>
              </w:rPr>
              <w:t>高雄講堂，導師演講「第七意識與第八意識？」</w:t>
            </w:r>
          </w:p>
        </w:tc>
        <w:tc>
          <w:tcPr>
            <w:tcW w:w="8222" w:type="dxa"/>
          </w:tcPr>
          <w:p w14:paraId="44ECCCD7" w14:textId="7C4E3866"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高雄第一講堂落成安座，平實導師開講「第七意識與第八意識？」辨明意識的真實義涵及佛法的脈絡，揭示生命實相的核心奧義第八識如來藏。</w:t>
            </w:r>
          </w:p>
        </w:tc>
      </w:tr>
      <w:bookmarkEnd w:id="1096"/>
      <w:tr w:rsidR="00F43332" w:rsidRPr="00F43332" w14:paraId="00C350D2" w14:textId="4B7B2D32"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036C8AB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7613006C"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2006/12/12</w:t>
            </w:r>
          </w:p>
        </w:tc>
        <w:tc>
          <w:tcPr>
            <w:tcW w:w="4395" w:type="dxa"/>
            <w:tcMar>
              <w:top w:w="100" w:type="dxa"/>
              <w:left w:w="100" w:type="dxa"/>
              <w:bottom w:w="100" w:type="dxa"/>
              <w:right w:w="100" w:type="dxa"/>
            </w:tcMar>
            <w:vAlign w:val="center"/>
          </w:tcPr>
          <w:p w14:paraId="52041CEE" w14:textId="6181E131"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導師開講《金剛般若波羅蜜經》</w:t>
            </w:r>
          </w:p>
        </w:tc>
        <w:tc>
          <w:tcPr>
            <w:tcW w:w="8222" w:type="dxa"/>
          </w:tcPr>
          <w:p w14:paraId="470EA14D" w14:textId="706059C4"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bCs/>
                <w:szCs w:val="24"/>
              </w:rPr>
              <w:t>《金剛經》為中國大乘佛法家喻戶曉的般若經典，旨在揭示第八識金剛心。</w:t>
            </w:r>
            <w:r w:rsidRPr="00F43332">
              <w:rPr>
                <w:rFonts w:ascii="微軟正黑體" w:eastAsia="微軟正黑體" w:hAnsi="微軟正黑體" w:cs="Times New Roman" w:hint="eastAsia"/>
                <w:bCs/>
                <w:szCs w:val="24"/>
              </w:rPr>
              <w:t>平實</w:t>
            </w:r>
            <w:r w:rsidRPr="00F43332">
              <w:rPr>
                <w:rFonts w:ascii="微軟正黑體" w:eastAsia="微軟正黑體" w:hAnsi="微軟正黑體" w:cs="Times New Roman"/>
                <w:bCs/>
                <w:szCs w:val="24"/>
              </w:rPr>
              <w:t>導師採宗通方式</w:t>
            </w:r>
            <w:r w:rsidRPr="00F43332">
              <w:rPr>
                <w:rFonts w:ascii="微軟正黑體" w:eastAsia="微軟正黑體" w:hAnsi="微軟正黑體" w:cs="Times New Roman" w:hint="eastAsia"/>
                <w:bCs/>
                <w:szCs w:val="24"/>
              </w:rPr>
              <w:t>開演</w:t>
            </w:r>
            <w:r w:rsidRPr="00F43332">
              <w:rPr>
                <w:rFonts w:ascii="微軟正黑體" w:eastAsia="微軟正黑體" w:hAnsi="微軟正黑體" w:cs="Times New Roman" w:hint="eastAsia"/>
                <w:szCs w:val="24"/>
              </w:rPr>
              <w:t>《金剛般若波羅蜜經》</w:t>
            </w:r>
            <w:r w:rsidRPr="00F43332">
              <w:rPr>
                <w:rFonts w:ascii="微軟正黑體" w:eastAsia="微軟正黑體" w:hAnsi="微軟正黑體" w:cs="Times New Roman"/>
                <w:bCs/>
                <w:szCs w:val="24"/>
              </w:rPr>
              <w:t>，</w:t>
            </w:r>
            <w:r w:rsidRPr="00F43332">
              <w:rPr>
                <w:rFonts w:ascii="微軟正黑體" w:eastAsia="微軟正黑體" w:hAnsi="微軟正黑體" w:cs="Times New Roman" w:hint="eastAsia"/>
                <w:szCs w:val="24"/>
              </w:rPr>
              <w:t>所說有事、有理，更有宗門密意，</w:t>
            </w:r>
            <w:r w:rsidRPr="00F43332">
              <w:rPr>
                <w:rFonts w:ascii="微軟正黑體" w:eastAsia="微軟正黑體" w:hAnsi="微軟正黑體" w:cs="Times New Roman"/>
                <w:bCs/>
                <w:szCs w:val="24"/>
              </w:rPr>
              <w:t>拈提</w:t>
            </w:r>
            <w:r w:rsidRPr="00F43332">
              <w:rPr>
                <w:rFonts w:ascii="微軟正黑體" w:eastAsia="微軟正黑體" w:hAnsi="微軟正黑體" w:cs="Times New Roman" w:hint="eastAsia"/>
                <w:bCs/>
                <w:szCs w:val="24"/>
              </w:rPr>
              <w:t>與經文有關之</w:t>
            </w:r>
            <w:r w:rsidRPr="00F43332">
              <w:rPr>
                <w:rFonts w:ascii="微軟正黑體" w:eastAsia="微軟正黑體" w:hAnsi="微軟正黑體" w:cs="Times New Roman"/>
                <w:bCs/>
                <w:szCs w:val="24"/>
              </w:rPr>
              <w:t>禪宗公案，助益學人開悟見道。</w:t>
            </w:r>
          </w:p>
          <w:p w14:paraId="4F81AFE1" w14:textId="69FD5735"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後依 導師宣講內容整理出版《金剛經宗通》全套共九輯。2012/5/31出版第一輯，2013/9/30出版第九輯。</w:t>
            </w:r>
          </w:p>
        </w:tc>
      </w:tr>
      <w:tr w:rsidR="00F43332" w:rsidRPr="00F43332" w14:paraId="3341AA54" w14:textId="3D4526FA"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00046B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5A563FF"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2007/01</w:t>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F9D0A1" w14:textId="4BEE27DA"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出版蔡正禮老師著《現代人應有之宗教觀》</w:t>
            </w:r>
          </w:p>
        </w:tc>
        <w:tc>
          <w:tcPr>
            <w:tcW w:w="8222" w:type="dxa"/>
          </w:tcPr>
          <w:p w14:paraId="1EC7C57D" w14:textId="77777777" w:rsidR="00540BBB" w:rsidRPr="00F43332" w:rsidRDefault="00540BBB" w:rsidP="00540BBB">
            <w:pPr>
              <w:tabs>
                <w:tab w:val="left" w:pos="807"/>
              </w:tabs>
              <w:spacing w:line="320" w:lineRule="exact"/>
              <w:jc w:val="both"/>
              <w:rPr>
                <w:rFonts w:ascii="微軟正黑體" w:eastAsia="微軟正黑體" w:hAnsi="微軟正黑體"/>
                <w:szCs w:val="24"/>
              </w:rPr>
            </w:pPr>
            <w:r w:rsidRPr="00F43332">
              <w:rPr>
                <w:rFonts w:ascii="微軟正黑體" w:eastAsia="微軟正黑體" w:hAnsi="微軟正黑體" w:hint="eastAsia"/>
                <w:szCs w:val="24"/>
              </w:rPr>
              <w:t>新竹講堂成立伊始，有學員提出現代人修學佛法基本教理問題，本會蔡正禮老師擇要答覆，並整理印行《現代人應有之宗教觀》一書流通。後有一貫道點傳師以網路化名質疑此書，蔡正禮老師遂以問答形式撰文回覆，再版時增補於書後。</w:t>
            </w:r>
          </w:p>
          <w:p w14:paraId="70F01BC2" w14:textId="77777777" w:rsidR="00540BBB" w:rsidRPr="00F43332" w:rsidRDefault="00540BBB" w:rsidP="00540BBB">
            <w:pPr>
              <w:spacing w:after="0" w:line="300" w:lineRule="exact"/>
              <w:jc w:val="both"/>
              <w:rPr>
                <w:rFonts w:ascii="微軟正黑體" w:eastAsia="微軟正黑體" w:hAnsi="微軟正黑體" w:cs="Times New Roman"/>
                <w:szCs w:val="24"/>
              </w:rPr>
            </w:pPr>
            <w:commentRangeStart w:id="1097"/>
            <w:r w:rsidRPr="00F43332">
              <w:rPr>
                <w:rFonts w:ascii="微軟正黑體" w:eastAsia="微軟正黑體" w:hAnsi="微軟正黑體" w:cs="Times New Roman" w:hint="eastAsia"/>
                <w:szCs w:val="24"/>
              </w:rPr>
              <w:t>之後，本會持續出版口袋書</w:t>
            </w:r>
            <w:commentRangeEnd w:id="1097"/>
            <w:r w:rsidR="00F43332" w:rsidRPr="00F43332">
              <w:rPr>
                <w:rStyle w:val="af5"/>
                <w:rFonts w:ascii="微軟正黑體" w:eastAsia="微軟正黑體" w:hAnsi="微軟正黑體" w:cs="Times New Roman" w:hint="eastAsia"/>
                <w:sz w:val="24"/>
                <w:szCs w:val="24"/>
                <w:rPrChange w:id="1098" w:author="駱淳渝" w:date="2026-02-05T22:26:00Z" w16du:dateUtc="2026-02-05T14:26:00Z">
                  <w:rPr>
                    <w:rStyle w:val="af5"/>
                    <w:rFonts w:ascii="微軟正黑體" w:eastAsia="微軟正黑體" w:hAnsi="微軟正黑體" w:cs="Times New Roman" w:hint="eastAsia"/>
                    <w:sz w:val="24"/>
                    <w:szCs w:val="24"/>
                  </w:rPr>
                </w:rPrChange>
              </w:rPr>
              <w:commentReference w:id="1097"/>
            </w:r>
            <w:r w:rsidRPr="00F43332">
              <w:rPr>
                <w:rFonts w:ascii="微軟正黑體" w:eastAsia="微軟正黑體" w:hAnsi="微軟正黑體" w:cs="Times New Roman" w:hint="eastAsia"/>
                <w:szCs w:val="24"/>
                <w:rPrChange w:id="1099" w:author="駱淳渝" w:date="2026-02-05T22:26:00Z" w16du:dateUtc="2026-02-05T14:26:00Z">
                  <w:rPr>
                    <w:rFonts w:ascii="微軟正黑體" w:eastAsia="微軟正黑體" w:hAnsi="微軟正黑體" w:cs="Times New Roman" w:hint="eastAsia"/>
                    <w:szCs w:val="24"/>
                  </w:rPr>
                </w:rPrChange>
              </w:rPr>
              <w:t>，</w:t>
            </w:r>
            <w:r w:rsidRPr="00F43332">
              <w:rPr>
                <w:rFonts w:ascii="微軟正黑體" w:eastAsia="微軟正黑體" w:hAnsi="微軟正黑體" w:cs="Times New Roman" w:hint="eastAsia"/>
                <w:szCs w:val="24"/>
              </w:rPr>
              <w:t>透過簡潔扼要形式，協助讀者快速掌握佛法精義。包括：</w:t>
            </w:r>
          </w:p>
          <w:p w14:paraId="4665C907"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2007/12</w:t>
            </w:r>
            <w:r w:rsidRPr="00F43332">
              <w:rPr>
                <w:rFonts w:ascii="微軟正黑體" w:eastAsia="微軟正黑體" w:hAnsi="微軟正黑體" w:cs="Times New Roman" w:hint="eastAsia"/>
                <w:szCs w:val="24"/>
              </w:rPr>
              <w:tab/>
              <w:t>《確保您的權益—器官捐贈應注意自我保護》</w:t>
            </w:r>
          </w:p>
          <w:p w14:paraId="49DDEC95"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2008/03《成佛之道》</w:t>
            </w:r>
          </w:p>
          <w:p w14:paraId="61C9DE34"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2009/04《淨土奇特行門》</w:t>
            </w:r>
          </w:p>
          <w:p w14:paraId="185E5513"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2009/05</w:t>
            </w:r>
            <w:r w:rsidRPr="00F43332">
              <w:rPr>
                <w:rFonts w:ascii="微軟正黑體" w:eastAsia="微軟正黑體" w:hAnsi="微軟正黑體" w:cs="Times New Roman" w:hint="eastAsia"/>
                <w:szCs w:val="24"/>
              </w:rPr>
              <w:tab/>
              <w:t>《導師之真實義》</w:t>
            </w:r>
          </w:p>
          <w:p w14:paraId="75F267C1"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2009/08</w:t>
            </w:r>
            <w:r w:rsidRPr="00F43332">
              <w:rPr>
                <w:rFonts w:ascii="微軟正黑體" w:eastAsia="微軟正黑體" w:hAnsi="微軟正黑體" w:cs="Times New Roman" w:hint="eastAsia"/>
                <w:szCs w:val="24"/>
              </w:rPr>
              <w:tab/>
              <w:t>《一貫道與開悟》</w:t>
            </w:r>
          </w:p>
          <w:p w14:paraId="6F835D9B"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2011/03《繫念思惟念佛法門》</w:t>
            </w:r>
          </w:p>
          <w:p w14:paraId="1DAB0550"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2015/08《從一佛所在世界談宇宙大覺者》</w:t>
            </w:r>
          </w:p>
          <w:p w14:paraId="44F7873C" w14:textId="77777777" w:rsidR="00540BBB" w:rsidRPr="00F43332" w:rsidRDefault="00540BBB" w:rsidP="00540BBB">
            <w:pPr>
              <w:spacing w:after="0" w:line="300" w:lineRule="exact"/>
              <w:jc w:val="both"/>
              <w:rPr>
                <w:rFonts w:ascii="微軟正黑體" w:eastAsia="微軟正黑體" w:hAnsi="微軟正黑體" w:cs="Times New Roman"/>
                <w:szCs w:val="24"/>
              </w:rPr>
            </w:pPr>
            <w:commentRangeStart w:id="1100"/>
            <w:commentRangeStart w:id="1101"/>
            <w:r w:rsidRPr="00F43332">
              <w:rPr>
                <w:rFonts w:ascii="微軟正黑體" w:eastAsia="微軟正黑體" w:hAnsi="微軟正黑體" w:cs="Times New Roman" w:hint="eastAsia"/>
                <w:szCs w:val="24"/>
              </w:rPr>
              <w:t>2016/07</w:t>
            </w:r>
            <w:commentRangeEnd w:id="1100"/>
            <w:r w:rsidR="00F43332" w:rsidRPr="00F43332">
              <w:rPr>
                <w:rStyle w:val="af5"/>
                <w:rFonts w:ascii="微軟正黑體" w:eastAsia="微軟正黑體" w:hAnsi="微軟正黑體" w:cs="Times New Roman" w:hint="eastAsia"/>
                <w:sz w:val="24"/>
                <w:szCs w:val="24"/>
                <w:rPrChange w:id="1102" w:author="駱淳渝" w:date="2026-02-05T22:26:00Z" w16du:dateUtc="2026-02-05T14:26:00Z">
                  <w:rPr>
                    <w:rStyle w:val="af5"/>
                    <w:rFonts w:ascii="微軟正黑體" w:eastAsia="微軟正黑體" w:hAnsi="微軟正黑體" w:cs="Times New Roman" w:hint="eastAsia"/>
                    <w:sz w:val="24"/>
                    <w:szCs w:val="24"/>
                  </w:rPr>
                </w:rPrChange>
              </w:rPr>
              <w:commentReference w:id="1100"/>
            </w:r>
            <w:commentRangeEnd w:id="1101"/>
            <w:r w:rsidRPr="00F43332">
              <w:rPr>
                <w:rStyle w:val="af5"/>
                <w:rFonts w:ascii="微軟正黑體" w:eastAsia="微軟正黑體" w:hAnsi="微軟正黑體" w:cs="Times New Roman" w:hint="eastAsia"/>
                <w:sz w:val="24"/>
                <w:szCs w:val="24"/>
                <w:rPrChange w:id="1103" w:author="駱淳渝" w:date="2026-02-05T22:26:00Z" w16du:dateUtc="2026-02-05T14:26:00Z">
                  <w:rPr>
                    <w:rStyle w:val="af5"/>
                    <w:rFonts w:ascii="微軟正黑體" w:eastAsia="微軟正黑體" w:hAnsi="微軟正黑體" w:cs="Times New Roman" w:hint="eastAsia"/>
                    <w:sz w:val="24"/>
                    <w:szCs w:val="24"/>
                  </w:rPr>
                </w:rPrChange>
              </w:rPr>
              <w:commentReference w:id="1101"/>
            </w:r>
            <w:r w:rsidRPr="00F43332">
              <w:rPr>
                <w:rFonts w:ascii="微軟正黑體" w:eastAsia="微軟正黑體" w:hAnsi="微軟正黑體" w:cs="Times New Roman" w:hint="eastAsia"/>
                <w:szCs w:val="24"/>
                <w:rPrChange w:id="1104" w:author="駱淳渝" w:date="2026-02-05T22:26:00Z" w16du:dateUtc="2026-02-05T14:26:00Z">
                  <w:rPr>
                    <w:rFonts w:ascii="微軟正黑體" w:eastAsia="微軟正黑體" w:hAnsi="微軟正黑體" w:cs="Times New Roman" w:hint="eastAsia"/>
                    <w:szCs w:val="24"/>
                  </w:rPr>
                </w:rPrChange>
              </w:rPr>
              <w:t>《表相歸依與實義歸依》</w:t>
            </w:r>
          </w:p>
          <w:p w14:paraId="670BD2F9"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2019/05《佛教與成佛》</w:t>
            </w:r>
          </w:p>
          <w:p w14:paraId="4BA993EA"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2024/03</w:t>
            </w:r>
            <w:r w:rsidRPr="00F43332">
              <w:rPr>
                <w:rFonts w:ascii="微軟正黑體" w:eastAsia="微軟正黑體" w:hAnsi="微軟正黑體" w:cs="Times New Roman" w:hint="eastAsia"/>
                <w:szCs w:val="24"/>
              </w:rPr>
              <w:tab/>
              <w:t>《尊師重道》</w:t>
            </w:r>
          </w:p>
          <w:p w14:paraId="439C62B5"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2025/01《正覺總持咒的威德力》</w:t>
            </w:r>
          </w:p>
          <w:p w14:paraId="20F50F4D" w14:textId="2E4C0DFF"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2025/10《老了要靠誰？》</w:t>
            </w:r>
          </w:p>
        </w:tc>
      </w:tr>
      <w:tr w:rsidR="00F43332" w:rsidRPr="00F43332" w14:paraId="71C07A67" w14:textId="0819A356"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1069F07"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60F8C50"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2007/03/30</w:t>
            </w:r>
            <w:r w:rsidRPr="00F43332">
              <w:rPr>
                <w:rStyle w:val="af2"/>
                <w:rFonts w:ascii="微軟正黑體" w:eastAsia="微軟正黑體" w:hAnsi="微軟正黑體"/>
                <w:bCs/>
              </w:rPr>
              <w:footnoteReference w:id="135"/>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D869873" w14:textId="7456CB2F" w:rsidR="00540BBB" w:rsidRPr="00F43332" w:rsidRDefault="00540BBB" w:rsidP="00540BBB">
            <w:pPr>
              <w:spacing w:after="0" w:line="300" w:lineRule="exact"/>
              <w:jc w:val="both"/>
              <w:rPr>
                <w:rFonts w:ascii="微軟正黑體" w:eastAsia="微軟正黑體" w:hAnsi="微軟正黑體" w:cs="Times New Roman"/>
                <w:szCs w:val="24"/>
              </w:rPr>
            </w:pPr>
            <w:bookmarkStart w:id="1105" w:name="_Hlk198330571"/>
            <w:r w:rsidRPr="00F43332">
              <w:rPr>
                <w:rFonts w:ascii="微軟正黑體" w:eastAsia="微軟正黑體" w:hAnsi="微軟正黑體" w:cs="Times New Roman" w:hint="eastAsia"/>
                <w:szCs w:val="24"/>
              </w:rPr>
              <w:t>出版《我的菩提路》</w:t>
            </w:r>
            <w:bookmarkEnd w:id="1105"/>
          </w:p>
        </w:tc>
        <w:tc>
          <w:tcPr>
            <w:tcW w:w="8222" w:type="dxa"/>
          </w:tcPr>
          <w:p w14:paraId="22681154" w14:textId="77777777" w:rsidR="00540BBB" w:rsidRPr="00F43332" w:rsidRDefault="00540BBB" w:rsidP="00540BBB">
            <w:pPr>
              <w:spacing w:after="0" w:line="300" w:lineRule="exact"/>
              <w:jc w:val="both"/>
              <w:rPr>
                <w:rFonts w:ascii="微軟正黑體" w:eastAsia="微軟正黑體" w:hAnsi="微軟正黑體"/>
                <w:szCs w:val="24"/>
              </w:rPr>
            </w:pPr>
            <w:r w:rsidRPr="00F43332">
              <w:rPr>
                <w:rFonts w:ascii="微軟正黑體" w:eastAsia="微軟正黑體" w:hAnsi="微軟正黑體" w:hint="eastAsia"/>
                <w:szCs w:val="24"/>
              </w:rPr>
              <w:t>本會出版《我的菩提路》系列，收錄經 平實導師印證明心、見性同修之見道報告，詳述今生求法與見道因緣，集結成冊流通。</w:t>
            </w:r>
          </w:p>
          <w:p w14:paraId="5A9BDF06" w14:textId="3D5A67C0"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2025/8/29出版《我的菩提路》</w:t>
            </w:r>
            <w:commentRangeStart w:id="1106"/>
            <w:r w:rsidRPr="00F43332">
              <w:rPr>
                <w:rFonts w:ascii="微軟正黑體" w:eastAsia="微軟正黑體" w:hAnsi="微軟正黑體" w:hint="eastAsia"/>
                <w:szCs w:val="24"/>
              </w:rPr>
              <w:t>第八輯</w:t>
            </w:r>
            <w:commentRangeEnd w:id="1106"/>
            <w:r w:rsidR="00F43332" w:rsidRPr="00F43332">
              <w:rPr>
                <w:rStyle w:val="af5"/>
                <w:rFonts w:ascii="微軟正黑體" w:eastAsia="微軟正黑體" w:hAnsi="微軟正黑體" w:hint="eastAsia"/>
                <w:sz w:val="24"/>
                <w:szCs w:val="24"/>
                <w:rPrChange w:id="1107" w:author="駱淳渝" w:date="2026-02-05T22:26:00Z" w16du:dateUtc="2026-02-05T14:26:00Z">
                  <w:rPr>
                    <w:rStyle w:val="af5"/>
                    <w:rFonts w:ascii="微軟正黑體" w:eastAsia="微軟正黑體" w:hAnsi="微軟正黑體" w:hint="eastAsia"/>
                    <w:sz w:val="24"/>
                    <w:szCs w:val="24"/>
                  </w:rPr>
                </w:rPrChange>
              </w:rPr>
              <w:commentReference w:id="1106"/>
            </w:r>
            <w:r w:rsidRPr="00F43332">
              <w:rPr>
                <w:rFonts w:ascii="微軟正黑體" w:eastAsia="微軟正黑體" w:hAnsi="微軟正黑體" w:hint="eastAsia"/>
                <w:szCs w:val="24"/>
                <w:rPrChange w:id="1108" w:author="駱淳渝" w:date="2026-02-05T22:26:00Z" w16du:dateUtc="2026-02-05T14:26:00Z">
                  <w:rPr>
                    <w:rFonts w:ascii="微軟正黑體" w:eastAsia="微軟正黑體" w:hAnsi="微軟正黑體" w:hint="eastAsia"/>
                    <w:szCs w:val="24"/>
                  </w:rPr>
                </w:rPrChange>
              </w:rPr>
              <w:t>。</w:t>
            </w:r>
          </w:p>
        </w:tc>
      </w:tr>
      <w:tr w:rsidR="00F43332" w:rsidRPr="00F43332" w14:paraId="2216E59D" w14:textId="7777777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22CAF7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54ADBF" w14:textId="7A026109"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bCs/>
              </w:rPr>
              <w:t>2007/04/15</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9A245F" w14:textId="7B0BC292"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bCs/>
                <w:szCs w:val="24"/>
              </w:rPr>
              <w:t>正覺祖師堂舉行安座大典</w:t>
            </w:r>
          </w:p>
        </w:tc>
        <w:tc>
          <w:tcPr>
            <w:tcW w:w="8222" w:type="dxa"/>
          </w:tcPr>
          <w:p w14:paraId="7A71935D" w14:textId="504AF2E9" w:rsidR="00540BBB" w:rsidRPr="00F43332" w:rsidRDefault="6EEF9B0A" w:rsidP="2EFFC1D2">
            <w:pPr>
              <w:spacing w:after="0" w:line="300" w:lineRule="exact"/>
              <w:jc w:val="both"/>
              <w:rPr>
                <w:rFonts w:ascii="微軟正黑體" w:eastAsia="微軟正黑體" w:hAnsi="微軟正黑體" w:cs="Times New Roman"/>
              </w:rPr>
            </w:pPr>
            <w:r w:rsidRPr="00F43332">
              <w:rPr>
                <w:rFonts w:ascii="微軟正黑體" w:eastAsia="微軟正黑體" w:hAnsi="微軟正黑體" w:cs="Times New Roman"/>
              </w:rPr>
              <w:t>2007/4/15舉行正覺祖師堂安座大典，正殿右側供奉</w:t>
            </w:r>
            <w:r w:rsidRPr="00F43332">
              <w:rPr>
                <w:rFonts w:ascii="微軟正黑體" w:eastAsia="微軟正黑體" w:hAnsi="微軟正黑體"/>
              </w:rPr>
              <w:t>與導師因緣深厚的克勤</w:t>
            </w:r>
            <w:r w:rsidRPr="00F43332">
              <w:rPr>
                <w:rFonts w:ascii="微軟正黑體" w:eastAsia="微軟正黑體" w:hAnsi="微軟正黑體" w:cs="Times New Roman"/>
              </w:rPr>
              <w:t>大師聖像</w:t>
            </w:r>
            <w:r w:rsidR="6F5AA443" w:rsidRPr="00F43332">
              <w:rPr>
                <w:rFonts w:ascii="微軟正黑體" w:eastAsia="微軟正黑體" w:hAnsi="微軟正黑體" w:cs="Times New Roman"/>
              </w:rPr>
              <w:t>，表彰</w:t>
            </w:r>
            <w:r w:rsidR="27800FF7" w:rsidRPr="00F43332">
              <w:rPr>
                <w:rFonts w:ascii="微軟正黑體" w:eastAsia="微軟正黑體" w:hAnsi="微軟正黑體" w:cs="Times New Roman"/>
              </w:rPr>
              <w:t>法</w:t>
            </w:r>
            <w:r w:rsidR="6F5AA443" w:rsidRPr="00F43332">
              <w:rPr>
                <w:rFonts w:ascii="微軟正黑體" w:eastAsia="微軟正黑體" w:hAnsi="微軟正黑體" w:cs="Times New Roman"/>
              </w:rPr>
              <w:t>脈</w:t>
            </w:r>
            <w:r w:rsidR="769887CD" w:rsidRPr="00F43332">
              <w:rPr>
                <w:rFonts w:ascii="微軟正黑體" w:eastAsia="微軟正黑體" w:hAnsi="微軟正黑體" w:cs="Times New Roman"/>
              </w:rPr>
              <w:t>宗風</w:t>
            </w:r>
            <w:r w:rsidR="6F5AA443" w:rsidRPr="00F43332">
              <w:rPr>
                <w:rFonts w:ascii="微軟正黑體" w:eastAsia="微軟正黑體" w:hAnsi="微軟正黑體" w:cs="Times New Roman"/>
              </w:rPr>
              <w:t>傳承</w:t>
            </w:r>
            <w:r w:rsidR="769887CD" w:rsidRPr="00F43332">
              <w:rPr>
                <w:rFonts w:ascii="微軟正黑體" w:eastAsia="微軟正黑體" w:hAnsi="微軟正黑體" w:cs="Times New Roman"/>
              </w:rPr>
              <w:t>，</w:t>
            </w:r>
            <w:r w:rsidR="70894DA3" w:rsidRPr="00F43332">
              <w:rPr>
                <w:rFonts w:ascii="微軟正黑體" w:eastAsia="微軟正黑體" w:hAnsi="微軟正黑體" w:cs="Times New Roman"/>
              </w:rPr>
              <w:t>並</w:t>
            </w:r>
            <w:r w:rsidR="6F5AA443" w:rsidRPr="00F43332">
              <w:rPr>
                <w:rFonts w:ascii="微軟正黑體" w:eastAsia="微軟正黑體" w:hAnsi="微軟正黑體" w:cs="Times New Roman"/>
              </w:rPr>
              <w:t>將道場命名為「祖師堂」</w:t>
            </w:r>
            <w:r w:rsidRPr="00F43332">
              <w:rPr>
                <w:rFonts w:ascii="微軟正黑體" w:eastAsia="微軟正黑體" w:hAnsi="微軟正黑體" w:cs="Times New Roman"/>
              </w:rPr>
              <w:t>。祖師堂首任住持是白正偉老師</w:t>
            </w:r>
            <w:r w:rsidR="00540BBB" w:rsidRPr="00F43332">
              <w:rPr>
                <w:rStyle w:val="af2"/>
                <w:rFonts w:ascii="微軟正黑體" w:eastAsia="微軟正黑體" w:hAnsi="微軟正黑體" w:cs="Times New Roman"/>
                <w:bCs/>
                <w:szCs w:val="24"/>
              </w:rPr>
              <w:footnoteReference w:id="136"/>
            </w:r>
            <w:r w:rsidRPr="00F43332">
              <w:rPr>
                <w:rFonts w:ascii="微軟正黑體" w:eastAsia="微軟正黑體" w:hAnsi="微軟正黑體" w:cs="Times New Roman"/>
              </w:rPr>
              <w:t>。</w:t>
            </w:r>
          </w:p>
          <w:p w14:paraId="727232E1" w14:textId="78309283" w:rsidR="00540BBB" w:rsidRPr="00F43332" w:rsidRDefault="00540BBB" w:rsidP="00540BBB">
            <w:pPr>
              <w:spacing w:after="0" w:line="300" w:lineRule="exact"/>
              <w:jc w:val="both"/>
              <w:rPr>
                <w:rFonts w:ascii="微軟正黑體" w:eastAsia="微軟正黑體" w:hAnsi="微軟正黑體"/>
                <w:szCs w:val="24"/>
                <w:rPrChange w:id="1111" w:author="駱淳渝" w:date="2026-02-05T22:26:00Z" w16du:dateUtc="2026-02-05T14:26:00Z">
                  <w:rPr>
                    <w:rFonts w:ascii="微軟正黑體" w:eastAsia="微軟正黑體" w:hAnsi="微軟正黑體"/>
                    <w:color w:val="E97132" w:themeColor="accent2"/>
                    <w:szCs w:val="24"/>
                  </w:rPr>
                </w:rPrChange>
              </w:rPr>
            </w:pPr>
            <w:r w:rsidRPr="00F43332">
              <w:rPr>
                <w:rFonts w:ascii="微軟正黑體" w:eastAsia="微軟正黑體" w:hAnsi="微軟正黑體" w:cs="Times New Roman"/>
                <w:bCs/>
                <w:szCs w:val="24"/>
              </w:rPr>
              <w:t>2018年</w:t>
            </w:r>
            <w:commentRangeStart w:id="1112"/>
            <w:commentRangeStart w:id="1113"/>
            <w:r w:rsidRPr="00F43332">
              <w:rPr>
                <w:rFonts w:ascii="微軟正黑體" w:eastAsia="微軟正黑體" w:hAnsi="微軟正黑體" w:hint="eastAsia"/>
                <w:bCs/>
                <w:szCs w:val="24"/>
              </w:rPr>
              <w:t>正覺祖師堂增建牌</w:t>
            </w:r>
            <w:r w:rsidRPr="00F43332">
              <w:rPr>
                <w:rFonts w:ascii="微軟正黑體" w:eastAsia="微軟正黑體" w:hAnsi="微軟正黑體" w:cs="Times New Roman" w:hint="eastAsia"/>
                <w:bCs/>
                <w:szCs w:val="24"/>
              </w:rPr>
              <w:t>樓及鑲立碑文</w:t>
            </w:r>
            <w:commentRangeEnd w:id="1112"/>
            <w:r w:rsidR="00F43332" w:rsidRPr="00F43332">
              <w:rPr>
                <w:rStyle w:val="af5"/>
                <w:rFonts w:ascii="微軟正黑體" w:eastAsia="微軟正黑體" w:hAnsi="微軟正黑體" w:hint="eastAsia"/>
                <w:bCs/>
                <w:sz w:val="24"/>
                <w:szCs w:val="24"/>
              </w:rPr>
              <w:commentReference w:id="1112"/>
            </w:r>
            <w:commentRangeEnd w:id="1113"/>
            <w:r w:rsidRPr="00F43332">
              <w:rPr>
                <w:rStyle w:val="af5"/>
                <w:rFonts w:ascii="微軟正黑體" w:eastAsia="微軟正黑體" w:hAnsi="微軟正黑體" w:hint="eastAsia"/>
                <w:bCs/>
                <w:sz w:val="24"/>
                <w:szCs w:val="24"/>
              </w:rPr>
              <w:commentReference w:id="1113"/>
            </w:r>
            <w:r w:rsidRPr="00F43332">
              <w:rPr>
                <w:rFonts w:ascii="微軟正黑體" w:eastAsia="微軟正黑體" w:hAnsi="微軟正黑體" w:hint="eastAsia"/>
                <w:bCs/>
                <w:szCs w:val="24"/>
              </w:rPr>
              <w:t>。</w:t>
            </w:r>
          </w:p>
        </w:tc>
      </w:tr>
      <w:tr w:rsidR="00F43332" w:rsidRPr="00F43332" w14:paraId="4D04E3CD" w14:textId="7C745F0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B54EF1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65767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2007/04/20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37F5C2D" w14:textId="77777777" w:rsidR="00540BBB" w:rsidRPr="00F43332" w:rsidRDefault="00540BBB" w:rsidP="00540BBB">
            <w:pPr>
              <w:spacing w:after="0" w:line="300" w:lineRule="exact"/>
              <w:jc w:val="both"/>
              <w:rPr>
                <w:rFonts w:ascii="微軟正黑體" w:eastAsia="微軟正黑體" w:hAnsi="微軟正黑體" w:cs="Times New Roman"/>
                <w:szCs w:val="24"/>
              </w:rPr>
            </w:pPr>
            <w:bookmarkStart w:id="1114" w:name="_Hlk177825760"/>
            <w:r w:rsidRPr="00F43332">
              <w:rPr>
                <w:rFonts w:ascii="微軟正黑體" w:eastAsia="微軟正黑體" w:hAnsi="微軟正黑體" w:cs="Times New Roman" w:hint="eastAsia"/>
                <w:szCs w:val="24"/>
              </w:rPr>
              <w:t>首次在正覺祖師堂舉行精進禪三</w:t>
            </w:r>
            <w:bookmarkEnd w:id="1114"/>
          </w:p>
        </w:tc>
        <w:tc>
          <w:tcPr>
            <w:tcW w:w="8222" w:type="dxa"/>
          </w:tcPr>
          <w:p w14:paraId="176EA028" w14:textId="0181DEEC" w:rsidR="00540BBB" w:rsidRPr="00F43332" w:rsidRDefault="00540BBB" w:rsidP="00540BBB">
            <w:pPr>
              <w:spacing w:after="0" w:line="320" w:lineRule="exact"/>
              <w:rPr>
                <w:rFonts w:ascii="微軟正黑體" w:eastAsia="微軟正黑體" w:hAnsi="微軟正黑體" w:cs="Times New Roman"/>
                <w:szCs w:val="24"/>
              </w:rPr>
            </w:pPr>
            <w:r w:rsidRPr="00F43332">
              <w:rPr>
                <w:rFonts w:ascii="微軟正黑體" w:eastAsia="微軟正黑體" w:hAnsi="微軟正黑體" w:cs="PingFang TC" w:hint="eastAsia"/>
                <w:szCs w:val="24"/>
                <w:lang w:bidi="ar-SA"/>
              </w:rPr>
              <w:t>正覺祖師堂</w:t>
            </w:r>
            <w:r w:rsidRPr="00F43332">
              <w:rPr>
                <w:rFonts w:ascii="微軟正黑體" w:eastAsia="微軟正黑體" w:hAnsi="微軟正黑體" w:cs="Helvetica"/>
                <w:szCs w:val="24"/>
                <w:lang w:bidi="ar-SA"/>
              </w:rPr>
              <w:t>2007/4/</w:t>
            </w:r>
            <w:r w:rsidRPr="00F43332">
              <w:rPr>
                <w:rFonts w:ascii="微軟正黑體" w:eastAsia="微軟正黑體" w:hAnsi="微軟正黑體" w:cs="PingFang TC"/>
                <w:szCs w:val="24"/>
                <w:lang w:bidi="ar-SA"/>
              </w:rPr>
              <w:t>15</w:t>
            </w:r>
            <w:r w:rsidRPr="00F43332">
              <w:rPr>
                <w:rFonts w:ascii="微軟正黑體" w:eastAsia="微軟正黑體" w:hAnsi="微軟正黑體" w:cs="PingFang TC" w:hint="eastAsia"/>
                <w:szCs w:val="24"/>
                <w:lang w:bidi="ar-SA"/>
              </w:rPr>
              <w:t>安座啟用後，</w:t>
            </w:r>
            <w:r w:rsidRPr="00F43332">
              <w:rPr>
                <w:rFonts w:ascii="微軟正黑體" w:eastAsia="微軟正黑體" w:hAnsi="微軟正黑體" w:cs="Times New Roman" w:hint="eastAsia"/>
                <w:szCs w:val="24"/>
              </w:rPr>
              <w:t>同年</w:t>
            </w:r>
            <w:r w:rsidRPr="00F43332">
              <w:rPr>
                <w:rFonts w:ascii="微軟正黑體" w:eastAsia="微軟正黑體" w:hAnsi="微軟正黑體" w:cs="Times New Roman"/>
                <w:szCs w:val="24"/>
              </w:rPr>
              <w:t>4/</w:t>
            </w:r>
            <w:r w:rsidRPr="00F43332">
              <w:rPr>
                <w:rFonts w:ascii="微軟正黑體" w:eastAsia="微軟正黑體" w:hAnsi="微軟正黑體" w:cs="Times New Roman" w:hint="eastAsia"/>
                <w:szCs w:val="24"/>
              </w:rPr>
              <w:t>20首次在祖師堂舉行第23屆精進禪三。之後</w:t>
            </w:r>
            <w:r w:rsidRPr="00F43332">
              <w:rPr>
                <w:rFonts w:ascii="微軟正黑體" w:eastAsia="微軟正黑體" w:hAnsi="微軟正黑體" w:cs="PingFang TC" w:hint="eastAsia"/>
                <w:szCs w:val="24"/>
                <w:lang w:bidi="ar-SA"/>
              </w:rPr>
              <w:t>每年四月及十月固定在祖師堂舉辦二~三梯次精進禪三，每梯次共修時間為四天三夜。</w:t>
            </w:r>
          </w:p>
        </w:tc>
      </w:tr>
      <w:tr w:rsidR="00F43332" w:rsidRPr="00F43332" w14:paraId="32B17B6D" w14:textId="48E5B284"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BEEA5E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D5EE243"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2007/</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9/1</w:t>
            </w:r>
            <w:r w:rsidRPr="00F43332">
              <w:rPr>
                <w:rFonts w:ascii="微軟正黑體" w:eastAsia="微軟正黑體" w:hAnsi="微軟正黑體" w:cs="Times New Roman" w:hint="eastAsia"/>
                <w:szCs w:val="24"/>
              </w:rPr>
              <w:t>4</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C1AF44A" w14:textId="77777777" w:rsidR="00540BBB" w:rsidRPr="00F43332" w:rsidRDefault="00540BBB" w:rsidP="00540BBB">
            <w:pPr>
              <w:spacing w:after="0" w:line="300" w:lineRule="exact"/>
              <w:jc w:val="both"/>
              <w:rPr>
                <w:rFonts w:ascii="微軟正黑體" w:eastAsia="微軟正黑體" w:hAnsi="微軟正黑體" w:cs="Times New Roman"/>
                <w:szCs w:val="24"/>
              </w:rPr>
            </w:pPr>
            <w:bookmarkStart w:id="1115" w:name="_Hlk161056745"/>
            <w:r w:rsidRPr="00F43332">
              <w:rPr>
                <w:rFonts w:ascii="微軟正黑體" w:eastAsia="微軟正黑體" w:hAnsi="微軟正黑體" w:cs="Times New Roman" w:hint="eastAsia"/>
                <w:szCs w:val="24"/>
              </w:rPr>
              <w:t>出版《宗風與門庭》</w:t>
            </w:r>
            <w:bookmarkEnd w:id="1115"/>
          </w:p>
        </w:tc>
        <w:tc>
          <w:tcPr>
            <w:tcW w:w="8222" w:type="dxa"/>
          </w:tcPr>
          <w:p w14:paraId="2EFE60D9" w14:textId="09DC68A4" w:rsidR="00540BBB" w:rsidRPr="00F43332" w:rsidRDefault="00540BBB" w:rsidP="00540BBB">
            <w:pPr>
              <w:widowControl/>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《宗風與門庭》是本會專為內部執事人員印製的自修教材。本會宗風是三乘兼顧並修，門庭設施有二：不許結黨及營私。</w:t>
            </w:r>
          </w:p>
        </w:tc>
      </w:tr>
      <w:tr w:rsidR="00F43332" w:rsidRPr="00F43332" w14:paraId="2D820F55" w14:textId="6FD63813"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DD8C7B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bookmarkStart w:id="1116" w:name="_Hlk206610601"/>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073478B"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2007/1</w:t>
            </w:r>
            <w:r w:rsidRPr="00F43332">
              <w:rPr>
                <w:rFonts w:ascii="微軟正黑體" w:eastAsia="微軟正黑體" w:hAnsi="微軟正黑體" w:cs="Times New Roman" w:hint="eastAsia"/>
                <w:szCs w:val="24"/>
              </w:rPr>
              <w:t>1/0</w:t>
            </w:r>
            <w:r w:rsidRPr="00F43332">
              <w:rPr>
                <w:rFonts w:ascii="微軟正黑體" w:eastAsia="微軟正黑體" w:hAnsi="微軟正黑體" w:cs="Times New Roman"/>
                <w:szCs w:val="24"/>
              </w:rPr>
              <w:t>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18C8DF1"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出版《鈍鳥與靈龜》</w:t>
            </w:r>
          </w:p>
        </w:tc>
        <w:tc>
          <w:tcPr>
            <w:tcW w:w="8222" w:type="dxa"/>
          </w:tcPr>
          <w:p w14:paraId="33631A67" w14:textId="72598CFE"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平實所著《鈍鳥與靈龜》舉證天童宏智與大慧宗杲兩位禪師所悟同屬如來藏妙心，辨正藍吉富先生所寫文章違背歷史事實。</w:t>
            </w:r>
          </w:p>
          <w:p w14:paraId="7BF89EB5" w14:textId="7082F251" w:rsidR="00540BBB" w:rsidRPr="00F43332" w:rsidRDefault="00540BBB" w:rsidP="00540BBB">
            <w:pPr>
              <w:tabs>
                <w:tab w:val="left" w:pos="807"/>
              </w:tabs>
              <w:spacing w:line="300" w:lineRule="exact"/>
              <w:rPr>
                <w:rFonts w:ascii="微軟正黑體" w:eastAsia="微軟正黑體" w:hAnsi="微軟正黑體" w:cs="Times New Roman"/>
                <w:szCs w:val="24"/>
                <w:rPrChange w:id="1117" w:author="駱淳渝" w:date="2026-02-05T22:26:00Z" w16du:dateUtc="2026-02-05T14:26:00Z">
                  <w:rPr>
                    <w:rFonts w:ascii="微軟正黑體" w:eastAsia="微軟正黑體" w:hAnsi="微軟正黑體" w:cs="Times New Roman"/>
                    <w:color w:val="7030A0"/>
                    <w:szCs w:val="24"/>
                  </w:rPr>
                </w:rPrChange>
              </w:rPr>
            </w:pPr>
            <w:r w:rsidRPr="00F43332">
              <w:rPr>
                <w:rFonts w:ascii="微軟正黑體" w:eastAsia="微軟正黑體" w:hAnsi="微軟正黑體" w:cs="Times New Roman" w:hint="eastAsia"/>
                <w:szCs w:val="24"/>
              </w:rPr>
              <w:t>本書與《童女迦葉考》皆駁斥聖嚴法師及其弟子於學術界所造之種種謬論，最終解決長久以來的空有之諍。</w:t>
            </w:r>
          </w:p>
          <w:p w14:paraId="0832298A" w14:textId="5B30CD2C" w:rsidR="00540BBB" w:rsidRPr="00F43332" w:rsidRDefault="00540BBB" w:rsidP="00540BBB">
            <w:pPr>
              <w:spacing w:after="0" w:line="300" w:lineRule="exact"/>
              <w:jc w:val="both"/>
              <w:rPr>
                <w:rFonts w:ascii="微軟正黑體" w:eastAsia="微軟正黑體" w:hAnsi="微軟正黑體" w:cs="Times New Roman"/>
                <w:szCs w:val="24"/>
              </w:rPr>
            </w:pPr>
          </w:p>
        </w:tc>
      </w:tr>
      <w:bookmarkEnd w:id="1116"/>
      <w:tr w:rsidR="00F43332" w:rsidRPr="00F43332" w14:paraId="5EFA9E64" w14:textId="077057B2"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0753D905"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6B95495"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2007/12/02</w:t>
            </w:r>
          </w:p>
        </w:tc>
        <w:tc>
          <w:tcPr>
            <w:tcW w:w="4395" w:type="dxa"/>
            <w:tcMar>
              <w:top w:w="100" w:type="dxa"/>
              <w:left w:w="100" w:type="dxa"/>
              <w:bottom w:w="100" w:type="dxa"/>
              <w:right w:w="100" w:type="dxa"/>
            </w:tcMar>
            <w:vAlign w:val="center"/>
          </w:tcPr>
          <w:p w14:paraId="7EEEA1B4" w14:textId="6B4C76CB"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導師首次會外演講：「人間佛教的真實義」</w:t>
            </w:r>
          </w:p>
        </w:tc>
        <w:tc>
          <w:tcPr>
            <w:tcW w:w="8222" w:type="dxa"/>
          </w:tcPr>
          <w:p w14:paraId="283028EB" w14:textId="78A4459A"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2007/12/2 平實導師於臺灣臺南市立文化中心首次公開對會外大眾演講「人間佛教的真實義」，延續2004年臺南講堂「人間佛教」的講題，</w:t>
            </w:r>
            <w:r w:rsidRPr="00F43332">
              <w:rPr>
                <w:rFonts w:ascii="微軟正黑體" w:eastAsia="微軟正黑體" w:hAnsi="微軟正黑體" w:cs="Times New Roman" w:hint="eastAsia"/>
                <w:bCs/>
                <w:kern w:val="0"/>
                <w:szCs w:val="24"/>
                <w:lang w:val="zh-TW"/>
                <w14:ligatures w14:val="none"/>
              </w:rPr>
              <w:t>完整闡釋並回復「人間佛教」的本來意旨。</w:t>
            </w:r>
          </w:p>
          <w:p w14:paraId="7BE102DB" w14:textId="60D951C2" w:rsidR="00540BBB" w:rsidRPr="00F43332" w:rsidRDefault="00540BBB" w:rsidP="00540BBB">
            <w:pPr>
              <w:spacing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szCs w:val="24"/>
              </w:rPr>
              <w:t>本次演講內容與2004/7/24、2</w:t>
            </w:r>
            <w:r w:rsidRPr="00F43332">
              <w:rPr>
                <w:rFonts w:ascii="微軟正黑體" w:eastAsia="微軟正黑體" w:hAnsi="微軟正黑體" w:cs="Times New Roman"/>
                <w:szCs w:val="24"/>
              </w:rPr>
              <w:t>005/9/24</w:t>
            </w:r>
            <w:r w:rsidRPr="00F43332">
              <w:rPr>
                <w:rFonts w:ascii="微軟正黑體" w:eastAsia="微軟正黑體" w:hAnsi="微軟正黑體" w:cs="Times New Roman" w:hint="eastAsia"/>
                <w:szCs w:val="24"/>
              </w:rPr>
              <w:t>在臺南講堂演講「人間佛教」內容</w:t>
            </w:r>
            <w:r w:rsidRPr="00F43332">
              <w:rPr>
                <w:rFonts w:ascii="微軟正黑體" w:eastAsia="微軟正黑體" w:hAnsi="微軟正黑體" w:cs="Times New Roman" w:hint="eastAsia"/>
                <w:szCs w:val="24"/>
              </w:rPr>
              <w:lastRenderedPageBreak/>
              <w:t>彙集整理後，於2013/12出版 《人間佛教》。</w:t>
            </w:r>
          </w:p>
        </w:tc>
      </w:tr>
      <w:tr w:rsidR="00F43332" w:rsidRPr="00F43332" w14:paraId="63DFE76B" w14:textId="0237786F"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F9B5950"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5BE3CF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2007/12/</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2</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36711B" w14:textId="09DBFEEE"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《正覺學報》創刊</w:t>
            </w:r>
          </w:p>
        </w:tc>
        <w:tc>
          <w:tcPr>
            <w:tcW w:w="8222" w:type="dxa"/>
          </w:tcPr>
          <w:p w14:paraId="19ECB108" w14:textId="4EBCD8D5" w:rsidR="00540BBB" w:rsidRPr="00F43332" w:rsidRDefault="00540BBB" w:rsidP="00540BBB">
            <w:pPr>
              <w:tabs>
                <w:tab w:val="left" w:pos="807"/>
              </w:tabs>
              <w:spacing w:line="320" w:lineRule="exact"/>
              <w:ind w:right="240"/>
              <w:jc w:val="both"/>
              <w:rPr>
                <w:rFonts w:ascii="微軟正黑體" w:eastAsia="微軟正黑體" w:hAnsi="微軟正黑體" w:cs="Cordia New"/>
                <w:szCs w:val="24"/>
              </w:rPr>
            </w:pPr>
            <w:r w:rsidRPr="00F43332">
              <w:rPr>
                <w:rFonts w:ascii="微軟正黑體" w:eastAsia="微軟正黑體" w:hAnsi="微軟正黑體" w:hint="eastAsia"/>
                <w:szCs w:val="24"/>
              </w:rPr>
              <w:t>鑑於</w:t>
            </w:r>
            <w:r w:rsidRPr="00F43332">
              <w:rPr>
                <w:rFonts w:ascii="微軟正黑體" w:eastAsia="微軟正黑體" w:hAnsi="微軟正黑體" w:cs="Cordia New" w:hint="eastAsia"/>
                <w:szCs w:val="24"/>
              </w:rPr>
              <w:t>釋昭慧要求從學術觀點評論釋印順，促使本會蔡禮政老師向法鼓山所屬之《中華佛學研究所》期刊投稿〈《阿含經》對存有之定義〉一文，舉證經文證實如來藏常住且可實證；但該期刊卻</w:t>
            </w:r>
            <w:r w:rsidRPr="00F43332">
              <w:rPr>
                <w:rFonts w:ascii="微軟正黑體" w:eastAsia="微軟正黑體" w:hAnsi="微軟正黑體" w:hint="eastAsia"/>
                <w:szCs w:val="24"/>
                <w:shd w:val="clear" w:color="auto" w:fill="FFFFFF"/>
              </w:rPr>
              <w:t>根據印順一派無因唯緣論謬說而予無理封殺</w:t>
            </w:r>
            <w:r w:rsidRPr="00F43332">
              <w:rPr>
                <w:rStyle w:val="af2"/>
                <w:rFonts w:ascii="微軟正黑體" w:eastAsia="微軟正黑體" w:hAnsi="微軟正黑體"/>
                <w:szCs w:val="24"/>
                <w:shd w:val="clear" w:color="auto" w:fill="FFFFFF"/>
              </w:rPr>
              <w:footnoteReference w:id="137"/>
            </w:r>
            <w:r w:rsidRPr="00F43332">
              <w:rPr>
                <w:rFonts w:ascii="微軟正黑體" w:eastAsia="微軟正黑體" w:hAnsi="微軟正黑體" w:hint="eastAsia"/>
                <w:szCs w:val="24"/>
                <w:shd w:val="clear" w:color="auto" w:fill="FFFFFF"/>
              </w:rPr>
              <w:t>。為爭取八識論正法在佛學學術界的發言權，</w:t>
            </w:r>
            <w:r w:rsidRPr="00F43332">
              <w:rPr>
                <w:rFonts w:ascii="微軟正黑體" w:eastAsia="微軟正黑體" w:hAnsi="微軟正黑體" w:cs="Cordia New" w:hint="eastAsia"/>
                <w:szCs w:val="24"/>
              </w:rPr>
              <w:t>本會正式創辦《正覺學報》</w:t>
            </w:r>
            <w:r w:rsidRPr="00F43332">
              <w:rPr>
                <w:rStyle w:val="af2"/>
                <w:rFonts w:ascii="微軟正黑體" w:eastAsia="微軟正黑體" w:hAnsi="微軟正黑體" w:cs="Cordia New"/>
                <w:szCs w:val="24"/>
              </w:rPr>
              <w:footnoteReference w:id="138"/>
            </w:r>
            <w:r w:rsidRPr="00F43332">
              <w:rPr>
                <w:rFonts w:ascii="微軟正黑體" w:eastAsia="微軟正黑體" w:hAnsi="微軟正黑體" w:cs="Cordia New" w:hint="eastAsia"/>
                <w:szCs w:val="24"/>
              </w:rPr>
              <w:t>，以導正遭印順學派長期掌控的佛學學術界。</w:t>
            </w:r>
          </w:p>
          <w:p w14:paraId="1A1AAF3E" w14:textId="7542FE52" w:rsidR="00540BBB" w:rsidRPr="00F43332" w:rsidRDefault="00540BBB" w:rsidP="00540BBB">
            <w:pPr>
              <w:tabs>
                <w:tab w:val="left" w:pos="807"/>
              </w:tabs>
              <w:spacing w:line="320" w:lineRule="exact"/>
              <w:rPr>
                <w:rFonts w:ascii="微軟正黑體" w:eastAsia="微軟正黑體" w:hAnsi="微軟正黑體" w:cs="Cordia New"/>
                <w:szCs w:val="24"/>
              </w:rPr>
            </w:pPr>
            <w:r w:rsidRPr="00F43332">
              <w:rPr>
                <w:rFonts w:ascii="微軟正黑體" w:eastAsia="微軟正黑體" w:hAnsi="微軟正黑體" w:cs="Cordia New" w:hint="eastAsia"/>
                <w:szCs w:val="24"/>
              </w:rPr>
              <w:t>平實導師在</w:t>
            </w:r>
            <w:commentRangeStart w:id="1121"/>
            <w:commentRangeStart w:id="1122"/>
            <w:r w:rsidRPr="00F43332">
              <w:rPr>
                <w:rFonts w:ascii="微軟正黑體" w:eastAsia="微軟正黑體" w:hAnsi="微軟正黑體" w:cs="Cordia New" w:hint="eastAsia"/>
                <w:szCs w:val="24"/>
              </w:rPr>
              <w:t>《正覺學報》</w:t>
            </w:r>
            <w:commentRangeEnd w:id="1121"/>
            <w:r w:rsidR="00F43332" w:rsidRPr="00F43332">
              <w:rPr>
                <w:rStyle w:val="af5"/>
                <w:rFonts w:ascii="微軟正黑體" w:eastAsia="微軟正黑體" w:hAnsi="微軟正黑體" w:cs="Cordia New" w:hint="eastAsia"/>
                <w:sz w:val="24"/>
                <w:szCs w:val="24"/>
                <w:rPrChange w:id="1123" w:author="駱淳渝" w:date="2026-02-05T22:26:00Z" w16du:dateUtc="2026-02-05T14:26:00Z">
                  <w:rPr>
                    <w:rStyle w:val="af5"/>
                    <w:rFonts w:ascii="微軟正黑體" w:eastAsia="微軟正黑體" w:hAnsi="微軟正黑體" w:cs="Cordia New" w:hint="eastAsia"/>
                    <w:sz w:val="24"/>
                    <w:szCs w:val="24"/>
                  </w:rPr>
                </w:rPrChange>
              </w:rPr>
              <w:commentReference w:id="1121"/>
            </w:r>
            <w:commentRangeEnd w:id="1122"/>
            <w:r w:rsidRPr="00F43332">
              <w:rPr>
                <w:rStyle w:val="af5"/>
                <w:rFonts w:ascii="微軟正黑體" w:eastAsia="微軟正黑體" w:hAnsi="微軟正黑體" w:cs="Cordia New" w:hint="eastAsia"/>
                <w:sz w:val="24"/>
                <w:szCs w:val="24"/>
                <w:rPrChange w:id="1124" w:author="駱淳渝" w:date="2026-02-05T22:26:00Z" w16du:dateUtc="2026-02-05T14:26:00Z">
                  <w:rPr>
                    <w:rStyle w:val="af5"/>
                    <w:rFonts w:ascii="微軟正黑體" w:eastAsia="微軟正黑體" w:hAnsi="微軟正黑體" w:cs="Cordia New" w:hint="eastAsia"/>
                    <w:sz w:val="24"/>
                    <w:szCs w:val="24"/>
                  </w:rPr>
                </w:rPrChange>
              </w:rPr>
              <w:commentReference w:id="1122"/>
            </w:r>
            <w:r w:rsidRPr="00F43332">
              <w:rPr>
                <w:rFonts w:ascii="微軟正黑體" w:eastAsia="微軟正黑體" w:hAnsi="微軟正黑體" w:cs="Cordia New" w:hint="eastAsia"/>
                <w:szCs w:val="24"/>
                <w:rPrChange w:id="1125" w:author="駱淳渝" w:date="2026-02-05T22:26:00Z" w16du:dateUtc="2026-02-05T14:26:00Z">
                  <w:rPr>
                    <w:rFonts w:ascii="微軟正黑體" w:eastAsia="微軟正黑體" w:hAnsi="微軟正黑體" w:cs="Cordia New" w:hint="eastAsia"/>
                    <w:szCs w:val="24"/>
                  </w:rPr>
                </w:rPrChange>
              </w:rPr>
              <w:t>創刊號首次提出「實證佛教」一詞</w:t>
            </w:r>
            <w:r w:rsidRPr="00F43332">
              <w:rPr>
                <w:rStyle w:val="af2"/>
                <w:rFonts w:ascii="微軟正黑體" w:eastAsia="微軟正黑體" w:hAnsi="微軟正黑體" w:cs="Cordia New"/>
                <w:szCs w:val="24"/>
              </w:rPr>
              <w:footnoteReference w:id="139"/>
            </w:r>
            <w:r w:rsidRPr="00F43332">
              <w:rPr>
                <w:rFonts w:ascii="微軟正黑體" w:eastAsia="微軟正黑體" w:hAnsi="微軟正黑體" w:cs="Cordia New" w:hint="eastAsia"/>
                <w:szCs w:val="24"/>
              </w:rPr>
              <w:t>，強調佛法實證的重要性。學報發行五期後停刊。</w:t>
            </w:r>
          </w:p>
          <w:p w14:paraId="2513EAF4" w14:textId="213F4E65"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為配合《正覺學報》出版，於2008/2建置正覺學報網站</w:t>
            </w:r>
            <w:r w:rsidRPr="00F43332">
              <w:rPr>
                <w:rStyle w:val="af2"/>
                <w:rFonts w:ascii="微軟正黑體" w:eastAsia="微軟正黑體" w:hAnsi="微軟正黑體"/>
                <w:szCs w:val="24"/>
              </w:rPr>
              <w:footnoteReference w:id="140"/>
            </w:r>
            <w:r w:rsidRPr="00F43332">
              <w:rPr>
                <w:rFonts w:ascii="微軟正黑體" w:eastAsia="微軟正黑體" w:hAnsi="微軟正黑體" w:hint="eastAsia"/>
                <w:szCs w:val="24"/>
              </w:rPr>
              <w:t>。</w:t>
            </w:r>
          </w:p>
        </w:tc>
      </w:tr>
      <w:tr w:rsidR="00F43332" w:rsidRPr="00F43332" w14:paraId="64FA08DC" w14:textId="08296811"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1FBDD48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508F2505"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2008/01/01#</w:t>
            </w:r>
          </w:p>
        </w:tc>
        <w:tc>
          <w:tcPr>
            <w:tcW w:w="4395" w:type="dxa"/>
            <w:tcMar>
              <w:top w:w="100" w:type="dxa"/>
              <w:left w:w="100" w:type="dxa"/>
              <w:bottom w:w="100" w:type="dxa"/>
              <w:right w:w="100" w:type="dxa"/>
            </w:tcMar>
            <w:vAlign w:val="center"/>
          </w:tcPr>
          <w:p w14:paraId="1E8C12D3" w14:textId="37121CD4"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Change w:id="1129" w:author="駱淳渝" w:date="2026-02-05T22:26:00Z" w16du:dateUtc="2026-02-05T14:26:00Z">
                  <w:rPr>
                    <w:rFonts w:ascii="微軟正黑體" w:eastAsia="微軟正黑體" w:hAnsi="微軟正黑體" w:cs="Times New Roman"/>
                    <w:bCs/>
                    <w:kern w:val="0"/>
                    <w:szCs w:val="24"/>
                    <w:lang w:val="zh-TW"/>
                    <w14:ligatures w14:val="none"/>
                  </w:rPr>
                </w:rPrChange>
              </w:rPr>
            </w:pPr>
            <w:bookmarkStart w:id="1130" w:name="_Hlk196696503"/>
            <w:r w:rsidRPr="00F43332">
              <w:rPr>
                <w:rFonts w:ascii="微軟正黑體" w:eastAsia="微軟正黑體" w:hAnsi="微軟正黑體" w:cs="Times New Roman" w:hint="eastAsia"/>
                <w:bCs/>
                <w:szCs w:val="24"/>
              </w:rPr>
              <w:t>啟動</w:t>
            </w:r>
            <w:commentRangeStart w:id="1131"/>
            <w:commentRangeStart w:id="1132"/>
            <w:commentRangeStart w:id="1133"/>
            <w:r w:rsidRPr="00F43332">
              <w:rPr>
                <w:rFonts w:ascii="微軟正黑體" w:eastAsia="微軟正黑體" w:hAnsi="微軟正黑體" w:cs="Times New Roman" w:hint="eastAsia"/>
                <w:bCs/>
                <w:szCs w:val="24"/>
              </w:rPr>
              <w:t>破密系列活動</w:t>
            </w:r>
            <w:bookmarkEnd w:id="1130"/>
            <w:commentRangeEnd w:id="1131"/>
            <w:r w:rsidR="00F43332" w:rsidRPr="00F43332">
              <w:rPr>
                <w:rStyle w:val="af5"/>
                <w:rFonts w:ascii="微軟正黑體" w:eastAsia="微軟正黑體" w:hAnsi="微軟正黑體" w:cs="Times New Roman"/>
                <w:bCs/>
                <w:kern w:val="0"/>
                <w:sz w:val="24"/>
                <w:szCs w:val="24"/>
                <w:lang w:val="zh-TW"/>
                <w14:ligatures w14:val="none"/>
                <w:rPrChange w:id="1134"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1131"/>
            </w:r>
            <w:commentRangeEnd w:id="1132"/>
            <w:r w:rsidRPr="00F43332">
              <w:rPr>
                <w:rStyle w:val="af5"/>
                <w:rFonts w:ascii="微軟正黑體" w:eastAsia="微軟正黑體" w:hAnsi="微軟正黑體" w:cs="Times New Roman"/>
                <w:bCs/>
                <w:kern w:val="0"/>
                <w:sz w:val="24"/>
                <w:szCs w:val="24"/>
                <w:lang w:val="zh-TW"/>
                <w14:ligatures w14:val="none"/>
                <w:rPrChange w:id="1135"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1132"/>
            </w:r>
            <w:commentRangeEnd w:id="1133"/>
            <w:r w:rsidRPr="00F43332">
              <w:rPr>
                <w:rStyle w:val="af5"/>
                <w:rFonts w:ascii="微軟正黑體" w:eastAsia="微軟正黑體" w:hAnsi="微軟正黑體" w:cs="Times New Roman"/>
                <w:bCs/>
                <w:kern w:val="0"/>
                <w:sz w:val="24"/>
                <w:szCs w:val="24"/>
                <w:lang w:val="zh-TW"/>
                <w14:ligatures w14:val="none"/>
                <w:rPrChange w:id="1136"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1133"/>
            </w:r>
          </w:p>
        </w:tc>
        <w:tc>
          <w:tcPr>
            <w:tcW w:w="8222" w:type="dxa"/>
          </w:tcPr>
          <w:p w14:paraId="16C5B443" w14:textId="77777777" w:rsidR="00540BBB" w:rsidRPr="00F43332" w:rsidRDefault="00540BBB" w:rsidP="00540BBB">
            <w:pPr>
              <w:spacing w:line="320" w:lineRule="exact"/>
              <w:rPr>
                <w:rFonts w:ascii="微軟正黑體" w:eastAsia="微軟正黑體" w:hAnsi="微軟正黑體"/>
                <w:szCs w:val="24"/>
                <w:rPrChange w:id="1137" w:author="駱淳渝" w:date="2026-02-05T22:26:00Z" w16du:dateUtc="2026-02-05T14:26:00Z">
                  <w:rPr>
                    <w:rFonts w:ascii="微軟正黑體" w:eastAsia="微軟正黑體" w:hAnsi="微軟正黑體"/>
                    <w:color w:val="7030A0"/>
                    <w:szCs w:val="24"/>
                  </w:rPr>
                </w:rPrChange>
              </w:rPr>
            </w:pPr>
            <w:r w:rsidRPr="00F43332">
              <w:rPr>
                <w:rFonts w:ascii="微軟正黑體" w:eastAsia="微軟正黑體" w:hAnsi="微軟正黑體" w:hint="eastAsia"/>
                <w:szCs w:val="24"/>
              </w:rPr>
              <w:t>為了讓世人瞭解藏密喇嘛教真相，本會於2008年</w:t>
            </w:r>
            <w:r w:rsidRPr="00F43332">
              <w:rPr>
                <w:rStyle w:val="af2"/>
                <w:rFonts w:ascii="微軟正黑體" w:eastAsia="微軟正黑體" w:hAnsi="微軟正黑體"/>
                <w:szCs w:val="24"/>
              </w:rPr>
              <w:footnoteReference w:id="141"/>
            </w:r>
            <w:r w:rsidRPr="00F43332">
              <w:rPr>
                <w:rFonts w:ascii="微軟正黑體" w:eastAsia="微軟正黑體" w:hAnsi="微軟正黑體" w:hint="eastAsia"/>
                <w:szCs w:val="24"/>
              </w:rPr>
              <w:t>開始，於臺北市街頭</w:t>
            </w:r>
            <w:r w:rsidRPr="00F43332">
              <w:rPr>
                <w:rStyle w:val="af2"/>
                <w:rFonts w:ascii="微軟正黑體" w:eastAsia="微軟正黑體" w:hAnsi="微軟正黑體"/>
                <w:szCs w:val="24"/>
              </w:rPr>
              <w:footnoteReference w:id="142"/>
            </w:r>
            <w:r w:rsidRPr="00F43332">
              <w:rPr>
                <w:rFonts w:ascii="微軟正黑體" w:eastAsia="微軟正黑體" w:hAnsi="微軟正黑體" w:hint="eastAsia"/>
                <w:szCs w:val="24"/>
              </w:rPr>
              <w:t>公開發放破密文宣，第一份文宣——喇嘛</w:t>
            </w:r>
            <w:r w:rsidRPr="00F43332">
              <w:rPr>
                <w:rStyle w:val="af2"/>
                <w:rFonts w:ascii="微軟正黑體" w:eastAsia="微軟正黑體" w:hAnsi="微軟正黑體"/>
                <w:szCs w:val="24"/>
              </w:rPr>
              <w:footnoteReference w:id="143"/>
            </w:r>
            <w:r w:rsidRPr="00F43332">
              <w:rPr>
                <w:rFonts w:ascii="微軟正黑體" w:eastAsia="微軟正黑體" w:hAnsi="微軟正黑體" w:hint="eastAsia"/>
                <w:szCs w:val="24"/>
              </w:rPr>
              <w:t>，讓一般大眾認清喇嘛本質、遠離喇嘛，藉以減少性侵受害者</w:t>
            </w:r>
            <w:r w:rsidRPr="00F43332">
              <w:rPr>
                <w:rStyle w:val="af2"/>
                <w:rFonts w:ascii="微軟正黑體" w:eastAsia="微軟正黑體" w:hAnsi="微軟正黑體"/>
                <w:szCs w:val="24"/>
              </w:rPr>
              <w:footnoteReference w:id="144"/>
            </w:r>
            <w:r w:rsidRPr="00F43332">
              <w:rPr>
                <w:rFonts w:ascii="微軟正黑體" w:eastAsia="微軟正黑體" w:hAnsi="微軟正黑體" w:hint="eastAsia"/>
                <w:szCs w:val="24"/>
              </w:rPr>
              <w:t>。</w:t>
            </w:r>
            <w:commentRangeStart w:id="1146"/>
            <w:commentRangeStart w:id="1147"/>
            <w:commentRangeStart w:id="1148"/>
            <w:commentRangeStart w:id="1149"/>
            <w:r w:rsidRPr="00F43332">
              <w:rPr>
                <w:rFonts w:ascii="微軟正黑體" w:eastAsia="微軟正黑體" w:hAnsi="微軟正黑體"/>
                <w:szCs w:val="24"/>
                <w:rPrChange w:id="1150" w:author="駱淳渝" w:date="2026-02-05T22:26:00Z" w16du:dateUtc="2026-02-05T14:26:00Z">
                  <w:rPr>
                    <w:rFonts w:ascii="微軟正黑體" w:eastAsia="微軟正黑體" w:hAnsi="微軟正黑體"/>
                    <w:color w:val="7030A0"/>
                    <w:szCs w:val="24"/>
                  </w:rPr>
                </w:rPrChange>
              </w:rPr>
              <w:t>2009年</w:t>
            </w:r>
            <w:r w:rsidRPr="00F43332">
              <w:rPr>
                <w:rFonts w:ascii="微軟正黑體" w:eastAsia="微軟正黑體" w:hAnsi="微軟正黑體" w:hint="eastAsia"/>
                <w:szCs w:val="24"/>
                <w:rPrChange w:id="1151" w:author="駱淳渝" w:date="2026-02-05T22:26:00Z" w16du:dateUtc="2026-02-05T14:26:00Z">
                  <w:rPr>
                    <w:rFonts w:ascii="微軟正黑體" w:eastAsia="微軟正黑體" w:hAnsi="微軟正黑體" w:hint="eastAsia"/>
                    <w:color w:val="7030A0"/>
                    <w:szCs w:val="24"/>
                  </w:rPr>
                </w:rPrChange>
              </w:rPr>
              <w:t>於中國大陸發放破密文宣。</w:t>
            </w:r>
            <w:commentRangeEnd w:id="1146"/>
            <w:r w:rsidR="00F43332" w:rsidRPr="00F43332">
              <w:rPr>
                <w:rStyle w:val="af5"/>
                <w:rFonts w:ascii="微軟正黑體" w:eastAsia="微軟正黑體" w:hAnsi="微軟正黑體"/>
                <w:sz w:val="24"/>
                <w:szCs w:val="24"/>
                <w:vertAlign w:val="superscript"/>
                <w:rPrChange w:id="1152" w:author="駱淳渝" w:date="2026-02-05T22:26:00Z" w16du:dateUtc="2026-02-05T14:26:00Z">
                  <w:rPr>
                    <w:rStyle w:val="af5"/>
                    <w:rFonts w:ascii="微軟正黑體" w:eastAsia="微軟正黑體" w:hAnsi="微軟正黑體"/>
                    <w:color w:val="7030A0"/>
                    <w:sz w:val="24"/>
                    <w:szCs w:val="24"/>
                    <w:vertAlign w:val="superscript"/>
                  </w:rPr>
                </w:rPrChange>
              </w:rPr>
              <w:commentReference w:id="1146"/>
            </w:r>
            <w:commentRangeEnd w:id="1147"/>
            <w:r w:rsidRPr="00F43332">
              <w:rPr>
                <w:rStyle w:val="af5"/>
                <w:rFonts w:ascii="微軟正黑體" w:eastAsia="微軟正黑體" w:hAnsi="微軟正黑體"/>
                <w:sz w:val="24"/>
                <w:szCs w:val="24"/>
                <w:vertAlign w:val="superscript"/>
                <w:rPrChange w:id="1153" w:author="駱淳渝" w:date="2026-02-05T22:26:00Z" w16du:dateUtc="2026-02-05T14:26:00Z">
                  <w:rPr>
                    <w:rStyle w:val="af5"/>
                    <w:rFonts w:ascii="微軟正黑體" w:eastAsia="微軟正黑體" w:hAnsi="微軟正黑體"/>
                    <w:color w:val="7030A0"/>
                    <w:sz w:val="24"/>
                    <w:szCs w:val="24"/>
                    <w:vertAlign w:val="superscript"/>
                  </w:rPr>
                </w:rPrChange>
              </w:rPr>
              <w:commentReference w:id="1147"/>
            </w:r>
            <w:commentRangeEnd w:id="1148"/>
            <w:r w:rsidRPr="00F43332">
              <w:rPr>
                <w:rStyle w:val="af5"/>
                <w:rFonts w:ascii="微軟正黑體" w:eastAsia="微軟正黑體" w:hAnsi="微軟正黑體"/>
                <w:sz w:val="24"/>
                <w:szCs w:val="24"/>
                <w:vertAlign w:val="superscript"/>
                <w:rPrChange w:id="1154" w:author="駱淳渝" w:date="2026-02-05T22:26:00Z" w16du:dateUtc="2026-02-05T14:26:00Z">
                  <w:rPr>
                    <w:rStyle w:val="af5"/>
                    <w:rFonts w:ascii="微軟正黑體" w:eastAsia="微軟正黑體" w:hAnsi="微軟正黑體"/>
                    <w:color w:val="7030A0"/>
                    <w:sz w:val="24"/>
                    <w:szCs w:val="24"/>
                    <w:vertAlign w:val="superscript"/>
                  </w:rPr>
                </w:rPrChange>
              </w:rPr>
              <w:commentReference w:id="1148"/>
            </w:r>
            <w:commentRangeEnd w:id="1149"/>
            <w:r w:rsidRPr="00F43332">
              <w:rPr>
                <w:rStyle w:val="af5"/>
                <w:rFonts w:ascii="微軟正黑體" w:eastAsia="微軟正黑體" w:hAnsi="微軟正黑體"/>
                <w:sz w:val="24"/>
                <w:szCs w:val="24"/>
                <w:vertAlign w:val="superscript"/>
                <w:rPrChange w:id="1155" w:author="駱淳渝" w:date="2026-02-05T22:26:00Z" w16du:dateUtc="2026-02-05T14:26:00Z">
                  <w:rPr>
                    <w:rStyle w:val="af5"/>
                    <w:rFonts w:ascii="微軟正黑體" w:eastAsia="微軟正黑體" w:hAnsi="微軟正黑體"/>
                    <w:color w:val="7030A0"/>
                    <w:sz w:val="24"/>
                    <w:szCs w:val="24"/>
                    <w:vertAlign w:val="superscript"/>
                  </w:rPr>
                </w:rPrChange>
              </w:rPr>
              <w:commentReference w:id="1149"/>
            </w:r>
            <w:r w:rsidRPr="00F43332">
              <w:rPr>
                <w:rStyle w:val="af2"/>
                <w:rFonts w:ascii="微軟正黑體" w:eastAsia="微軟正黑體" w:hAnsi="微軟正黑體"/>
                <w:szCs w:val="24"/>
                <w:rPrChange w:id="1156" w:author="駱淳渝" w:date="2026-02-05T22:26:00Z" w16du:dateUtc="2026-02-05T14:26:00Z">
                  <w:rPr>
                    <w:rStyle w:val="af2"/>
                    <w:rFonts w:ascii="微軟正黑體" w:eastAsia="微軟正黑體" w:hAnsi="微軟正黑體"/>
                    <w:color w:val="7030A0"/>
                    <w:szCs w:val="24"/>
                  </w:rPr>
                </w:rPrChange>
              </w:rPr>
              <w:footnoteReference w:id="145"/>
            </w:r>
          </w:p>
          <w:p w14:paraId="39A121F7" w14:textId="77777777" w:rsidR="00540BBB" w:rsidRPr="00F43332" w:rsidRDefault="00540BBB"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2010/12</w:t>
            </w:r>
            <w:r w:rsidRPr="00F43332">
              <w:rPr>
                <w:rFonts w:ascii="微軟正黑體" w:eastAsia="微軟正黑體" w:hAnsi="微軟正黑體" w:hint="eastAsia"/>
                <w:szCs w:val="24"/>
              </w:rPr>
              <w:t>臺北國際花卉博覽會期間</w:t>
            </w:r>
            <w:r w:rsidRPr="00F43332">
              <w:rPr>
                <w:rFonts w:ascii="微軟正黑體" w:eastAsia="微軟正黑體" w:hAnsi="微軟正黑體" w:cs="Times New Roman" w:hint="eastAsia"/>
                <w:szCs w:val="24"/>
              </w:rPr>
              <w:t>，臺北市正覺講堂外牆懸掛「喇嘛的無上瑜伽修行就是與女信徒性交」等標語之布條，設置LED跑馬燈。</w:t>
            </w:r>
          </w:p>
          <w:p w14:paraId="75A0E056" w14:textId="77777777" w:rsidR="00540BBB" w:rsidRPr="00F43332" w:rsidRDefault="00540BBB" w:rsidP="00540BBB">
            <w:pPr>
              <w:spacing w:line="320" w:lineRule="exact"/>
              <w:rPr>
                <w:rFonts w:ascii="微軟正黑體" w:eastAsia="微軟正黑體" w:hAnsi="微軟正黑體"/>
                <w:szCs w:val="24"/>
              </w:rPr>
            </w:pPr>
            <w:r w:rsidRPr="00F43332">
              <w:rPr>
                <w:rFonts w:ascii="微軟正黑體" w:eastAsia="微軟正黑體" w:hAnsi="微軟正黑體"/>
                <w:szCs w:val="24"/>
              </w:rPr>
              <w:lastRenderedPageBreak/>
              <w:t>2011</w:t>
            </w:r>
            <w:r w:rsidRPr="00F43332">
              <w:rPr>
                <w:rFonts w:ascii="微軟正黑體" w:eastAsia="微軟正黑體" w:hAnsi="微軟正黑體" w:hint="eastAsia"/>
                <w:szCs w:val="24"/>
              </w:rPr>
              <w:t>年春節前後</w:t>
            </w:r>
            <w:r w:rsidRPr="00F43332">
              <w:rPr>
                <w:rStyle w:val="af2"/>
                <w:rFonts w:ascii="微軟正黑體" w:eastAsia="微軟正黑體" w:hAnsi="微軟正黑體"/>
                <w:szCs w:val="24"/>
              </w:rPr>
              <w:footnoteReference w:id="146"/>
            </w:r>
            <w:r w:rsidRPr="00F43332">
              <w:rPr>
                <w:rFonts w:ascii="微軟正黑體" w:eastAsia="微軟正黑體" w:hAnsi="微軟正黑體" w:hint="eastAsia"/>
                <w:szCs w:val="24"/>
              </w:rPr>
              <w:t>，於臺灣各地廣發解密快報</w:t>
            </w:r>
            <w:r w:rsidRPr="00F43332">
              <w:rPr>
                <w:rStyle w:val="af2"/>
                <w:rFonts w:ascii="微軟正黑體" w:eastAsia="微軟正黑體" w:hAnsi="微軟正黑體"/>
                <w:szCs w:val="24"/>
              </w:rPr>
              <w:footnoteReference w:id="147"/>
            </w:r>
            <w:r w:rsidRPr="00F43332">
              <w:rPr>
                <w:rFonts w:ascii="微軟正黑體" w:eastAsia="微軟正黑體" w:hAnsi="微軟正黑體" w:hint="eastAsia"/>
                <w:szCs w:val="24"/>
              </w:rPr>
              <w:t>「您不能不知的二件事」等破密文宣，以</w:t>
            </w:r>
            <w:r w:rsidRPr="00F43332">
              <w:rPr>
                <w:rFonts w:ascii="微軟正黑體" w:eastAsia="微軟正黑體" w:hAnsi="微軟正黑體" w:cs="Times New Roman" w:hint="eastAsia"/>
                <w:szCs w:val="24"/>
              </w:rPr>
              <w:t>警覺世人認清藏傳佛教非佛教、進而遠離藏密喇嘛教。</w:t>
            </w:r>
          </w:p>
          <w:p w14:paraId="37CB3AC1" w14:textId="77777777" w:rsidR="00540BBB" w:rsidRPr="00F43332" w:rsidRDefault="00540BBB" w:rsidP="00540BBB">
            <w:pPr>
              <w:spacing w:line="320" w:lineRule="exact"/>
              <w:rPr>
                <w:rFonts w:ascii="微軟正黑體" w:eastAsia="微軟正黑體" w:hAnsi="微軟正黑體"/>
                <w:szCs w:val="24"/>
              </w:rPr>
            </w:pPr>
            <w:r w:rsidRPr="00F43332">
              <w:rPr>
                <w:rFonts w:ascii="微軟正黑體" w:eastAsia="微軟正黑體" w:hAnsi="微軟正黑體" w:hint="eastAsia"/>
                <w:szCs w:val="24"/>
              </w:rPr>
              <w:t>2011/3</w:t>
            </w:r>
            <w:r w:rsidRPr="00F43332">
              <w:rPr>
                <w:rStyle w:val="af2"/>
                <w:rFonts w:ascii="微軟正黑體" w:eastAsia="微軟正黑體" w:hAnsi="微軟正黑體"/>
                <w:szCs w:val="24"/>
              </w:rPr>
              <w:footnoteReference w:id="148"/>
            </w:r>
            <w:r w:rsidRPr="00F43332">
              <w:rPr>
                <w:rFonts w:ascii="微軟正黑體" w:eastAsia="微軟正黑體" w:hAnsi="微軟正黑體" w:hint="eastAsia"/>
                <w:szCs w:val="24"/>
              </w:rPr>
              <w:t>成立真心新聞網，針對密宗冒用佛法名相、藏密轉世、灌頂、三昧耶戒、譚崔十四根本墮等一一舉示破斥，後由正覺教育基金會出版兩輯《真心告訴您》。</w:t>
            </w:r>
          </w:p>
          <w:p w14:paraId="3789FAFD" w14:textId="0A99CD2B"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hint="eastAsia"/>
                <w:szCs w:val="24"/>
              </w:rPr>
              <w:t>2018/3/11</w:t>
            </w:r>
            <w:r w:rsidRPr="00F43332">
              <w:rPr>
                <w:rStyle w:val="af2"/>
                <w:rFonts w:ascii="微軟正黑體" w:eastAsia="微軟正黑體" w:hAnsi="微軟正黑體"/>
                <w:szCs w:val="24"/>
              </w:rPr>
              <w:footnoteReference w:id="149"/>
            </w:r>
            <w:r w:rsidRPr="00F43332">
              <w:rPr>
                <w:rFonts w:ascii="微軟正黑體" w:eastAsia="微軟正黑體" w:hAnsi="微軟正黑體" w:hint="eastAsia"/>
                <w:szCs w:val="24"/>
              </w:rPr>
              <w:t xml:space="preserve"> 平實導師在會員大會開示：破密活動階段性工作已完成，改以平和方式作法義上的辨正，並出版書籍隨緣流通。</w:t>
            </w:r>
          </w:p>
        </w:tc>
      </w:tr>
      <w:tr w:rsidR="00F43332" w:rsidRPr="00F43332" w14:paraId="7948ABBD" w14:textId="436E9932" w:rsidTr="12B8A48B">
        <w:tc>
          <w:tcPr>
            <w:tcW w:w="1108" w:type="dxa"/>
            <w:tcMar>
              <w:top w:w="40" w:type="dxa"/>
              <w:left w:w="40" w:type="dxa"/>
              <w:bottom w:w="40" w:type="dxa"/>
              <w:right w:w="40" w:type="dxa"/>
            </w:tcMar>
            <w:vAlign w:val="center"/>
          </w:tcPr>
          <w:p w14:paraId="34D5C521"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7F85CD5" w14:textId="18609724"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hint="eastAsia"/>
                <w:bCs/>
              </w:rPr>
              <w:t>2008/03</w:t>
            </w:r>
          </w:p>
        </w:tc>
        <w:tc>
          <w:tcPr>
            <w:tcW w:w="4395" w:type="dxa"/>
            <w:tcMar>
              <w:top w:w="100" w:type="dxa"/>
              <w:left w:w="100" w:type="dxa"/>
              <w:bottom w:w="100" w:type="dxa"/>
              <w:right w:w="100" w:type="dxa"/>
            </w:tcMar>
            <w:vAlign w:val="center"/>
          </w:tcPr>
          <w:p w14:paraId="5E0E02B0" w14:textId="587EC521" w:rsidR="00540BBB" w:rsidRPr="00F43332" w:rsidRDefault="00540BBB" w:rsidP="00540BBB">
            <w:pPr>
              <w:spacing w:after="0" w:line="300" w:lineRule="exact"/>
              <w:jc w:val="both"/>
              <w:rPr>
                <w:rFonts w:ascii="微軟正黑體" w:eastAsia="微軟正黑體" w:hAnsi="微軟正黑體" w:cs="Times New Roman"/>
                <w:bCs/>
                <w:szCs w:val="24"/>
                <w:rPrChange w:id="1166" w:author="駱淳渝" w:date="2026-02-05T22:26:00Z" w16du:dateUtc="2026-02-05T14:26:00Z">
                  <w:rPr>
                    <w:rFonts w:ascii="微軟正黑體" w:eastAsia="微軟正黑體" w:hAnsi="微軟正黑體" w:cs="Times New Roman"/>
                    <w:bCs/>
                    <w:szCs w:val="24"/>
                  </w:rPr>
                </w:rPrChange>
              </w:rPr>
            </w:pPr>
            <w:bookmarkStart w:id="1167" w:name="_Hlk212665963"/>
            <w:commentRangeStart w:id="1168"/>
            <w:r w:rsidRPr="00F43332">
              <w:rPr>
                <w:rFonts w:ascii="微軟正黑體" w:eastAsia="微軟正黑體" w:hAnsi="微軟正黑體" w:cs="Times New Roman" w:hint="eastAsia"/>
                <w:bCs/>
                <w:kern w:val="0"/>
                <w:szCs w:val="24"/>
                <w:lang w:val="zh-TW"/>
                <w14:ligatures w14:val="none"/>
              </w:rPr>
              <w:t>出版《甘露法門》</w:t>
            </w:r>
            <w:bookmarkEnd w:id="1167"/>
            <w:r w:rsidRPr="00F43332">
              <w:rPr>
                <w:rFonts w:ascii="微軟正黑體" w:eastAsia="微軟正黑體" w:hAnsi="微軟正黑體" w:cs="Times New Roman" w:hint="eastAsia"/>
                <w:bCs/>
                <w:kern w:val="0"/>
                <w:szCs w:val="24"/>
                <w:lang w:val="zh-TW"/>
                <w14:ligatures w14:val="none"/>
              </w:rPr>
              <w:t>口袋書</w:t>
            </w:r>
            <w:commentRangeEnd w:id="1168"/>
            <w:r w:rsidR="00F43332" w:rsidRPr="00F43332">
              <w:rPr>
                <w:rStyle w:val="af5"/>
                <w:rFonts w:ascii="微軟正黑體" w:eastAsia="微軟正黑體" w:hAnsi="微軟正黑體" w:cs="Times New Roman"/>
                <w:bCs/>
                <w:sz w:val="24"/>
                <w:szCs w:val="24"/>
                <w:rPrChange w:id="1169" w:author="駱淳渝" w:date="2026-02-05T22:26:00Z" w16du:dateUtc="2026-02-05T14:26:00Z">
                  <w:rPr>
                    <w:rStyle w:val="af5"/>
                    <w:rFonts w:ascii="微軟正黑體" w:eastAsia="微軟正黑體" w:hAnsi="微軟正黑體" w:cs="Times New Roman"/>
                    <w:bCs/>
                    <w:sz w:val="24"/>
                    <w:szCs w:val="24"/>
                  </w:rPr>
                </w:rPrChange>
              </w:rPr>
              <w:commentReference w:id="1168"/>
            </w:r>
          </w:p>
        </w:tc>
        <w:tc>
          <w:tcPr>
            <w:tcW w:w="8222" w:type="dxa"/>
          </w:tcPr>
          <w:p w14:paraId="2C437023" w14:textId="2E49698E"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《甘露法門》口袋書摘錄自 平實導師著《甘露法雨、宗通與說通》等。</w:t>
            </w:r>
          </w:p>
          <w:p w14:paraId="3231C33C" w14:textId="0038B300"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另外，本會摘錄 導師著作中的勝妙法，刊行多本口袋書免費結緣流通，包括：</w:t>
            </w:r>
          </w:p>
          <w:p w14:paraId="3A1BAA71"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2008/5《如何修證解脫道》。</w:t>
            </w:r>
          </w:p>
          <w:p w14:paraId="52667C21"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bCs/>
                <w:kern w:val="0"/>
                <w:szCs w:val="24"/>
                <w:lang w:val="zh-TW"/>
                <w14:ligatures w14:val="none"/>
              </w:rPr>
              <w:t>2009/07</w:t>
            </w:r>
            <w:r w:rsidRPr="00F43332">
              <w:rPr>
                <w:rFonts w:ascii="微軟正黑體" w:eastAsia="微軟正黑體" w:hAnsi="微軟正黑體" w:cs="Times New Roman" w:hint="eastAsia"/>
                <w:bCs/>
                <w:kern w:val="0"/>
                <w:szCs w:val="24"/>
                <w:lang w:val="zh-TW"/>
                <w14:ligatures w14:val="none"/>
              </w:rPr>
              <w:t>《觀行斷三縛結》。</w:t>
            </w:r>
          </w:p>
          <w:p w14:paraId="40B4D7FA"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2009/07《</w:t>
            </w:r>
            <w:r w:rsidRPr="00F43332">
              <w:rPr>
                <w:rFonts w:ascii="微軟正黑體" w:eastAsia="微軟正黑體" w:hAnsi="微軟正黑體" w:cs="Times New Roman" w:hint="eastAsia"/>
                <w:szCs w:val="24"/>
              </w:rPr>
              <w:t>如來藏中藏如來》</w:t>
            </w:r>
          </w:p>
          <w:p w14:paraId="74CE716D"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2009/11《出家菩薩首重虛心求教勤求證悟》。</w:t>
            </w:r>
          </w:p>
          <w:p w14:paraId="2EE25A1C"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2014/10《證道歌略釋》。</w:t>
            </w:r>
          </w:p>
          <w:p w14:paraId="04F7F27A" w14:textId="3CA7B339"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2024/6《心經在說什麼？》。</w:t>
            </w:r>
          </w:p>
        </w:tc>
      </w:tr>
      <w:tr w:rsidR="00F43332" w:rsidRPr="00F43332" w14:paraId="13BE6305" w14:textId="371DE798"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0E2DDF3A"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0D979E8"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2008/03/13</w:t>
            </w:r>
          </w:p>
        </w:tc>
        <w:tc>
          <w:tcPr>
            <w:tcW w:w="4395" w:type="dxa"/>
            <w:tcMar>
              <w:top w:w="100" w:type="dxa"/>
              <w:left w:w="100" w:type="dxa"/>
              <w:bottom w:w="100" w:type="dxa"/>
              <w:right w:w="100" w:type="dxa"/>
            </w:tcMar>
            <w:vAlign w:val="center"/>
          </w:tcPr>
          <w:p w14:paraId="022677DA"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首次設立清寒獎助學金</w:t>
            </w:r>
          </w:p>
        </w:tc>
        <w:tc>
          <w:tcPr>
            <w:tcW w:w="8222" w:type="dxa"/>
          </w:tcPr>
          <w:p w14:paraId="679E7C2B" w14:textId="51F5EE97"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本會自</w:t>
            </w:r>
            <w:r w:rsidRPr="00F43332">
              <w:rPr>
                <w:rFonts w:ascii="微軟正黑體" w:eastAsia="微軟正黑體" w:hAnsi="微軟正黑體" w:cs="Times New Roman"/>
                <w:szCs w:val="24"/>
              </w:rPr>
              <w:t>2008/3/13</w:t>
            </w:r>
            <w:r w:rsidRPr="00F43332">
              <w:rPr>
                <w:rFonts w:ascii="微軟正黑體" w:eastAsia="微軟正黑體" w:hAnsi="微軟正黑體" w:cs="Times New Roman" w:hint="eastAsia"/>
                <w:szCs w:val="24"/>
              </w:rPr>
              <w:t>起在臺灣</w:t>
            </w:r>
            <w:r w:rsidRPr="00F43332">
              <w:rPr>
                <w:rFonts w:ascii="微軟正黑體" w:eastAsia="微軟正黑體" w:hAnsi="微軟正黑體" w:hint="eastAsia"/>
                <w:szCs w:val="24"/>
              </w:rPr>
              <w:t>桃園大溪各國中小學、彰化高商、臺北市明倫高中、明倫國小設置清寒獎助學金，以鼓勵家境貧困、品德優良的學生安心求學。</w:t>
            </w:r>
          </w:p>
          <w:p w14:paraId="114A91AE" w14:textId="6B05B796" w:rsidR="00540BBB" w:rsidRPr="00F43332" w:rsidRDefault="00540BBB" w:rsidP="00540BBB">
            <w:pPr>
              <w:spacing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szCs w:val="24"/>
              </w:rPr>
              <w:t>2010</w:t>
            </w:r>
            <w:r w:rsidRPr="00F43332">
              <w:rPr>
                <w:rFonts w:ascii="微軟正黑體" w:eastAsia="微軟正黑體" w:hAnsi="微軟正黑體" w:cs="Times New Roman"/>
                <w:szCs w:val="24"/>
              </w:rPr>
              <w:t>/8/1</w:t>
            </w:r>
            <w:r w:rsidRPr="00F43332">
              <w:rPr>
                <w:rFonts w:ascii="微軟正黑體" w:eastAsia="微軟正黑體" w:hAnsi="微軟正黑體" w:cs="Times New Roman" w:hint="eastAsia"/>
                <w:szCs w:val="24"/>
              </w:rPr>
              <w:t>本會擴大獎助範圍，家境清寒品行優良且未領有其他獎助學金之學</w:t>
            </w:r>
            <w:r w:rsidRPr="00F43332">
              <w:rPr>
                <w:rFonts w:ascii="微軟正黑體" w:eastAsia="微軟正黑體" w:hAnsi="微軟正黑體" w:cs="Times New Roman" w:hint="eastAsia"/>
                <w:szCs w:val="24"/>
              </w:rPr>
              <w:lastRenderedPageBreak/>
              <w:t>生，</w:t>
            </w:r>
            <w:r w:rsidRPr="00F43332">
              <w:rPr>
                <w:rFonts w:ascii="微軟正黑體" w:eastAsia="微軟正黑體" w:hAnsi="微軟正黑體" w:cs="Times New Roman" w:hint="eastAsia"/>
                <w:bCs/>
                <w:szCs w:val="24"/>
              </w:rPr>
              <w:t>經申請核定後於</w:t>
            </w:r>
            <w:r w:rsidRPr="00F43332">
              <w:rPr>
                <w:rFonts w:ascii="微軟正黑體" w:eastAsia="微軟正黑體" w:hAnsi="微軟正黑體" w:cs="Times New Roman"/>
                <w:bCs/>
                <w:szCs w:val="24"/>
              </w:rPr>
              <w:t>2010/10/1</w:t>
            </w:r>
            <w:r w:rsidRPr="00F43332">
              <w:rPr>
                <w:rStyle w:val="af2"/>
                <w:rFonts w:ascii="微軟正黑體" w:eastAsia="微軟正黑體" w:hAnsi="微軟正黑體" w:cs="Times New Roman"/>
                <w:bCs/>
                <w:szCs w:val="24"/>
              </w:rPr>
              <w:footnoteReference w:id="150"/>
            </w:r>
            <w:r w:rsidRPr="00F43332">
              <w:rPr>
                <w:rFonts w:ascii="微軟正黑體" w:eastAsia="微軟正黑體" w:hAnsi="微軟正黑體" w:cs="Times New Roman" w:hint="eastAsia"/>
                <w:bCs/>
                <w:szCs w:val="24"/>
              </w:rPr>
              <w:t>起</w:t>
            </w:r>
            <w:commentRangeStart w:id="1172"/>
            <w:r w:rsidRPr="00F43332">
              <w:rPr>
                <w:rFonts w:ascii="微軟正黑體" w:eastAsia="微軟正黑體" w:hAnsi="微軟正黑體" w:cs="Times New Roman" w:hint="eastAsia"/>
                <w:bCs/>
                <w:szCs w:val="24"/>
              </w:rPr>
              <w:t>按月</w:t>
            </w:r>
            <w:commentRangeEnd w:id="1172"/>
            <w:r w:rsidR="00F43332" w:rsidRPr="00F43332">
              <w:rPr>
                <w:rStyle w:val="af5"/>
                <w:rFonts w:ascii="微軟正黑體" w:eastAsia="微軟正黑體" w:hAnsi="微軟正黑體" w:cs="Times New Roman" w:hint="eastAsia"/>
                <w:bCs/>
                <w:sz w:val="24"/>
                <w:szCs w:val="24"/>
                <w:rPrChange w:id="1173" w:author="駱淳渝" w:date="2026-02-05T22:26:00Z" w16du:dateUtc="2026-02-05T14:26:00Z">
                  <w:rPr>
                    <w:rStyle w:val="af5"/>
                    <w:rFonts w:ascii="微軟正黑體" w:eastAsia="微軟正黑體" w:hAnsi="微軟正黑體" w:cs="Times New Roman" w:hint="eastAsia"/>
                    <w:bCs/>
                    <w:sz w:val="24"/>
                    <w:szCs w:val="24"/>
                  </w:rPr>
                </w:rPrChange>
              </w:rPr>
              <w:commentReference w:id="1172"/>
            </w:r>
            <w:r w:rsidRPr="00F43332">
              <w:rPr>
                <w:rFonts w:ascii="微軟正黑體" w:eastAsia="微軟正黑體" w:hAnsi="微軟正黑體" w:cs="Times New Roman" w:hint="eastAsia"/>
                <w:bCs/>
                <w:szCs w:val="24"/>
                <w:rPrChange w:id="1174" w:author="駱淳渝" w:date="2026-02-05T22:26:00Z" w16du:dateUtc="2026-02-05T14:26:00Z">
                  <w:rPr>
                    <w:rFonts w:ascii="微軟正黑體" w:eastAsia="微軟正黑體" w:hAnsi="微軟正黑體" w:cs="Times New Roman" w:hint="eastAsia"/>
                    <w:bCs/>
                    <w:szCs w:val="24"/>
                  </w:rPr>
                </w:rPrChange>
              </w:rPr>
              <w:t>發放獎助學金。</w:t>
            </w:r>
          </w:p>
        </w:tc>
      </w:tr>
      <w:tr w:rsidR="00F43332" w:rsidRPr="00F43332" w14:paraId="2D993639" w14:textId="74C3836B"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9E9606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92421F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2008/05/04</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A38C731" w14:textId="261203B4"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成立簡報小組，</w:t>
            </w:r>
            <w:r w:rsidRPr="00F43332">
              <w:rPr>
                <w:rFonts w:ascii="微軟正黑體" w:eastAsia="微軟正黑體" w:hAnsi="微軟正黑體" w:cs="Times New Roman" w:hint="eastAsia"/>
                <w:szCs w:val="24"/>
                <w:rPrChange w:id="1175" w:author="駱淳渝" w:date="2026-02-05T22:26:00Z" w16du:dateUtc="2026-02-05T14:26:00Z">
                  <w:rPr>
                    <w:rFonts w:ascii="微軟正黑體" w:eastAsia="微軟正黑體" w:hAnsi="微軟正黑體" w:cs="Times New Roman" w:hint="eastAsia"/>
                    <w:color w:val="000000" w:themeColor="text1"/>
                    <w:szCs w:val="24"/>
                  </w:rPr>
                </w:rPrChange>
              </w:rPr>
              <w:t>在網路推廣正法</w:t>
            </w:r>
          </w:p>
        </w:tc>
        <w:tc>
          <w:tcPr>
            <w:tcW w:w="8222" w:type="dxa"/>
          </w:tcPr>
          <w:p w14:paraId="0B959D74" w14:textId="79599C95" w:rsidR="00540BBB" w:rsidRPr="00F43332" w:rsidRDefault="00DE1468"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hint="eastAsia"/>
                <w:szCs w:val="24"/>
              </w:rPr>
              <w:t>因應</w:t>
            </w:r>
            <w:r w:rsidR="006A6B3C" w:rsidRPr="00F43332">
              <w:rPr>
                <w:rFonts w:ascii="微軟正黑體" w:eastAsia="微軟正黑體" w:hAnsi="微軟正黑體"/>
                <w:szCs w:val="24"/>
              </w:rPr>
              <w:t>電子郵件普遍</w:t>
            </w:r>
            <w:r w:rsidRPr="00F43332">
              <w:rPr>
                <w:rFonts w:ascii="微軟正黑體" w:eastAsia="微軟正黑體" w:hAnsi="微軟正黑體" w:hint="eastAsia"/>
                <w:szCs w:val="24"/>
              </w:rPr>
              <w:t>盛行</w:t>
            </w:r>
            <w:r w:rsidR="006A6B3C" w:rsidRPr="00F43332">
              <w:rPr>
                <w:rFonts w:ascii="微軟正黑體" w:eastAsia="微軟正黑體" w:hAnsi="微軟正黑體"/>
                <w:szCs w:val="24"/>
              </w:rPr>
              <w:t>，</w:t>
            </w:r>
            <w:r w:rsidRPr="00F43332">
              <w:rPr>
                <w:rFonts w:ascii="微軟正黑體" w:eastAsia="微軟正黑體" w:hAnsi="微軟正黑體" w:hint="eastAsia"/>
                <w:szCs w:val="24"/>
              </w:rPr>
              <w:t>本會成立簡報小組</w:t>
            </w:r>
            <w:r w:rsidRPr="00F43332" w:rsidDel="0016294E">
              <w:rPr>
                <w:rStyle w:val="af2"/>
                <w:rFonts w:ascii="微軟正黑體" w:eastAsia="微軟正黑體" w:hAnsi="微軟正黑體"/>
                <w:szCs w:val="24"/>
              </w:rPr>
              <w:t xml:space="preserve"> </w:t>
            </w:r>
            <w:r w:rsidRPr="00F43332">
              <w:rPr>
                <w:rStyle w:val="af2"/>
                <w:rFonts w:ascii="微軟正黑體" w:eastAsia="微軟正黑體" w:hAnsi="微軟正黑體"/>
                <w:szCs w:val="24"/>
              </w:rPr>
              <w:footnoteReference w:id="151"/>
            </w:r>
            <w:r w:rsidR="006A6B3C" w:rsidRPr="00F43332">
              <w:rPr>
                <w:rFonts w:ascii="微軟正黑體" w:eastAsia="微軟正黑體" w:hAnsi="微軟正黑體"/>
                <w:szCs w:val="24"/>
              </w:rPr>
              <w:t>製作「簡報檔案」</w:t>
            </w:r>
            <w:r w:rsidR="00780B6F" w:rsidRPr="00F43332">
              <w:rPr>
                <w:rFonts w:ascii="微軟正黑體" w:eastAsia="微軟正黑體" w:hAnsi="微軟正黑體"/>
                <w:szCs w:val="24"/>
              </w:rPr>
              <w:t>（如PowerPoint）</w:t>
            </w:r>
            <w:r w:rsidR="00780B6F" w:rsidRPr="00F43332">
              <w:rPr>
                <w:rFonts w:ascii="微軟正黑體" w:eastAsia="微軟正黑體" w:hAnsi="微軟正黑體" w:hint="eastAsia"/>
                <w:szCs w:val="24"/>
              </w:rPr>
              <w:t>，提供</w:t>
            </w:r>
            <w:r w:rsidR="000336F7" w:rsidRPr="00F43332">
              <w:rPr>
                <w:rFonts w:ascii="微軟正黑體" w:eastAsia="微軟正黑體" w:hAnsi="微軟正黑體" w:hint="eastAsia"/>
                <w:szCs w:val="24"/>
              </w:rPr>
              <w:t>學員</w:t>
            </w:r>
            <w:r w:rsidR="006A6B3C" w:rsidRPr="00F43332">
              <w:rPr>
                <w:rFonts w:ascii="微軟正黑體" w:eastAsia="微軟正黑體" w:hAnsi="微軟正黑體"/>
                <w:szCs w:val="24"/>
              </w:rPr>
              <w:t>寄送給親友，</w:t>
            </w:r>
            <w:r w:rsidR="006463E8" w:rsidRPr="00F43332">
              <w:rPr>
                <w:rStyle w:val="af2"/>
                <w:rFonts w:ascii="微軟正黑體" w:eastAsia="微軟正黑體" w:hAnsi="微軟正黑體"/>
                <w:szCs w:val="24"/>
              </w:rPr>
              <w:footnoteReference w:id="152"/>
            </w:r>
            <w:r w:rsidR="006A6B3C" w:rsidRPr="00F43332">
              <w:rPr>
                <w:rFonts w:ascii="微軟正黑體" w:eastAsia="微軟正黑體" w:hAnsi="微軟正黑體"/>
                <w:szCs w:val="24"/>
              </w:rPr>
              <w:t>作為傳播正法訊息的媒介</w:t>
            </w:r>
            <w:r w:rsidR="00540BBB" w:rsidRPr="00F43332">
              <w:rPr>
                <w:rFonts w:ascii="微軟正黑體" w:eastAsia="微軟正黑體" w:hAnsi="微軟正黑體" w:hint="eastAsia"/>
                <w:szCs w:val="24"/>
              </w:rPr>
              <w:t>。</w:t>
            </w:r>
            <w:r w:rsidR="00540BBB" w:rsidRPr="00F43332">
              <w:rPr>
                <w:rFonts w:ascii="微軟正黑體" w:eastAsia="微軟正黑體" w:hAnsi="微軟正黑體"/>
                <w:szCs w:val="24"/>
              </w:rPr>
              <w:t>2009年相繼建立Youtube頻道、</w:t>
            </w:r>
            <w:r w:rsidR="00540BBB" w:rsidRPr="00F43332">
              <w:rPr>
                <w:rFonts w:ascii="微軟正黑體" w:eastAsia="微軟正黑體" w:hAnsi="微軟正黑體" w:hint="eastAsia"/>
                <w:szCs w:val="24"/>
              </w:rPr>
              <w:t>正法與破密部落格</w:t>
            </w:r>
            <w:r w:rsidR="00540BBB" w:rsidRPr="00F43332">
              <w:rPr>
                <w:rStyle w:val="af2"/>
                <w:rFonts w:ascii="微軟正黑體" w:eastAsia="微軟正黑體" w:hAnsi="微軟正黑體"/>
                <w:szCs w:val="24"/>
              </w:rPr>
              <w:footnoteReference w:id="153"/>
            </w:r>
            <w:r w:rsidR="00540BBB" w:rsidRPr="00F43332">
              <w:rPr>
                <w:rFonts w:ascii="微軟正黑體" w:eastAsia="微軟正黑體" w:hAnsi="微軟正黑體" w:hint="eastAsia"/>
                <w:szCs w:val="24"/>
              </w:rPr>
              <w:t>。</w:t>
            </w:r>
          </w:p>
        </w:tc>
      </w:tr>
      <w:tr w:rsidR="00F43332" w:rsidRPr="00F43332" w14:paraId="1B57548C" w14:textId="05C62F1B"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9C1F0C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503F452E"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2008/05/06</w:t>
            </w:r>
          </w:p>
        </w:tc>
        <w:tc>
          <w:tcPr>
            <w:tcW w:w="4395" w:type="dxa"/>
            <w:tcMar>
              <w:top w:w="100" w:type="dxa"/>
              <w:left w:w="100" w:type="dxa"/>
              <w:bottom w:w="100" w:type="dxa"/>
              <w:right w:w="100" w:type="dxa"/>
            </w:tcMar>
            <w:vAlign w:val="center"/>
          </w:tcPr>
          <w:p w14:paraId="264DE0B6" w14:textId="468E3BB5"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導師開講《實相般若波羅蜜經》</w:t>
            </w:r>
          </w:p>
        </w:tc>
        <w:tc>
          <w:tcPr>
            <w:tcW w:w="8222" w:type="dxa"/>
          </w:tcPr>
          <w:p w14:paraId="0333EE76" w14:textId="132DCD14" w:rsidR="00540BBB" w:rsidRPr="00F43332" w:rsidRDefault="00540BBB" w:rsidP="00540BBB">
            <w:pPr>
              <w:spacing w:line="300" w:lineRule="exact"/>
              <w:ind w:right="240"/>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2008/5/6 平實導師宣演《實相般若波羅蜜經》真實義理，</w:t>
            </w:r>
            <w:r w:rsidRPr="00F43332">
              <w:rPr>
                <w:rFonts w:ascii="微軟正黑體" w:eastAsia="微軟正黑體" w:hAnsi="微軟正黑體" w:cs="Times New Roman"/>
                <w:bCs/>
                <w:szCs w:val="24"/>
              </w:rPr>
              <w:t>揭示真如、涅槃、中道、金剛心皆是一體</w:t>
            </w:r>
            <w:r w:rsidRPr="00F43332">
              <w:rPr>
                <w:rFonts w:ascii="微軟正黑體" w:eastAsia="微軟正黑體" w:hAnsi="微軟正黑體" w:cs="Times New Roman" w:hint="eastAsia"/>
                <w:bCs/>
                <w:szCs w:val="24"/>
              </w:rPr>
              <w:t>—</w:t>
            </w:r>
            <w:r w:rsidRPr="00F43332">
              <w:rPr>
                <w:rFonts w:ascii="微軟正黑體" w:eastAsia="微軟正黑體" w:hAnsi="微軟正黑體" w:cs="Times New Roman"/>
                <w:bCs/>
                <w:szCs w:val="24"/>
              </w:rPr>
              <w:t>—第八識如來藏</w:t>
            </w:r>
            <w:r w:rsidRPr="00F43332">
              <w:rPr>
                <w:rFonts w:ascii="微軟正黑體" w:eastAsia="微軟正黑體" w:hAnsi="微軟正黑體" w:cs="Times New Roman" w:hint="eastAsia"/>
                <w:bCs/>
                <w:szCs w:val="24"/>
              </w:rPr>
              <w:t>，</w:t>
            </w:r>
            <w:r w:rsidRPr="00F43332">
              <w:rPr>
                <w:rFonts w:ascii="微軟正黑體" w:eastAsia="微軟正黑體" w:hAnsi="微軟正黑體" w:cs="Times New Roman"/>
                <w:bCs/>
                <w:szCs w:val="24"/>
              </w:rPr>
              <w:t>外於如來藏即無實相可證</w:t>
            </w:r>
            <w:r w:rsidRPr="00F43332">
              <w:rPr>
                <w:rFonts w:ascii="微軟正黑體" w:eastAsia="微軟正黑體" w:hAnsi="微軟正黑體" w:cs="Times New Roman" w:hint="eastAsia"/>
                <w:bCs/>
                <w:szCs w:val="24"/>
              </w:rPr>
              <w:t>。導師</w:t>
            </w:r>
            <w:r w:rsidRPr="00F43332">
              <w:rPr>
                <w:rFonts w:ascii="微軟正黑體" w:eastAsia="微軟正黑體" w:hAnsi="微軟正黑體" w:cs="Times New Roman" w:hint="eastAsia"/>
                <w:szCs w:val="24"/>
              </w:rPr>
              <w:t>舉示與經文有關的禪宗公案而作拈提，幫助聞法者實證《實相經》中說的般若智慧。</w:t>
            </w:r>
          </w:p>
          <w:p w14:paraId="1F09C89F" w14:textId="19246C57" w:rsidR="00540BBB" w:rsidRPr="00F43332" w:rsidRDefault="00540BBB" w:rsidP="00540BBB">
            <w:pPr>
              <w:spacing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szCs w:val="24"/>
              </w:rPr>
              <w:t>宣講圓滿後出版《實相經宗通》全套共八輯。2014/1/31出版第一輯，2015/4出版第八輯。</w:t>
            </w:r>
          </w:p>
        </w:tc>
      </w:tr>
      <w:tr w:rsidR="00F43332" w:rsidRPr="00F43332" w14:paraId="040B9592" w14:textId="55623CE0"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00532FC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25D2350"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2008/05/12</w:t>
            </w:r>
          </w:p>
        </w:tc>
        <w:tc>
          <w:tcPr>
            <w:tcW w:w="4395" w:type="dxa"/>
            <w:tcMar>
              <w:top w:w="100" w:type="dxa"/>
              <w:left w:w="100" w:type="dxa"/>
              <w:bottom w:w="100" w:type="dxa"/>
              <w:right w:w="100" w:type="dxa"/>
            </w:tcMar>
            <w:vAlign w:val="center"/>
          </w:tcPr>
          <w:p w14:paraId="1A20801E"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kern w:val="0"/>
                <w:szCs w:val="24"/>
                <w:lang w:val="zh-TW"/>
                <w14:ligatures w14:val="none"/>
              </w:rPr>
              <w:t>中國四川汶川強震，本會捐款新臺幣</w:t>
            </w:r>
            <w:r w:rsidRPr="00F43332">
              <w:rPr>
                <w:rFonts w:ascii="微軟正黑體" w:eastAsia="微軟正黑體" w:hAnsi="微軟正黑體" w:cs="Times New Roman"/>
                <w:bCs/>
                <w:kern w:val="0"/>
                <w:szCs w:val="24"/>
                <w:lang w:val="zh-TW"/>
                <w14:ligatures w14:val="none"/>
              </w:rPr>
              <w:t>1863</w:t>
            </w:r>
            <w:r w:rsidRPr="00F43332">
              <w:rPr>
                <w:rFonts w:ascii="微軟正黑體" w:eastAsia="微軟正黑體" w:hAnsi="微軟正黑體" w:cs="Times New Roman" w:hint="eastAsia"/>
                <w:bCs/>
                <w:kern w:val="0"/>
                <w:szCs w:val="24"/>
                <w:lang w:val="zh-TW"/>
                <w14:ligatures w14:val="none"/>
              </w:rPr>
              <w:t>萬元賑災</w:t>
            </w:r>
            <w:r w:rsidRPr="00F43332">
              <w:rPr>
                <w:rStyle w:val="af2"/>
                <w:rFonts w:ascii="微軟正黑體" w:eastAsia="微軟正黑體" w:hAnsi="微軟正黑體"/>
                <w:bCs/>
              </w:rPr>
              <w:footnoteReference w:id="154"/>
            </w:r>
          </w:p>
        </w:tc>
        <w:tc>
          <w:tcPr>
            <w:tcW w:w="8222" w:type="dxa"/>
          </w:tcPr>
          <w:p w14:paraId="34C6314C" w14:textId="77024FD0" w:rsidR="00540BBB" w:rsidRPr="00F43332" w:rsidRDefault="00540BBB" w:rsidP="00540BBB">
            <w:pPr>
              <w:spacing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Songti TC" w:hint="eastAsia"/>
                <w:szCs w:val="24"/>
                <w:lang w:bidi="ar-SA"/>
                <w:rPrChange w:id="1181" w:author="駱淳渝" w:date="2026-02-05T22:26:00Z" w16du:dateUtc="2026-02-05T14:26:00Z">
                  <w:rPr>
                    <w:rFonts w:ascii="微軟正黑體" w:eastAsia="微軟正黑體" w:hAnsi="微軟正黑體" w:cs="Songti TC" w:hint="eastAsia"/>
                    <w:color w:val="000000"/>
                    <w:szCs w:val="24"/>
                    <w:lang w:bidi="ar-SA"/>
                  </w:rPr>
                </w:rPrChange>
              </w:rPr>
              <w:t>2008/5/12中國四川汶川發生規模八強烈地震，造成當地百姓重大傷亡，本會隨即</w:t>
            </w:r>
            <w:r w:rsidRPr="00F43332">
              <w:rPr>
                <w:rFonts w:ascii="微軟正黑體" w:eastAsia="微軟正黑體" w:hAnsi="微軟正黑體" w:cs="Songti TC" w:hint="eastAsia"/>
                <w:szCs w:val="24"/>
                <w:lang w:bidi="ar-SA"/>
              </w:rPr>
              <w:t>在</w:t>
            </w:r>
            <w:r w:rsidRPr="00F43332">
              <w:rPr>
                <w:rFonts w:ascii="微軟正黑體" w:eastAsia="微軟正黑體" w:hAnsi="微軟正黑體"/>
                <w:szCs w:val="24"/>
              </w:rPr>
              <w:t>5/17於正覺祖師堂舉辦地震罹難者超薦法會，</w:t>
            </w:r>
            <w:r w:rsidRPr="00F43332">
              <w:rPr>
                <w:rFonts w:ascii="微軟正黑體" w:eastAsia="微軟正黑體" w:hAnsi="微軟正黑體" w:cs="Songti TC" w:hint="eastAsia"/>
                <w:szCs w:val="24"/>
                <w:lang w:bidi="ar-SA"/>
                <w:rPrChange w:id="1182" w:author="駱淳渝" w:date="2026-02-05T22:26:00Z" w16du:dateUtc="2026-02-05T14:26:00Z">
                  <w:rPr>
                    <w:rFonts w:ascii="微軟正黑體" w:eastAsia="微軟正黑體" w:hAnsi="微軟正黑體" w:cs="Songti TC" w:hint="eastAsia"/>
                    <w:color w:val="000000"/>
                    <w:szCs w:val="24"/>
                    <w:lang w:bidi="ar-SA"/>
                  </w:rPr>
                </w:rPrChange>
              </w:rPr>
              <w:t>平實導師並號召本會會員捐助善款，如實履踐 世尊於經中開示「至心施、及時施、親手施」之功德，以佛教正覺同修會、正覺教育基金會、正覺寺籌備處名義，捐款新台幣1863萬元，用於重建災區學校、寺廟以及資助災民醫療費用。</w:t>
            </w:r>
            <w:r w:rsidRPr="00F43332">
              <w:rPr>
                <w:rStyle w:val="af2"/>
                <w:rFonts w:ascii="微軟正黑體" w:eastAsia="微軟正黑體" w:hAnsi="微軟正黑體"/>
                <w:szCs w:val="24"/>
              </w:rPr>
              <w:footnoteReference w:id="155"/>
            </w:r>
          </w:p>
        </w:tc>
      </w:tr>
      <w:tr w:rsidR="00F43332" w:rsidRPr="00F43332" w14:paraId="02B8AB35" w14:textId="325DF4DF"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B75A46E"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31F81C"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2008/06/00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7083671" w14:textId="1182CC2E" w:rsidR="00540BBB" w:rsidRPr="00F43332" w:rsidRDefault="00540BBB" w:rsidP="00540BBB">
            <w:pPr>
              <w:spacing w:after="0" w:line="300" w:lineRule="exact"/>
              <w:jc w:val="both"/>
              <w:rPr>
                <w:rFonts w:ascii="微軟正黑體" w:eastAsia="微軟正黑體" w:hAnsi="微軟正黑體" w:cs="Times New Roman"/>
                <w:szCs w:val="24"/>
              </w:rPr>
            </w:pPr>
            <w:bookmarkStart w:id="1185" w:name="_Hlk154152413"/>
            <w:r w:rsidRPr="00F43332">
              <w:rPr>
                <w:rFonts w:ascii="微軟正黑體" w:eastAsia="微軟正黑體" w:hAnsi="微軟正黑體" w:cs="Times New Roman" w:hint="eastAsia"/>
                <w:szCs w:val="24"/>
              </w:rPr>
              <w:t>出版游正光老師著《真假外道》</w:t>
            </w:r>
            <w:bookmarkEnd w:id="1185"/>
          </w:p>
        </w:tc>
        <w:tc>
          <w:tcPr>
            <w:tcW w:w="8222" w:type="dxa"/>
          </w:tcPr>
          <w:p w14:paraId="5987D4B2" w14:textId="7271570E" w:rsidR="00540BBB" w:rsidRPr="00F43332" w:rsidRDefault="00540BBB" w:rsidP="00540BBB">
            <w:pPr>
              <w:tabs>
                <w:tab w:val="left" w:pos="807"/>
              </w:tabs>
              <w:spacing w:line="300" w:lineRule="exact"/>
              <w:rPr>
                <w:rFonts w:ascii="微軟正黑體" w:eastAsia="微軟正黑體" w:hAnsi="微軟正黑體"/>
                <w:szCs w:val="24"/>
              </w:rPr>
            </w:pPr>
            <w:r w:rsidRPr="00F43332">
              <w:rPr>
                <w:rFonts w:ascii="微軟正黑體" w:eastAsia="微軟正黑體" w:hAnsi="微軟正黑體" w:hint="eastAsia"/>
                <w:szCs w:val="24"/>
              </w:rPr>
              <w:t>鑑於藏密行者劉東亮、杜大威居士於網上主張離念靈知心為常住法，證嚴法師以常見外道法取代正法，耽誤眾生慧命、破壞正法；本會游正光老師欲救彼等免除地獄業，舉證三人違背佛語實例，並以教證理證辨正，撰寫《真假</w:t>
            </w:r>
            <w:r w:rsidRPr="00F43332">
              <w:rPr>
                <w:rFonts w:ascii="微軟正黑體" w:eastAsia="微軟正黑體" w:hAnsi="微軟正黑體" w:hint="eastAsia"/>
                <w:szCs w:val="24"/>
              </w:rPr>
              <w:lastRenderedPageBreak/>
              <w:t>外道》，令學人不致被佛門表相所欺矇。</w:t>
            </w:r>
          </w:p>
        </w:tc>
      </w:tr>
      <w:tr w:rsidR="00F43332" w:rsidRPr="00F43332" w14:paraId="54F59795" w14:textId="4AF787A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18CC36F"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322F21"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2008/06/00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46B921" w14:textId="0125AEAC" w:rsidR="00540BBB" w:rsidRPr="00F43332" w:rsidRDefault="00540BBB" w:rsidP="00540BBB">
            <w:pPr>
              <w:spacing w:after="0" w:line="300" w:lineRule="exact"/>
              <w:jc w:val="both"/>
              <w:rPr>
                <w:rFonts w:ascii="微軟正黑體" w:eastAsia="微軟正黑體" w:hAnsi="微軟正黑體" w:cs="Times New Roman"/>
                <w:szCs w:val="24"/>
              </w:rPr>
            </w:pPr>
            <w:bookmarkStart w:id="1186" w:name="_Hlk212553023"/>
            <w:commentRangeStart w:id="1187"/>
            <w:commentRangeStart w:id="1188"/>
            <w:commentRangeStart w:id="1189"/>
            <w:commentRangeStart w:id="1190"/>
            <w:commentRangeStart w:id="1191"/>
            <w:commentRangeStart w:id="1192"/>
            <w:r w:rsidRPr="00F43332">
              <w:rPr>
                <w:rFonts w:ascii="微軟正黑體" w:eastAsia="微軟正黑體" w:hAnsi="微軟正黑體" w:cs="Times New Roman"/>
                <w:szCs w:val="24"/>
              </w:rPr>
              <w:t>出版</w:t>
            </w:r>
            <w:r w:rsidRPr="00F43332">
              <w:rPr>
                <w:rFonts w:ascii="微軟正黑體" w:eastAsia="微軟正黑體" w:hAnsi="微軟正黑體" w:cs="Times New Roman" w:hint="eastAsia"/>
                <w:szCs w:val="24"/>
              </w:rPr>
              <w:t>《淺談達賴喇嘛之雙身法》</w:t>
            </w:r>
            <w:bookmarkEnd w:id="1186"/>
            <w:commentRangeEnd w:id="1187"/>
            <w:r w:rsidR="00F43332" w:rsidRPr="00F43332">
              <w:rPr>
                <w:rStyle w:val="af5"/>
                <w:rFonts w:ascii="微軟正黑體" w:eastAsia="微軟正黑體" w:hAnsi="微軟正黑體" w:cs="Times New Roman" w:hint="eastAsia"/>
                <w:sz w:val="24"/>
                <w:szCs w:val="24"/>
                <w:rPrChange w:id="1193" w:author="駱淳渝" w:date="2026-02-05T22:26:00Z" w16du:dateUtc="2026-02-05T14:26:00Z">
                  <w:rPr>
                    <w:rStyle w:val="af5"/>
                    <w:rFonts w:ascii="微軟正黑體" w:eastAsia="微軟正黑體" w:hAnsi="微軟正黑體" w:cs="Times New Roman" w:hint="eastAsia"/>
                    <w:sz w:val="24"/>
                    <w:szCs w:val="24"/>
                  </w:rPr>
                </w:rPrChange>
              </w:rPr>
              <w:commentReference w:id="1187"/>
            </w:r>
            <w:commentRangeEnd w:id="1188"/>
            <w:r w:rsidRPr="00F43332">
              <w:rPr>
                <w:rStyle w:val="af5"/>
                <w:rFonts w:ascii="微軟正黑體" w:eastAsia="微軟正黑體" w:hAnsi="微軟正黑體" w:cs="Times New Roman" w:hint="eastAsia"/>
                <w:sz w:val="24"/>
                <w:szCs w:val="24"/>
                <w:rPrChange w:id="1194" w:author="駱淳渝" w:date="2026-02-05T22:26:00Z" w16du:dateUtc="2026-02-05T14:26:00Z">
                  <w:rPr>
                    <w:rStyle w:val="af5"/>
                    <w:rFonts w:ascii="微軟正黑體" w:eastAsia="微軟正黑體" w:hAnsi="微軟正黑體" w:cs="Times New Roman" w:hint="eastAsia"/>
                    <w:sz w:val="24"/>
                    <w:szCs w:val="24"/>
                  </w:rPr>
                </w:rPrChange>
              </w:rPr>
              <w:commentReference w:id="1188"/>
            </w:r>
            <w:commentRangeEnd w:id="1189"/>
            <w:r w:rsidRPr="00F43332">
              <w:rPr>
                <w:rStyle w:val="af5"/>
                <w:rFonts w:ascii="微軟正黑體" w:eastAsia="微軟正黑體" w:hAnsi="微軟正黑體" w:cs="Times New Roman" w:hint="eastAsia"/>
                <w:sz w:val="24"/>
                <w:szCs w:val="24"/>
                <w:rPrChange w:id="1195" w:author="駱淳渝" w:date="2026-02-05T22:26:00Z" w16du:dateUtc="2026-02-05T14:26:00Z">
                  <w:rPr>
                    <w:rStyle w:val="af5"/>
                    <w:rFonts w:ascii="微軟正黑體" w:eastAsia="微軟正黑體" w:hAnsi="微軟正黑體" w:cs="Times New Roman" w:hint="eastAsia"/>
                    <w:sz w:val="24"/>
                    <w:szCs w:val="24"/>
                  </w:rPr>
                </w:rPrChange>
              </w:rPr>
              <w:commentReference w:id="1189"/>
            </w:r>
            <w:commentRangeEnd w:id="1190"/>
            <w:r w:rsidRPr="00F43332">
              <w:rPr>
                <w:rStyle w:val="af5"/>
                <w:rFonts w:ascii="微軟正黑體" w:eastAsia="微軟正黑體" w:hAnsi="微軟正黑體" w:cs="Times New Roman" w:hint="eastAsia"/>
                <w:sz w:val="24"/>
                <w:szCs w:val="24"/>
                <w:rPrChange w:id="1196" w:author="駱淳渝" w:date="2026-02-05T22:26:00Z" w16du:dateUtc="2026-02-05T14:26:00Z">
                  <w:rPr>
                    <w:rStyle w:val="af5"/>
                    <w:rFonts w:ascii="微軟正黑體" w:eastAsia="微軟正黑體" w:hAnsi="微軟正黑體" w:cs="Times New Roman" w:hint="eastAsia"/>
                    <w:sz w:val="24"/>
                    <w:szCs w:val="24"/>
                  </w:rPr>
                </w:rPrChange>
              </w:rPr>
              <w:commentReference w:id="1190"/>
            </w:r>
            <w:commentRangeEnd w:id="1191"/>
            <w:r w:rsidRPr="00F43332">
              <w:rPr>
                <w:rStyle w:val="af5"/>
                <w:rFonts w:ascii="微軟正黑體" w:eastAsia="微軟正黑體" w:hAnsi="微軟正黑體" w:cs="Times New Roman" w:hint="eastAsia"/>
                <w:sz w:val="24"/>
                <w:szCs w:val="24"/>
                <w:rPrChange w:id="1197" w:author="駱淳渝" w:date="2026-02-05T22:26:00Z" w16du:dateUtc="2026-02-05T14:26:00Z">
                  <w:rPr>
                    <w:rStyle w:val="af5"/>
                    <w:rFonts w:ascii="微軟正黑體" w:eastAsia="微軟正黑體" w:hAnsi="微軟正黑體" w:cs="Times New Roman" w:hint="eastAsia"/>
                    <w:sz w:val="24"/>
                    <w:szCs w:val="24"/>
                  </w:rPr>
                </w:rPrChange>
              </w:rPr>
              <w:commentReference w:id="1191"/>
            </w:r>
            <w:commentRangeEnd w:id="1192"/>
            <w:r w:rsidRPr="00F43332">
              <w:rPr>
                <w:rStyle w:val="af5"/>
                <w:rFonts w:ascii="微軟正黑體" w:eastAsia="微軟正黑體" w:hAnsi="微軟正黑體" w:cs="Times New Roman" w:hint="eastAsia"/>
                <w:sz w:val="24"/>
                <w:szCs w:val="24"/>
                <w:rPrChange w:id="1198" w:author="駱淳渝" w:date="2026-02-05T22:26:00Z" w16du:dateUtc="2026-02-05T14:26:00Z">
                  <w:rPr>
                    <w:rStyle w:val="af5"/>
                    <w:rFonts w:ascii="微軟正黑體" w:eastAsia="微軟正黑體" w:hAnsi="微軟正黑體" w:cs="Times New Roman" w:hint="eastAsia"/>
                    <w:sz w:val="24"/>
                    <w:szCs w:val="24"/>
                  </w:rPr>
                </w:rPrChange>
              </w:rPr>
              <w:commentReference w:id="1192"/>
            </w:r>
            <w:r w:rsidRPr="00F43332">
              <w:rPr>
                <w:rFonts w:ascii="微軟正黑體" w:eastAsia="微軟正黑體" w:hAnsi="微軟正黑體" w:cs="Times New Roman" w:hint="eastAsia"/>
                <w:szCs w:val="24"/>
                <w:rPrChange w:id="1199" w:author="駱淳渝" w:date="2026-02-05T22:26:00Z" w16du:dateUtc="2026-02-05T14:26:00Z">
                  <w:rPr>
                    <w:rFonts w:ascii="微軟正黑體" w:eastAsia="微軟正黑體" w:hAnsi="微軟正黑體" w:cs="Times New Roman" w:hint="eastAsia"/>
                    <w:szCs w:val="24"/>
                  </w:rPr>
                </w:rPrChange>
              </w:rPr>
              <w:t>等多本破密書籍</w:t>
            </w:r>
          </w:p>
        </w:tc>
        <w:tc>
          <w:tcPr>
            <w:tcW w:w="8222" w:type="dxa"/>
          </w:tcPr>
          <w:p w14:paraId="57E2AA67" w14:textId="1DAAB642" w:rsidR="00540BBB" w:rsidRPr="00F43332" w:rsidRDefault="00540BBB" w:rsidP="00540BBB">
            <w:pPr>
              <w:pStyle w:val="af6"/>
              <w:tabs>
                <w:tab w:val="left" w:pos="807"/>
              </w:tabs>
              <w:spacing w:line="320" w:lineRule="exact"/>
              <w:rPr>
                <w:rFonts w:ascii="微軟正黑體" w:eastAsia="微軟正黑體" w:hAnsi="微軟正黑體" w:cs="Times New Roman"/>
                <w:sz w:val="24"/>
                <w:szCs w:val="24"/>
                <w:lang w:val="en-US"/>
              </w:rPr>
            </w:pPr>
            <w:commentRangeStart w:id="1200"/>
            <w:commentRangeStart w:id="1201"/>
            <w:commentRangeStart w:id="1202"/>
            <w:commentRangeStart w:id="1203"/>
            <w:commentRangeStart w:id="1204"/>
            <w:r w:rsidRPr="00F43332">
              <w:rPr>
                <w:rFonts w:ascii="微軟正黑體" w:eastAsia="微軟正黑體" w:hAnsi="微軟正黑體" w:cs="Times New Roman"/>
                <w:sz w:val="24"/>
                <w:szCs w:val="24"/>
                <w:lang w:val="en-US"/>
              </w:rPr>
              <w:t>2008年起</w:t>
            </w:r>
            <w:commentRangeEnd w:id="1200"/>
            <w:r w:rsidR="00F43332" w:rsidRPr="00F43332">
              <w:rPr>
                <w:rStyle w:val="af5"/>
                <w:rFonts w:ascii="微軟正黑體" w:eastAsia="微軟正黑體" w:hAnsi="微軟正黑體" w:cs="Times New Roman"/>
                <w:sz w:val="24"/>
                <w:szCs w:val="24"/>
                <w:lang w:val="en-US"/>
                <w:rPrChange w:id="1205" w:author="駱淳渝" w:date="2026-02-05T22:26:00Z" w16du:dateUtc="2026-02-05T14:26:00Z">
                  <w:rPr>
                    <w:rStyle w:val="af5"/>
                    <w:rFonts w:ascii="微軟正黑體" w:eastAsia="微軟正黑體" w:hAnsi="微軟正黑體" w:cs="Times New Roman"/>
                    <w:sz w:val="24"/>
                    <w:szCs w:val="24"/>
                    <w:lang w:val="en-US"/>
                  </w:rPr>
                </w:rPrChange>
              </w:rPr>
              <w:commentReference w:id="1200"/>
            </w:r>
            <w:commentRangeEnd w:id="1201"/>
            <w:r w:rsidRPr="00F43332">
              <w:rPr>
                <w:rStyle w:val="af5"/>
                <w:rFonts w:ascii="微軟正黑體" w:eastAsia="微軟正黑體" w:hAnsi="微軟正黑體" w:cs="Times New Roman"/>
                <w:sz w:val="24"/>
                <w:szCs w:val="24"/>
                <w:lang w:val="en-US"/>
                <w:rPrChange w:id="1206" w:author="駱淳渝" w:date="2026-02-05T22:26:00Z" w16du:dateUtc="2026-02-05T14:26:00Z">
                  <w:rPr>
                    <w:rStyle w:val="af5"/>
                    <w:rFonts w:ascii="微軟正黑體" w:eastAsia="微軟正黑體" w:hAnsi="微軟正黑體" w:cs="Times New Roman"/>
                    <w:sz w:val="24"/>
                    <w:szCs w:val="24"/>
                    <w:lang w:val="en-US"/>
                  </w:rPr>
                </w:rPrChange>
              </w:rPr>
              <w:commentReference w:id="1201"/>
            </w:r>
            <w:commentRangeEnd w:id="1202"/>
            <w:r w:rsidRPr="00F43332">
              <w:rPr>
                <w:rStyle w:val="af5"/>
                <w:rFonts w:ascii="微軟正黑體" w:eastAsia="微軟正黑體" w:hAnsi="微軟正黑體" w:cs="Times New Roman"/>
                <w:sz w:val="24"/>
                <w:szCs w:val="24"/>
                <w:lang w:val="en-US"/>
                <w:rPrChange w:id="1207" w:author="駱淳渝" w:date="2026-02-05T22:26:00Z" w16du:dateUtc="2026-02-05T14:26:00Z">
                  <w:rPr>
                    <w:rStyle w:val="af5"/>
                    <w:rFonts w:ascii="微軟正黑體" w:eastAsia="微軟正黑體" w:hAnsi="微軟正黑體" w:cs="Times New Roman"/>
                    <w:sz w:val="24"/>
                    <w:szCs w:val="24"/>
                    <w:lang w:val="en-US"/>
                  </w:rPr>
                </w:rPrChange>
              </w:rPr>
              <w:commentReference w:id="1202"/>
            </w:r>
            <w:commentRangeEnd w:id="1203"/>
            <w:r w:rsidRPr="00F43332">
              <w:rPr>
                <w:rStyle w:val="af5"/>
                <w:rFonts w:ascii="微軟正黑體" w:eastAsia="微軟正黑體" w:hAnsi="微軟正黑體" w:cs="Times New Roman"/>
                <w:sz w:val="24"/>
                <w:szCs w:val="24"/>
                <w:lang w:val="en-US"/>
                <w:rPrChange w:id="1208" w:author="駱淳渝" w:date="2026-02-05T22:26:00Z" w16du:dateUtc="2026-02-05T14:26:00Z">
                  <w:rPr>
                    <w:rStyle w:val="af5"/>
                    <w:rFonts w:ascii="微軟正黑體" w:eastAsia="微軟正黑體" w:hAnsi="微軟正黑體" w:cs="Times New Roman"/>
                    <w:sz w:val="24"/>
                    <w:szCs w:val="24"/>
                    <w:lang w:val="en-US"/>
                  </w:rPr>
                </w:rPrChange>
              </w:rPr>
              <w:commentReference w:id="1203"/>
            </w:r>
            <w:commentRangeEnd w:id="1204"/>
            <w:r w:rsidRPr="00F43332">
              <w:rPr>
                <w:rStyle w:val="af5"/>
                <w:rFonts w:ascii="微軟正黑體" w:eastAsia="微軟正黑體" w:hAnsi="微軟正黑體" w:cs="Times New Roman"/>
                <w:sz w:val="24"/>
                <w:szCs w:val="24"/>
                <w:lang w:val="en-US"/>
                <w:rPrChange w:id="1209" w:author="駱淳渝" w:date="2026-02-05T22:26:00Z" w16du:dateUtc="2026-02-05T14:26:00Z">
                  <w:rPr>
                    <w:rStyle w:val="af5"/>
                    <w:rFonts w:ascii="微軟正黑體" w:eastAsia="微軟正黑體" w:hAnsi="微軟正黑體" w:cs="Times New Roman"/>
                    <w:sz w:val="24"/>
                    <w:szCs w:val="24"/>
                    <w:lang w:val="en-US"/>
                  </w:rPr>
                </w:rPrChange>
              </w:rPr>
              <w:commentReference w:id="1204"/>
            </w:r>
            <w:r w:rsidRPr="00F43332">
              <w:rPr>
                <w:rFonts w:ascii="微軟正黑體" w:eastAsia="微軟正黑體" w:hAnsi="微軟正黑體" w:cs="Times New Roman"/>
                <w:sz w:val="24"/>
                <w:szCs w:val="24"/>
                <w:lang w:val="en-US"/>
                <w:rPrChange w:id="1210" w:author="駱淳渝" w:date="2026-02-05T22:26:00Z" w16du:dateUtc="2026-02-05T14:26:00Z">
                  <w:rPr>
                    <w:rFonts w:ascii="微軟正黑體" w:eastAsia="微軟正黑體" w:hAnsi="微軟正黑體" w:cs="Times New Roman"/>
                    <w:sz w:val="24"/>
                    <w:szCs w:val="24"/>
                    <w:lang w:val="en-US"/>
                  </w:rPr>
                </w:rPrChange>
              </w:rPr>
              <w:t>，本會</w:t>
            </w:r>
            <w:r w:rsidRPr="00F43332">
              <w:rPr>
                <w:rFonts w:ascii="微軟正黑體" w:eastAsia="微軟正黑體" w:hAnsi="微軟正黑體" w:hint="eastAsia"/>
                <w:sz w:val="24"/>
                <w:szCs w:val="24"/>
              </w:rPr>
              <w:t>彙整史實與外媒報導，</w:t>
            </w:r>
            <w:r w:rsidRPr="00F43332">
              <w:rPr>
                <w:rFonts w:ascii="微軟正黑體" w:eastAsia="微軟正黑體" w:hAnsi="微軟正黑體" w:cs="Times New Roman"/>
                <w:sz w:val="24"/>
                <w:szCs w:val="24"/>
                <w:lang w:val="en-US"/>
              </w:rPr>
              <w:t>出版多部</w:t>
            </w:r>
            <w:r w:rsidRPr="00F43332">
              <w:rPr>
                <w:rFonts w:ascii="微軟正黑體" w:eastAsia="微軟正黑體" w:hAnsi="微軟正黑體" w:cs="Times New Roman" w:hint="eastAsia"/>
                <w:sz w:val="24"/>
                <w:szCs w:val="24"/>
                <w:lang w:val="en-US"/>
              </w:rPr>
              <w:t>破斥西藏密宗雙身法本質</w:t>
            </w:r>
            <w:r w:rsidRPr="00F43332">
              <w:rPr>
                <w:rFonts w:ascii="微軟正黑體" w:eastAsia="微軟正黑體" w:hAnsi="微軟正黑體" w:cs="Times New Roman"/>
                <w:sz w:val="24"/>
                <w:szCs w:val="24"/>
                <w:lang w:val="en-US"/>
              </w:rPr>
              <w:t>的書籍，</w:t>
            </w:r>
            <w:r w:rsidRPr="00F43332">
              <w:rPr>
                <w:rFonts w:ascii="微軟正黑體" w:eastAsia="微軟正黑體" w:hAnsi="微軟正黑體" w:cs="Times New Roman" w:hint="eastAsia"/>
                <w:sz w:val="24"/>
                <w:szCs w:val="24"/>
                <w:lang w:val="en-US"/>
              </w:rPr>
              <w:t>呼籲社會大眾應遠離邪法，期能</w:t>
            </w:r>
            <w:r w:rsidRPr="00F43332">
              <w:rPr>
                <w:rFonts w:ascii="微軟正黑體" w:eastAsia="微軟正黑體" w:hAnsi="微軟正黑體" w:cs="Times New Roman"/>
                <w:sz w:val="24"/>
                <w:szCs w:val="24"/>
                <w:lang w:val="en-US"/>
              </w:rPr>
              <w:t>維護</w:t>
            </w:r>
            <w:r w:rsidRPr="00F43332">
              <w:rPr>
                <w:rFonts w:ascii="微軟正黑體" w:eastAsia="微軟正黑體" w:hAnsi="微軟正黑體" w:cs="Times New Roman" w:hint="eastAsia"/>
                <w:sz w:val="24"/>
                <w:szCs w:val="24"/>
                <w:lang w:val="en-US"/>
              </w:rPr>
              <w:t>台灣</w:t>
            </w:r>
            <w:r w:rsidRPr="00F43332">
              <w:rPr>
                <w:rFonts w:ascii="微軟正黑體" w:eastAsia="微軟正黑體" w:hAnsi="微軟正黑體" w:cs="Times New Roman"/>
                <w:sz w:val="24"/>
                <w:szCs w:val="24"/>
                <w:lang w:val="en-US"/>
              </w:rPr>
              <w:t>社會純正風氣</w:t>
            </w:r>
            <w:r w:rsidRPr="00F43332">
              <w:rPr>
                <w:rFonts w:ascii="微軟正黑體" w:eastAsia="微軟正黑體" w:hAnsi="微軟正黑體" w:cs="Times New Roman" w:hint="eastAsia"/>
                <w:sz w:val="24"/>
                <w:szCs w:val="24"/>
                <w:lang w:val="en-US"/>
              </w:rPr>
              <w:t>。</w:t>
            </w:r>
            <w:r w:rsidR="0086113A" w:rsidRPr="00F43332">
              <w:rPr>
                <w:rFonts w:ascii="微軟正黑體" w:eastAsia="微軟正黑體" w:hAnsi="微軟正黑體" w:cs="Times New Roman"/>
                <w:sz w:val="24"/>
                <w:szCs w:val="24"/>
                <w:lang w:val="en-US"/>
              </w:rPr>
              <w:t>歷年出版著作分類臚列如下</w:t>
            </w:r>
            <w:r w:rsidR="0086113A" w:rsidRPr="00F43332">
              <w:rPr>
                <w:rFonts w:ascii="微軟正黑體" w:eastAsia="微軟正黑體" w:hAnsi="微軟正黑體" w:cs="Times New Roman" w:hint="eastAsia"/>
                <w:sz w:val="24"/>
                <w:szCs w:val="24"/>
                <w:lang w:val="en-US"/>
              </w:rPr>
              <w:t>：</w:t>
            </w:r>
          </w:p>
          <w:p w14:paraId="2DB00AE2" w14:textId="6A661D56" w:rsidR="00540BBB" w:rsidRPr="00F43332" w:rsidRDefault="00540BBB" w:rsidP="00540BBB">
            <w:pPr>
              <w:pStyle w:val="af6"/>
              <w:tabs>
                <w:tab w:val="left" w:pos="807"/>
              </w:tabs>
              <w:spacing w:line="320" w:lineRule="exact"/>
              <w:rPr>
                <w:rFonts w:ascii="微軟正黑體" w:eastAsia="微軟正黑體" w:hAnsi="微軟正黑體" w:cs="Times New Roman"/>
                <w:sz w:val="24"/>
                <w:szCs w:val="24"/>
                <w:lang w:val="en-US"/>
              </w:rPr>
            </w:pPr>
            <w:r w:rsidRPr="00F43332">
              <w:rPr>
                <w:rFonts w:ascii="微軟正黑體" w:eastAsia="微軟正黑體" w:hAnsi="微軟正黑體" w:cs="Times New Roman" w:hint="eastAsia"/>
                <w:sz w:val="24"/>
                <w:szCs w:val="24"/>
                <w:lang w:val="en-US"/>
              </w:rPr>
              <w:t>一、論邪教領袖達賴喇嘛</w:t>
            </w:r>
          </w:p>
          <w:p w14:paraId="559E554B" w14:textId="77777777" w:rsidR="00540BBB" w:rsidRPr="00F43332" w:rsidRDefault="00540BBB" w:rsidP="00540BBB">
            <w:pPr>
              <w:tabs>
                <w:tab w:val="left" w:pos="807"/>
              </w:tabs>
              <w:spacing w:line="320" w:lineRule="exact"/>
              <w:rPr>
                <w:rFonts w:ascii="微軟正黑體" w:eastAsia="微軟正黑體" w:hAnsi="微軟正黑體" w:cs="Times New Roman"/>
                <w:b/>
                <w:bCs/>
                <w:szCs w:val="24"/>
              </w:rPr>
            </w:pPr>
            <w:r w:rsidRPr="00F43332">
              <w:rPr>
                <w:rFonts w:ascii="微軟正黑體" w:eastAsia="微軟正黑體" w:hAnsi="微軟正黑體" w:cs="Times New Roman"/>
                <w:szCs w:val="24"/>
              </w:rPr>
              <w:t>2008/6《淺談達賴喇嘛之雙身法》，至今已印行66萬冊</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br/>
              <w:t>2012/2</w:t>
            </w:r>
            <w:r w:rsidRPr="00F43332">
              <w:rPr>
                <w:rFonts w:ascii="微軟正黑體" w:eastAsia="微軟正黑體" w:hAnsi="微軟正黑體" w:cs="Times New Roman"/>
                <w:b/>
                <w:bCs/>
                <w:szCs w:val="24"/>
              </w:rPr>
              <w:t>《</w:t>
            </w:r>
            <w:r w:rsidRPr="00F43332">
              <w:rPr>
                <w:rFonts w:ascii="微軟正黑體" w:eastAsia="微軟正黑體" w:hAnsi="微軟正黑體" w:cs="Times New Roman"/>
                <w:szCs w:val="24"/>
              </w:rPr>
              <w:t>末代達賴</w:t>
            </w:r>
            <w:r w:rsidRPr="00F43332">
              <w:rPr>
                <w:rFonts w:ascii="微軟正黑體" w:eastAsia="微軟正黑體" w:hAnsi="微軟正黑體" w:cs="Times New Roman" w:hint="eastAsia"/>
                <w:szCs w:val="24"/>
              </w:rPr>
              <w:t>—性交教主的悲歌</w:t>
            </w:r>
            <w:r w:rsidRPr="00F43332">
              <w:rPr>
                <w:rFonts w:ascii="微軟正黑體" w:eastAsia="微軟正黑體" w:hAnsi="微軟正黑體" w:cs="Times New Roman"/>
                <w:b/>
                <w:bCs/>
                <w:szCs w:val="24"/>
              </w:rPr>
              <w:t>》</w:t>
            </w:r>
          </w:p>
          <w:p w14:paraId="363B0C3E" w14:textId="77777777" w:rsidR="00540BBB" w:rsidRPr="00F43332" w:rsidRDefault="00540BBB" w:rsidP="00540BBB">
            <w:pPr>
              <w:tabs>
                <w:tab w:val="left" w:pos="807"/>
              </w:tabs>
              <w:spacing w:line="320" w:lineRule="exact"/>
              <w:rPr>
                <w:rFonts w:ascii="微軟正黑體" w:eastAsia="微軟正黑體" w:hAnsi="微軟正黑體" w:cs="Times New Roman"/>
                <w:b/>
                <w:bCs/>
                <w:szCs w:val="24"/>
              </w:rPr>
            </w:pPr>
            <w:r w:rsidRPr="00F43332">
              <w:rPr>
                <w:rFonts w:ascii="微軟正黑體" w:eastAsia="微軟正黑體" w:hAnsi="微軟正黑體" w:cs="Times New Roman"/>
                <w:szCs w:val="24"/>
              </w:rPr>
              <w:t>2012/10</w:t>
            </w:r>
            <w:r w:rsidRPr="00F43332">
              <w:rPr>
                <w:rFonts w:ascii="微軟正黑體" w:eastAsia="微軟正黑體" w:hAnsi="微軟正黑體" w:cs="Times New Roman"/>
                <w:b/>
                <w:bCs/>
                <w:szCs w:val="24"/>
              </w:rPr>
              <w:t>《</w:t>
            </w:r>
            <w:r w:rsidRPr="00F43332">
              <w:rPr>
                <w:rFonts w:ascii="微軟正黑體" w:eastAsia="微軟正黑體" w:hAnsi="微軟正黑體" w:cs="Times New Roman"/>
                <w:szCs w:val="24"/>
              </w:rPr>
              <w:t>黯淡的達賴</w:t>
            </w:r>
            <w:r w:rsidRPr="00F43332">
              <w:rPr>
                <w:rFonts w:ascii="微軟正黑體" w:eastAsia="微軟正黑體" w:hAnsi="微軟正黑體" w:cs="Times New Roman" w:hint="eastAsia"/>
                <w:szCs w:val="24"/>
              </w:rPr>
              <w:t>—失去光彩的諾貝爾和平獎</w:t>
            </w:r>
            <w:r w:rsidRPr="00F43332">
              <w:rPr>
                <w:rFonts w:ascii="微軟正黑體" w:eastAsia="微軟正黑體" w:hAnsi="微軟正黑體" w:cs="Times New Roman"/>
                <w:b/>
                <w:bCs/>
                <w:szCs w:val="24"/>
              </w:rPr>
              <w:t>》</w:t>
            </w:r>
          </w:p>
          <w:p w14:paraId="125172E1" w14:textId="77777777" w:rsidR="00540BBB" w:rsidRPr="00F43332" w:rsidRDefault="00540BBB" w:rsidP="00540BBB">
            <w:pPr>
              <w:tabs>
                <w:tab w:val="left" w:pos="807"/>
              </w:tabs>
              <w:spacing w:line="300" w:lineRule="exact"/>
              <w:rPr>
                <w:rFonts w:ascii="微軟正黑體" w:eastAsia="微軟正黑體" w:hAnsi="微軟正黑體"/>
                <w:szCs w:val="24"/>
              </w:rPr>
            </w:pPr>
            <w:r w:rsidRPr="00F43332">
              <w:rPr>
                <w:rFonts w:ascii="微軟正黑體" w:eastAsia="微軟正黑體" w:hAnsi="微軟正黑體"/>
                <w:szCs w:val="24"/>
              </w:rPr>
              <w:t>2014/8</w:t>
            </w:r>
            <w:r w:rsidRPr="00F43332">
              <w:rPr>
                <w:rFonts w:ascii="微軟正黑體" w:eastAsia="微軟正黑體" w:hAnsi="微軟正黑體" w:hint="eastAsia"/>
                <w:szCs w:val="24"/>
              </w:rPr>
              <w:t>《恭祝達賴喇嘛八十大壽》</w:t>
            </w:r>
          </w:p>
          <w:p w14:paraId="59B0D8BC" w14:textId="5B3A89AE" w:rsidR="00540BBB" w:rsidRPr="00F43332" w:rsidRDefault="00540BBB" w:rsidP="00540BBB">
            <w:pPr>
              <w:tabs>
                <w:tab w:val="left" w:pos="807"/>
              </w:tabs>
              <w:spacing w:line="320" w:lineRule="exact"/>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二、論假藏傳佛教</w:t>
            </w:r>
          </w:p>
          <w:p w14:paraId="70778A92" w14:textId="77777777" w:rsidR="00540BBB" w:rsidRPr="00F43332" w:rsidRDefault="00540BBB" w:rsidP="00540BBB">
            <w:pPr>
              <w:tabs>
                <w:tab w:val="left" w:pos="807"/>
              </w:tabs>
              <w:spacing w:line="320" w:lineRule="exact"/>
              <w:rPr>
                <w:rFonts w:ascii="微軟正黑體" w:eastAsia="微軟正黑體" w:hAnsi="微軟正黑體" w:cs="Times New Roman"/>
                <w:vanish/>
                <w:szCs w:val="24"/>
                <w:specVanish/>
              </w:rPr>
            </w:pPr>
            <w:r w:rsidRPr="00F43332">
              <w:rPr>
                <w:rFonts w:ascii="微軟正黑體" w:eastAsia="微軟正黑體" w:hAnsi="微軟正黑體" w:cs="Times New Roman"/>
                <w:szCs w:val="24"/>
              </w:rPr>
              <w:t>2008/9</w:t>
            </w:r>
            <w:r w:rsidRPr="00F43332">
              <w:rPr>
                <w:rFonts w:ascii="微軟正黑體" w:eastAsia="微軟正黑體" w:hAnsi="微軟正黑體" w:cs="Times New Roman" w:hint="eastAsia"/>
                <w:szCs w:val="24"/>
              </w:rPr>
              <w:t>《密宗真相》（</w:t>
            </w:r>
            <w:r w:rsidRPr="00F43332">
              <w:rPr>
                <w:rFonts w:ascii="微軟正黑體" w:eastAsia="微軟正黑體" w:hAnsi="微軟正黑體" w:hint="eastAsia"/>
                <w:szCs w:val="24"/>
              </w:rPr>
              <w:t>原名：《魔界轉世》</w:t>
            </w:r>
            <w:r w:rsidRPr="00F43332">
              <w:rPr>
                <w:rFonts w:ascii="微軟正黑體" w:eastAsia="微軟正黑體" w:hAnsi="微軟正黑體" w:cs="Times New Roman" w:hint="eastAsia"/>
                <w:szCs w:val="24"/>
              </w:rPr>
              <w:t>）</w:t>
            </w:r>
          </w:p>
          <w:p w14:paraId="350C00EB" w14:textId="77777777" w:rsidR="00540BBB" w:rsidRPr="00F43332" w:rsidRDefault="00540BBB" w:rsidP="00540BBB">
            <w:pPr>
              <w:tabs>
                <w:tab w:val="left" w:pos="807"/>
              </w:tabs>
              <w:spacing w:line="320" w:lineRule="exact"/>
              <w:rPr>
                <w:rFonts w:ascii="微軟正黑體" w:eastAsia="微軟正黑體" w:hAnsi="微軟正黑體" w:cs="Times New Roman"/>
                <w:bCs/>
                <w:szCs w:val="24"/>
              </w:rPr>
            </w:pPr>
          </w:p>
          <w:p w14:paraId="288C1735" w14:textId="77777777" w:rsidR="00540BBB" w:rsidRPr="00F43332" w:rsidRDefault="00540BBB" w:rsidP="00540BBB">
            <w:pPr>
              <w:pStyle w:val="af6"/>
              <w:tabs>
                <w:tab w:val="left" w:pos="807"/>
              </w:tabs>
              <w:spacing w:line="320" w:lineRule="exact"/>
              <w:rPr>
                <w:rFonts w:ascii="微軟正黑體" w:eastAsia="微軟正黑體" w:hAnsi="微軟正黑體" w:cs="Times New Roman"/>
                <w:b/>
                <w:bCs/>
                <w:sz w:val="24"/>
                <w:szCs w:val="24"/>
                <w:lang w:val="en-US"/>
              </w:rPr>
            </w:pPr>
            <w:r w:rsidRPr="00F43332">
              <w:rPr>
                <w:rFonts w:ascii="微軟正黑體" w:eastAsia="微軟正黑體" w:hAnsi="微軟正黑體" w:cs="Times New Roman"/>
                <w:sz w:val="24"/>
                <w:szCs w:val="24"/>
                <w:lang w:val="en-US"/>
              </w:rPr>
              <w:t>2011/7</w:t>
            </w:r>
            <w:r w:rsidRPr="00F43332">
              <w:rPr>
                <w:rFonts w:ascii="微軟正黑體" w:eastAsia="微軟正黑體" w:hAnsi="微軟正黑體" w:cs="Times New Roman"/>
                <w:b/>
                <w:bCs/>
                <w:sz w:val="24"/>
                <w:szCs w:val="24"/>
                <w:lang w:val="en-US"/>
              </w:rPr>
              <w:t>《</w:t>
            </w:r>
            <w:r w:rsidRPr="00F43332">
              <w:rPr>
                <w:rFonts w:ascii="微軟正黑體" w:eastAsia="微軟正黑體" w:hAnsi="微軟正黑體" w:cs="Times New Roman"/>
                <w:sz w:val="24"/>
                <w:szCs w:val="24"/>
                <w:lang w:val="en-US"/>
              </w:rPr>
              <w:t>喇嘛性世界</w:t>
            </w:r>
            <w:r w:rsidRPr="00F43332">
              <w:rPr>
                <w:rFonts w:ascii="微軟正黑體" w:eastAsia="微軟正黑體" w:hAnsi="微軟正黑體" w:cs="Times New Roman" w:hint="eastAsia"/>
                <w:sz w:val="24"/>
                <w:szCs w:val="24"/>
              </w:rPr>
              <w:t>—揭開藏傳佛教譚崔瑜伽的面紗</w:t>
            </w:r>
            <w:r w:rsidRPr="00F43332">
              <w:rPr>
                <w:rFonts w:ascii="微軟正黑體" w:eastAsia="微軟正黑體" w:hAnsi="微軟正黑體" w:cs="Times New Roman"/>
                <w:b/>
                <w:bCs/>
                <w:sz w:val="24"/>
                <w:szCs w:val="24"/>
                <w:lang w:val="en-US"/>
              </w:rPr>
              <w:t>》</w:t>
            </w:r>
          </w:p>
          <w:p w14:paraId="21630BF2" w14:textId="77777777" w:rsidR="00540BBB" w:rsidRPr="00F43332" w:rsidRDefault="00540BBB" w:rsidP="00540BBB">
            <w:pPr>
              <w:tabs>
                <w:tab w:val="left" w:pos="807"/>
              </w:tabs>
              <w:spacing w:line="320" w:lineRule="exact"/>
              <w:rPr>
                <w:rFonts w:ascii="微軟正黑體" w:eastAsia="微軟正黑體" w:hAnsi="微軟正黑體"/>
                <w:szCs w:val="24"/>
              </w:rPr>
            </w:pPr>
            <w:r w:rsidRPr="00F43332">
              <w:rPr>
                <w:rFonts w:ascii="微軟正黑體" w:eastAsia="微軟正黑體" w:hAnsi="微軟正黑體"/>
                <w:szCs w:val="24"/>
              </w:rPr>
              <w:t>2011/7</w:t>
            </w:r>
            <w:r w:rsidRPr="00F43332">
              <w:rPr>
                <w:rFonts w:ascii="微軟正黑體" w:eastAsia="微軟正黑體" w:hAnsi="微軟正黑體" w:hint="eastAsia"/>
                <w:szCs w:val="24"/>
              </w:rPr>
              <w:t>《俺矇你把你哄</w:t>
            </w:r>
            <w:r w:rsidRPr="00F43332">
              <w:rPr>
                <w:rFonts w:ascii="微軟正黑體" w:eastAsia="微軟正黑體" w:hAnsi="微軟正黑體" w:cs="Times New Roman" w:hint="eastAsia"/>
                <w:szCs w:val="24"/>
              </w:rPr>
              <w:t>——</w:t>
            </w:r>
            <w:r w:rsidRPr="00F43332">
              <w:rPr>
                <w:rFonts w:ascii="微軟正黑體" w:eastAsia="微軟正黑體" w:hAnsi="微軟正黑體" w:hint="eastAsia"/>
                <w:szCs w:val="24"/>
              </w:rPr>
              <w:t>六字大明咒揭密》</w:t>
            </w:r>
          </w:p>
          <w:p w14:paraId="6FCE0586" w14:textId="77777777" w:rsidR="00540BBB" w:rsidRPr="00F43332" w:rsidRDefault="00540BBB" w:rsidP="00540BBB">
            <w:pPr>
              <w:tabs>
                <w:tab w:val="left" w:pos="807"/>
              </w:tabs>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2011/11《藏傳佛教的神話—性、謊言、喇嘛教》</w:t>
            </w:r>
          </w:p>
          <w:p w14:paraId="4DB6D1E0" w14:textId="77777777" w:rsidR="00540BBB" w:rsidRPr="00F43332" w:rsidRDefault="00540BBB" w:rsidP="00540BBB">
            <w:pPr>
              <w:tabs>
                <w:tab w:val="left" w:pos="807"/>
              </w:tabs>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2015/1</w:t>
            </w:r>
            <w:r w:rsidRPr="00F43332">
              <w:rPr>
                <w:rFonts w:ascii="微軟正黑體" w:eastAsia="微軟正黑體" w:hAnsi="微軟正黑體" w:cs="Times New Roman" w:hint="eastAsia"/>
                <w:szCs w:val="24"/>
              </w:rPr>
              <w:t>《西藏「活佛轉世」制度——附佛、造神、世俗法》</w:t>
            </w:r>
          </w:p>
          <w:p w14:paraId="799E634D" w14:textId="512A6F7C" w:rsidR="00540BBB" w:rsidRPr="00F43332" w:rsidRDefault="00540BBB" w:rsidP="00540BBB">
            <w:pPr>
              <w:pStyle w:val="af6"/>
              <w:tabs>
                <w:tab w:val="left" w:pos="807"/>
              </w:tabs>
              <w:spacing w:line="320" w:lineRule="exact"/>
              <w:rPr>
                <w:rFonts w:ascii="微軟正黑體" w:eastAsia="微軟正黑體" w:hAnsi="微軟正黑體"/>
                <w:sz w:val="24"/>
                <w:szCs w:val="24"/>
              </w:rPr>
            </w:pPr>
            <w:r w:rsidRPr="00F43332">
              <w:rPr>
                <w:rFonts w:ascii="微軟正黑體" w:eastAsia="微軟正黑體" w:hAnsi="微軟正黑體" w:hint="eastAsia"/>
                <w:sz w:val="24"/>
                <w:szCs w:val="24"/>
              </w:rPr>
              <w:t>三、破邪顯正之報導</w:t>
            </w:r>
          </w:p>
          <w:p w14:paraId="4C547483" w14:textId="77777777" w:rsidR="00540BBB" w:rsidRPr="00F43332" w:rsidRDefault="00540BBB" w:rsidP="00540BBB">
            <w:pPr>
              <w:pStyle w:val="af6"/>
              <w:tabs>
                <w:tab w:val="left" w:pos="807"/>
              </w:tabs>
              <w:spacing w:line="320" w:lineRule="exact"/>
              <w:rPr>
                <w:rFonts w:ascii="微軟正黑體" w:eastAsia="微軟正黑體" w:hAnsi="微軟正黑體"/>
                <w:sz w:val="24"/>
                <w:szCs w:val="24"/>
              </w:rPr>
            </w:pPr>
            <w:r w:rsidRPr="00F43332">
              <w:rPr>
                <w:rFonts w:ascii="微軟正黑體" w:eastAsia="微軟正黑體" w:hAnsi="微軟正黑體"/>
                <w:sz w:val="24"/>
                <w:szCs w:val="24"/>
              </w:rPr>
              <w:t>2016/3</w:t>
            </w:r>
            <w:r w:rsidRPr="00F43332">
              <w:rPr>
                <w:rFonts w:ascii="微軟正黑體" w:eastAsia="微軟正黑體" w:hAnsi="微軟正黑體" w:hint="eastAsia"/>
                <w:sz w:val="24"/>
                <w:szCs w:val="24"/>
              </w:rPr>
              <w:t>《老去人間萬事休，應須洗心從佛祖》</w:t>
            </w:r>
          </w:p>
          <w:p w14:paraId="151C0D74" w14:textId="5F06A306" w:rsidR="00540BBB" w:rsidRPr="00F43332" w:rsidRDefault="00540BBB" w:rsidP="00540BBB">
            <w:pPr>
              <w:spacing w:after="0" w:line="320" w:lineRule="exact"/>
              <w:jc w:val="both"/>
              <w:rPr>
                <w:rFonts w:ascii="微軟正黑體" w:eastAsia="微軟正黑體" w:hAnsi="微軟正黑體" w:cs="Times New Roman"/>
                <w:szCs w:val="24"/>
              </w:rPr>
            </w:pPr>
            <w:r w:rsidRPr="00F43332">
              <w:rPr>
                <w:rFonts w:ascii="微軟正黑體" w:eastAsia="微軟正黑體" w:hAnsi="微軟正黑體"/>
                <w:szCs w:val="24"/>
              </w:rPr>
              <w:t>2016/10</w:t>
            </w:r>
            <w:r w:rsidRPr="00F43332">
              <w:rPr>
                <w:rFonts w:ascii="微軟正黑體" w:eastAsia="微軟正黑體" w:hAnsi="微軟正黑體" w:hint="eastAsia"/>
                <w:szCs w:val="24"/>
              </w:rPr>
              <w:t>《你不可不知的事實》</w:t>
            </w:r>
          </w:p>
        </w:tc>
      </w:tr>
      <w:tr w:rsidR="00F43332" w:rsidRPr="00F43332" w14:paraId="6D1C6A8D" w14:textId="703CD150" w:rsidTr="12B8A48B">
        <w:tblPrEx>
          <w:tblLook w:val="04A0" w:firstRow="1" w:lastRow="0" w:firstColumn="1" w:lastColumn="0" w:noHBand="0" w:noVBand="1"/>
        </w:tblPrEx>
        <w:tc>
          <w:tcPr>
            <w:tcW w:w="1108" w:type="dxa"/>
            <w:tcMar>
              <w:top w:w="40" w:type="dxa"/>
              <w:left w:w="40" w:type="dxa"/>
              <w:bottom w:w="40" w:type="dxa"/>
              <w:right w:w="40" w:type="dxa"/>
            </w:tcMar>
            <w:vAlign w:val="center"/>
          </w:tcPr>
          <w:p w14:paraId="6CC51A5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6090C5C3"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2008/07/11</w:t>
            </w:r>
            <w:r w:rsidRPr="00F43332">
              <w:rPr>
                <w:rStyle w:val="af2"/>
                <w:rFonts w:ascii="微軟正黑體" w:eastAsia="微軟正黑體" w:hAnsi="微軟正黑體" w:cs="Times New Roman"/>
                <w:bCs/>
                <w:szCs w:val="24"/>
              </w:rPr>
              <w:footnoteReference w:id="156"/>
            </w:r>
          </w:p>
        </w:tc>
        <w:tc>
          <w:tcPr>
            <w:tcW w:w="4395" w:type="dxa"/>
            <w:tcMar>
              <w:top w:w="100" w:type="dxa"/>
              <w:left w:w="100" w:type="dxa"/>
              <w:bottom w:w="100" w:type="dxa"/>
              <w:right w:w="100" w:type="dxa"/>
            </w:tcMar>
            <w:vAlign w:val="center"/>
          </w:tcPr>
          <w:p w14:paraId="2CFFA661" w14:textId="74F2A42E" w:rsidR="00540BBB" w:rsidRPr="00F43332" w:rsidRDefault="6EEF9B0A" w:rsidP="2EFFC1D2">
            <w:pPr>
              <w:spacing w:after="0" w:line="300" w:lineRule="exact"/>
              <w:jc w:val="both"/>
              <w:rPr>
                <w:rFonts w:ascii="微軟正黑體" w:eastAsia="微軟正黑體" w:hAnsi="微軟正黑體" w:cs="Times New Roman"/>
              </w:rPr>
            </w:pPr>
            <w:r w:rsidRPr="00F43332">
              <w:rPr>
                <w:rFonts w:ascii="微軟正黑體" w:eastAsia="微軟正黑體" w:hAnsi="微軟正黑體" w:cs="Times New Roman"/>
              </w:rPr>
              <w:t>於</w:t>
            </w:r>
            <w:commentRangeStart w:id="1211"/>
            <w:commentRangeStart w:id="1212"/>
            <w:commentRangeStart w:id="1213"/>
            <w:r w:rsidRPr="00F43332">
              <w:rPr>
                <w:rFonts w:ascii="微軟正黑體" w:eastAsia="微軟正黑體" w:hAnsi="微軟正黑體" w:cs="Times New Roman"/>
                <w:kern w:val="0"/>
                <w:lang w:val="zh-TW"/>
                <w14:ligatures w14:val="none"/>
              </w:rPr>
              <w:t>電子報發布「公開聲明」</w:t>
            </w:r>
            <w:commentRangeEnd w:id="1211"/>
            <w:r w:rsidR="00F43332" w:rsidRPr="00F43332">
              <w:rPr>
                <w:rStyle w:val="af5"/>
                <w:rFonts w:ascii="微軟正黑體" w:eastAsia="微軟正黑體" w:hAnsi="微軟正黑體" w:cs="Times New Roman"/>
                <w:sz w:val="24"/>
                <w:szCs w:val="30"/>
                <w:rPrChange w:id="1214" w:author="駱淳渝" w:date="2026-02-05T22:26:00Z" w16du:dateUtc="2026-02-05T14:26:00Z">
                  <w:rPr>
                    <w:rStyle w:val="af5"/>
                    <w:rFonts w:ascii="微軟正黑體" w:eastAsia="微軟正黑體" w:hAnsi="微軟正黑體" w:cs="Times New Roman"/>
                    <w:sz w:val="24"/>
                    <w:szCs w:val="30"/>
                  </w:rPr>
                </w:rPrChange>
              </w:rPr>
              <w:commentReference w:id="1211"/>
            </w:r>
            <w:commentRangeEnd w:id="1212"/>
            <w:r w:rsidR="00540BBB" w:rsidRPr="00F43332">
              <w:rPr>
                <w:rStyle w:val="af5"/>
                <w:rFonts w:ascii="微軟正黑體" w:eastAsia="微軟正黑體" w:hAnsi="微軟正黑體" w:cs="Times New Roman"/>
                <w:sz w:val="24"/>
                <w:szCs w:val="30"/>
                <w:rPrChange w:id="1215" w:author="駱淳渝" w:date="2026-02-05T22:26:00Z" w16du:dateUtc="2026-02-05T14:26:00Z">
                  <w:rPr>
                    <w:rStyle w:val="af5"/>
                    <w:rFonts w:ascii="微軟正黑體" w:eastAsia="微軟正黑體" w:hAnsi="微軟正黑體" w:cs="Times New Roman"/>
                    <w:sz w:val="24"/>
                    <w:szCs w:val="30"/>
                  </w:rPr>
                </w:rPrChange>
              </w:rPr>
              <w:commentReference w:id="1212"/>
            </w:r>
            <w:commentRangeEnd w:id="1213"/>
            <w:r w:rsidR="00540BBB" w:rsidRPr="00F43332">
              <w:rPr>
                <w:rStyle w:val="af5"/>
                <w:rFonts w:ascii="微軟正黑體" w:eastAsia="微軟正黑體" w:hAnsi="微軟正黑體" w:cs="Times New Roman"/>
                <w:sz w:val="24"/>
                <w:szCs w:val="30"/>
                <w:rPrChange w:id="1216" w:author="駱淳渝" w:date="2026-02-05T22:26:00Z" w16du:dateUtc="2026-02-05T14:26:00Z">
                  <w:rPr>
                    <w:rStyle w:val="af5"/>
                    <w:rFonts w:ascii="微軟正黑體" w:eastAsia="微軟正黑體" w:hAnsi="微軟正黑體" w:cs="Times New Roman"/>
                    <w:sz w:val="24"/>
                    <w:szCs w:val="30"/>
                  </w:rPr>
                </w:rPrChange>
              </w:rPr>
              <w:commentReference w:id="1213"/>
            </w:r>
            <w:r w:rsidRPr="00F43332">
              <w:rPr>
                <w:rFonts w:ascii="微軟正黑體" w:eastAsia="微軟正黑體" w:hAnsi="微軟正黑體" w:cs="Times New Roman"/>
                <w:rPrChange w:id="1217" w:author="駱淳渝" w:date="2026-02-05T22:26:00Z" w16du:dateUtc="2026-02-05T14:26:00Z">
                  <w:rPr>
                    <w:rFonts w:ascii="微軟正黑體" w:eastAsia="微軟正黑體" w:hAnsi="微軟正黑體" w:cs="Times New Roman"/>
                  </w:rPr>
                </w:rPrChange>
              </w:rPr>
              <w:t>回應</w:t>
            </w:r>
            <w:r w:rsidR="016A4A7F" w:rsidRPr="00F43332">
              <w:rPr>
                <w:rFonts w:ascii="微軟正黑體" w:eastAsia="微軟正黑體" w:hAnsi="微軟正黑體" w:cs="Times New Roman"/>
              </w:rPr>
              <w:t>少數大法師誣告本會為新興宗派</w:t>
            </w:r>
          </w:p>
        </w:tc>
        <w:tc>
          <w:tcPr>
            <w:tcW w:w="8222" w:type="dxa"/>
          </w:tcPr>
          <w:p w14:paraId="6836D06A" w14:textId="4113BAE5"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因少數大法師誣告本會為毀謗、破壞禪宗之新興宗派，要求中國大陸宗教主管機關拒發書號、禁止本會書籍流通，為此本會發布本聲明直至誣告者公開道歉且本會書籍無限制在大陸印行流通為止。</w:t>
            </w:r>
          </w:p>
        </w:tc>
      </w:tr>
      <w:tr w:rsidR="00F43332" w:rsidRPr="00F43332" w14:paraId="61CF607E" w14:textId="19E65125" w:rsidTr="12B8A48B">
        <w:tc>
          <w:tcPr>
            <w:tcW w:w="1108" w:type="dxa"/>
            <w:tcMar>
              <w:top w:w="40" w:type="dxa"/>
              <w:left w:w="40" w:type="dxa"/>
              <w:bottom w:w="40" w:type="dxa"/>
              <w:right w:w="40" w:type="dxa"/>
            </w:tcMar>
            <w:vAlign w:val="center"/>
          </w:tcPr>
          <w:p w14:paraId="56C625C7"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AA42920"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2008/09/04</w:t>
            </w:r>
          </w:p>
        </w:tc>
        <w:tc>
          <w:tcPr>
            <w:tcW w:w="4395" w:type="dxa"/>
            <w:tcMar>
              <w:top w:w="100" w:type="dxa"/>
              <w:left w:w="100" w:type="dxa"/>
              <w:bottom w:w="100" w:type="dxa"/>
              <w:right w:w="100" w:type="dxa"/>
            </w:tcMar>
            <w:vAlign w:val="center"/>
          </w:tcPr>
          <w:p w14:paraId="56CA5E55" w14:textId="48FEC2AC"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臺灣士林地方法院審理釋昭慧</w:t>
            </w:r>
            <w:commentRangeStart w:id="1218"/>
            <w:commentRangeStart w:id="1219"/>
            <w:commentRangeStart w:id="1220"/>
            <w:commentRangeStart w:id="1221"/>
            <w:commentRangeStart w:id="1222"/>
            <w:r w:rsidRPr="00F43332">
              <w:rPr>
                <w:rFonts w:ascii="微軟正黑體" w:eastAsia="微軟正黑體" w:hAnsi="微軟正黑體" w:hint="eastAsia"/>
                <w:bCs/>
              </w:rPr>
              <w:t>提告</w:t>
            </w:r>
            <w:commentRangeEnd w:id="1218"/>
            <w:r w:rsidR="00F43332" w:rsidRPr="00F43332">
              <w:rPr>
                <w:rStyle w:val="af5"/>
                <w:rFonts w:ascii="微軟正黑體" w:eastAsia="微軟正黑體" w:hAnsi="微軟正黑體" w:hint="eastAsia"/>
                <w:bCs/>
                <w:sz w:val="24"/>
                <w:szCs w:val="30"/>
                <w:rPrChange w:id="1223" w:author="駱淳渝" w:date="2026-02-05T22:26:00Z" w16du:dateUtc="2026-02-05T14:26:00Z">
                  <w:rPr>
                    <w:rStyle w:val="af5"/>
                    <w:rFonts w:ascii="微軟正黑體" w:eastAsia="微軟正黑體" w:hAnsi="微軟正黑體" w:hint="eastAsia"/>
                    <w:bCs/>
                    <w:sz w:val="24"/>
                    <w:szCs w:val="30"/>
                  </w:rPr>
                </w:rPrChange>
              </w:rPr>
              <w:commentReference w:id="1218"/>
            </w:r>
            <w:commentRangeEnd w:id="1219"/>
            <w:r w:rsidRPr="00F43332">
              <w:rPr>
                <w:rStyle w:val="af5"/>
                <w:rFonts w:ascii="微軟正黑體" w:eastAsia="微軟正黑體" w:hAnsi="微軟正黑體" w:hint="eastAsia"/>
                <w:bCs/>
                <w:sz w:val="24"/>
                <w:szCs w:val="30"/>
                <w:rPrChange w:id="1224" w:author="駱淳渝" w:date="2026-02-05T22:26:00Z" w16du:dateUtc="2026-02-05T14:26:00Z">
                  <w:rPr>
                    <w:rStyle w:val="af5"/>
                    <w:rFonts w:ascii="微軟正黑體" w:eastAsia="微軟正黑體" w:hAnsi="微軟正黑體" w:hint="eastAsia"/>
                    <w:bCs/>
                    <w:sz w:val="24"/>
                    <w:szCs w:val="30"/>
                  </w:rPr>
                </w:rPrChange>
              </w:rPr>
              <w:commentReference w:id="1219"/>
            </w:r>
            <w:commentRangeEnd w:id="1220"/>
            <w:r w:rsidRPr="00F43332">
              <w:rPr>
                <w:rStyle w:val="af5"/>
                <w:rFonts w:ascii="微軟正黑體" w:eastAsia="微軟正黑體" w:hAnsi="微軟正黑體" w:hint="eastAsia"/>
                <w:bCs/>
                <w:sz w:val="24"/>
                <w:szCs w:val="30"/>
                <w:rPrChange w:id="1225" w:author="駱淳渝" w:date="2026-02-05T22:26:00Z" w16du:dateUtc="2026-02-05T14:26:00Z">
                  <w:rPr>
                    <w:rStyle w:val="af5"/>
                    <w:rFonts w:ascii="微軟正黑體" w:eastAsia="微軟正黑體" w:hAnsi="微軟正黑體" w:hint="eastAsia"/>
                    <w:bCs/>
                    <w:sz w:val="24"/>
                    <w:szCs w:val="30"/>
                  </w:rPr>
                </w:rPrChange>
              </w:rPr>
              <w:commentReference w:id="1220"/>
            </w:r>
            <w:commentRangeEnd w:id="1221"/>
            <w:r w:rsidRPr="00F43332">
              <w:rPr>
                <w:rStyle w:val="af5"/>
                <w:rFonts w:ascii="微軟正黑體" w:eastAsia="微軟正黑體" w:hAnsi="微軟正黑體" w:hint="eastAsia"/>
                <w:bCs/>
                <w:sz w:val="24"/>
                <w:szCs w:val="30"/>
                <w:rPrChange w:id="1226" w:author="駱淳渝" w:date="2026-02-05T22:26:00Z" w16du:dateUtc="2026-02-05T14:26:00Z">
                  <w:rPr>
                    <w:rStyle w:val="af5"/>
                    <w:rFonts w:ascii="微軟正黑體" w:eastAsia="微軟正黑體" w:hAnsi="微軟正黑體" w:hint="eastAsia"/>
                    <w:bCs/>
                    <w:sz w:val="24"/>
                    <w:szCs w:val="30"/>
                  </w:rPr>
                </w:rPrChange>
              </w:rPr>
              <w:commentReference w:id="1221"/>
            </w:r>
            <w:commentRangeEnd w:id="1222"/>
            <w:r w:rsidRPr="00F43332">
              <w:rPr>
                <w:rStyle w:val="af5"/>
                <w:rFonts w:ascii="微軟正黑體" w:eastAsia="微軟正黑體" w:hAnsi="微軟正黑體" w:hint="eastAsia"/>
                <w:bCs/>
                <w:sz w:val="24"/>
                <w:szCs w:val="30"/>
                <w:rPrChange w:id="1227" w:author="駱淳渝" w:date="2026-02-05T22:26:00Z" w16du:dateUtc="2026-02-05T14:26:00Z">
                  <w:rPr>
                    <w:rStyle w:val="af5"/>
                    <w:rFonts w:ascii="微軟正黑體" w:eastAsia="微軟正黑體" w:hAnsi="微軟正黑體" w:hint="eastAsia"/>
                    <w:bCs/>
                    <w:sz w:val="24"/>
                    <w:szCs w:val="30"/>
                  </w:rPr>
                </w:rPrChange>
              </w:rPr>
              <w:commentReference w:id="1222"/>
            </w:r>
            <w:r w:rsidRPr="00F43332">
              <w:rPr>
                <w:rFonts w:ascii="微軟正黑體" w:eastAsia="微軟正黑體" w:hAnsi="微軟正黑體" w:hint="eastAsia"/>
                <w:bCs/>
                <w:rPrChange w:id="1228" w:author="駱淳渝" w:date="2026-02-05T22:26:00Z" w16du:dateUtc="2026-02-05T14:26:00Z">
                  <w:rPr>
                    <w:rFonts w:ascii="微軟正黑體" w:eastAsia="微軟正黑體" w:hAnsi="微軟正黑體" w:hint="eastAsia"/>
                    <w:bCs/>
                  </w:rPr>
                </w:rPrChange>
              </w:rPr>
              <w:t>平實導師</w:t>
            </w:r>
            <w:r w:rsidRPr="00F43332">
              <w:rPr>
                <w:rFonts w:ascii="微軟正黑體" w:eastAsia="微軟正黑體" w:hAnsi="微軟正黑體" w:hint="eastAsia"/>
                <w:bCs/>
              </w:rPr>
              <w:t>案</w:t>
            </w:r>
          </w:p>
        </w:tc>
        <w:tc>
          <w:tcPr>
            <w:tcW w:w="8222" w:type="dxa"/>
          </w:tcPr>
          <w:p w14:paraId="7C2F3134"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bookmarkStart w:id="1229" w:name="_Hlk166845977"/>
            <w:r w:rsidRPr="00F43332">
              <w:rPr>
                <w:rFonts w:ascii="微軟正黑體" w:eastAsia="微軟正黑體" w:hAnsi="微軟正黑體" w:cs="Times New Roman" w:hint="eastAsia"/>
                <w:bCs/>
                <w:kern w:val="0"/>
                <w:szCs w:val="24"/>
                <w:lang w:val="zh-TW"/>
                <w14:ligatures w14:val="none"/>
              </w:rPr>
              <w:t>因釋昭慧屢次不實指控、毀謗平實導師，本會遂於第</w:t>
            </w:r>
            <w:r w:rsidRPr="00F43332">
              <w:rPr>
                <w:rFonts w:ascii="微軟正黑體" w:eastAsia="微軟正黑體" w:hAnsi="微軟正黑體" w:cs="Times New Roman"/>
                <w:bCs/>
                <w:kern w:val="0"/>
                <w:szCs w:val="24"/>
                <w:lang w:val="zh-TW"/>
                <w14:ligatures w14:val="none"/>
              </w:rPr>
              <w:t>33、34期</w:t>
            </w:r>
            <w:r w:rsidRPr="00F43332">
              <w:rPr>
                <w:rFonts w:ascii="微軟正黑體" w:eastAsia="微軟正黑體" w:hAnsi="微軟正黑體" w:cs="Times New Roman" w:hint="eastAsia"/>
                <w:bCs/>
                <w:kern w:val="0"/>
                <w:szCs w:val="24"/>
                <w:lang w:val="zh-TW"/>
                <w14:ligatures w14:val="none"/>
              </w:rPr>
              <w:t>正覺電子報刊登雙方往來書信，</w:t>
            </w:r>
            <w:r w:rsidRPr="00F43332">
              <w:rPr>
                <w:rFonts w:ascii="微軟正黑體" w:eastAsia="微軟正黑體" w:hAnsi="微軟正黑體" w:cs="Times New Roman"/>
                <w:bCs/>
                <w:kern w:val="0"/>
                <w:szCs w:val="24"/>
                <w14:ligatures w14:val="none"/>
              </w:rPr>
              <w:t>以正視聽</w:t>
            </w:r>
            <w:r w:rsidRPr="00F43332">
              <w:rPr>
                <w:rFonts w:ascii="微軟正黑體" w:eastAsia="微軟正黑體" w:hAnsi="微軟正黑體" w:cs="Times New Roman" w:hint="eastAsia"/>
                <w:bCs/>
                <w:kern w:val="0"/>
                <w:szCs w:val="24"/>
                <w:lang w:val="zh-TW"/>
                <w14:ligatures w14:val="none"/>
              </w:rPr>
              <w:t>。釋昭慧</w:t>
            </w:r>
            <w:r w:rsidRPr="00F43332">
              <w:rPr>
                <w:rFonts w:ascii="微軟正黑體" w:eastAsia="微軟正黑體" w:hAnsi="微軟正黑體" w:cs="Times New Roman" w:hint="eastAsia"/>
                <w:bCs/>
                <w:szCs w:val="24"/>
              </w:rPr>
              <w:t>不堪其不如實言行遭到揭穿</w:t>
            </w:r>
            <w:r w:rsidRPr="00F43332">
              <w:rPr>
                <w:rFonts w:ascii="微軟正黑體" w:eastAsia="微軟正黑體" w:hAnsi="微軟正黑體" w:cs="Times New Roman" w:hint="eastAsia"/>
                <w:bCs/>
                <w:kern w:val="0"/>
                <w:szCs w:val="24"/>
                <w:lang w:val="zh-TW"/>
                <w14:ligatures w14:val="none"/>
              </w:rPr>
              <w:t>，遂提告導師</w:t>
            </w:r>
            <w:r w:rsidRPr="00F43332">
              <w:rPr>
                <w:rFonts w:ascii="微軟正黑體" w:eastAsia="微軟正黑體" w:hAnsi="微軟正黑體" w:cs="Times New Roman" w:hint="eastAsia"/>
                <w:bCs/>
                <w:szCs w:val="24"/>
              </w:rPr>
              <w:t>公然侮辱、妨害名譽及違反著作權法</w:t>
            </w:r>
            <w:r w:rsidRPr="00F43332">
              <w:rPr>
                <w:rStyle w:val="af2"/>
                <w:rFonts w:ascii="微軟正黑體" w:eastAsia="微軟正黑體" w:hAnsi="微軟正黑體" w:cs="Times New Roman"/>
                <w:bCs/>
                <w:szCs w:val="24"/>
              </w:rPr>
              <w:footnoteReference w:id="157"/>
            </w:r>
            <w:r w:rsidRPr="00F43332">
              <w:rPr>
                <w:rFonts w:ascii="微軟正黑體" w:eastAsia="微軟正黑體" w:hAnsi="微軟正黑體" w:cs="Times New Roman" w:hint="eastAsia"/>
                <w:bCs/>
                <w:kern w:val="0"/>
                <w:szCs w:val="24"/>
                <w:lang w:val="zh-TW"/>
                <w14:ligatures w14:val="none"/>
              </w:rPr>
              <w:t>。</w:t>
            </w:r>
          </w:p>
          <w:p w14:paraId="60735304" w14:textId="1C57487F" w:rsidR="00540BBB" w:rsidRPr="00F43332" w:rsidRDefault="00540BBB" w:rsidP="00540BBB">
            <w:pPr>
              <w:spacing w:line="320" w:lineRule="exact"/>
              <w:rPr>
                <w:rFonts w:ascii="微軟正黑體" w:eastAsia="微軟正黑體" w:hAnsi="微軟正黑體"/>
                <w:szCs w:val="24"/>
              </w:rPr>
            </w:pPr>
            <w:r w:rsidRPr="00F43332">
              <w:rPr>
                <w:rFonts w:ascii="微軟正黑體" w:eastAsia="微軟正黑體" w:hAnsi="微軟正黑體"/>
                <w:szCs w:val="24"/>
              </w:rPr>
              <w:t>2008</w:t>
            </w:r>
            <w:r w:rsidRPr="00F43332">
              <w:rPr>
                <w:rFonts w:ascii="微軟正黑體" w:eastAsia="微軟正黑體" w:hAnsi="微軟正黑體" w:hint="eastAsia"/>
                <w:szCs w:val="24"/>
              </w:rPr>
              <w:t>/</w:t>
            </w:r>
            <w:r w:rsidRPr="00F43332">
              <w:rPr>
                <w:rFonts w:ascii="微軟正黑體" w:eastAsia="微軟正黑體" w:hAnsi="微軟正黑體"/>
                <w:szCs w:val="24"/>
              </w:rPr>
              <w:t>9</w:t>
            </w:r>
            <w:r w:rsidRPr="00F43332">
              <w:rPr>
                <w:rFonts w:ascii="微軟正黑體" w:eastAsia="微軟正黑體" w:hAnsi="微軟正黑體" w:hint="eastAsia"/>
                <w:szCs w:val="24"/>
              </w:rPr>
              <w:t>/</w:t>
            </w:r>
            <w:r w:rsidRPr="00F43332">
              <w:rPr>
                <w:rFonts w:ascii="微軟正黑體" w:eastAsia="微軟正黑體" w:hAnsi="微軟正黑體"/>
                <w:szCs w:val="24"/>
              </w:rPr>
              <w:t>4</w:t>
            </w:r>
            <w:r w:rsidRPr="00F43332">
              <w:rPr>
                <w:rFonts w:ascii="微軟正黑體" w:eastAsia="微軟正黑體" w:hAnsi="微軟正黑體" w:hint="eastAsia"/>
                <w:szCs w:val="24"/>
              </w:rPr>
              <w:t>臺灣士林地方法院第一次開庭審理本案。平實導師在第一次開庭即說明：刊登信函之內容只是要澄清事實，此屬合理使用，並無侵害著作權之意圖。</w:t>
            </w:r>
            <w:r w:rsidRPr="00F43332">
              <w:rPr>
                <w:rStyle w:val="af2"/>
                <w:rFonts w:ascii="微軟正黑體" w:eastAsia="微軟正黑體" w:hAnsi="微軟正黑體"/>
                <w:szCs w:val="24"/>
              </w:rPr>
              <w:footnoteReference w:id="158"/>
            </w:r>
          </w:p>
          <w:p w14:paraId="79047759" w14:textId="0D068B6E" w:rsidR="00540BBB" w:rsidRPr="00F43332" w:rsidRDefault="00540BBB" w:rsidP="00540BBB">
            <w:pPr>
              <w:spacing w:line="320" w:lineRule="exact"/>
              <w:rPr>
                <w:rFonts w:ascii="微軟正黑體" w:eastAsia="微軟正黑體" w:hAnsi="微軟正黑體"/>
                <w:szCs w:val="24"/>
              </w:rPr>
            </w:pPr>
            <w:r w:rsidRPr="00F43332">
              <w:rPr>
                <w:rFonts w:ascii="微軟正黑體" w:eastAsia="微軟正黑體" w:hAnsi="微軟正黑體" w:hint="eastAsia"/>
                <w:szCs w:val="24"/>
              </w:rPr>
              <w:t>有關侵害著作權的部分，鑑於答辯證據顯示釋昭慧所控不實，遂在檢察官勸告下，於2008/12/18第四次開庭時，釋昭慧同意無條件撤回告訴</w:t>
            </w:r>
            <w:r w:rsidRPr="00F43332">
              <w:rPr>
                <w:rStyle w:val="af2"/>
                <w:rFonts w:ascii="微軟正黑體" w:eastAsia="微軟正黑體" w:hAnsi="微軟正黑體"/>
                <w:szCs w:val="24"/>
              </w:rPr>
              <w:footnoteReference w:id="159"/>
            </w:r>
            <w:r w:rsidRPr="00F43332">
              <w:rPr>
                <w:rFonts w:ascii="微軟正黑體" w:eastAsia="微軟正黑體" w:hAnsi="微軟正黑體" w:hint="eastAsia"/>
                <w:szCs w:val="24"/>
              </w:rPr>
              <w:t>，導師表示接受，法院作出公訴不受理判決；至於公然侮辱罪、妨害名譽罪，北檢稍早已認定不成立而不予起訴</w:t>
            </w:r>
            <w:r w:rsidRPr="00F43332">
              <w:rPr>
                <w:rStyle w:val="af2"/>
                <w:rFonts w:ascii="微軟正黑體" w:eastAsia="微軟正黑體" w:hAnsi="微軟正黑體"/>
                <w:szCs w:val="24"/>
              </w:rPr>
              <w:footnoteReference w:id="160"/>
            </w:r>
            <w:r w:rsidRPr="00F43332">
              <w:rPr>
                <w:rFonts w:ascii="微軟正黑體" w:eastAsia="微軟正黑體" w:hAnsi="微軟正黑體" w:hint="eastAsia"/>
                <w:szCs w:val="24"/>
              </w:rPr>
              <w:t>；至此釋昭慧起訴 導師案正式落幕。</w:t>
            </w:r>
          </w:p>
          <w:p w14:paraId="33C3BBBA" w14:textId="52784D7C"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szCs w:val="24"/>
              </w:rPr>
              <w:t>(詳細內容請見「官司」專論)</w:t>
            </w:r>
            <w:bookmarkEnd w:id="1229"/>
          </w:p>
        </w:tc>
      </w:tr>
      <w:tr w:rsidR="00F43332" w:rsidRPr="00F43332" w14:paraId="61496B3D" w14:textId="7705ACC1" w:rsidTr="12B8A48B">
        <w:tc>
          <w:tcPr>
            <w:tcW w:w="1108" w:type="dxa"/>
            <w:tcMar>
              <w:top w:w="40" w:type="dxa"/>
              <w:left w:w="40" w:type="dxa"/>
              <w:bottom w:w="40" w:type="dxa"/>
              <w:right w:w="40" w:type="dxa"/>
            </w:tcMar>
            <w:vAlign w:val="center"/>
          </w:tcPr>
          <w:p w14:paraId="55FFB0E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D33167D"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2008/12/00#</w:t>
            </w:r>
          </w:p>
        </w:tc>
        <w:tc>
          <w:tcPr>
            <w:tcW w:w="4395" w:type="dxa"/>
            <w:tcMar>
              <w:top w:w="100" w:type="dxa"/>
              <w:left w:w="100" w:type="dxa"/>
              <w:bottom w:w="100" w:type="dxa"/>
              <w:right w:w="100" w:type="dxa"/>
            </w:tcMar>
            <w:vAlign w:val="center"/>
          </w:tcPr>
          <w:p w14:paraId="3BF2A190"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成立桃園講堂</w:t>
            </w:r>
          </w:p>
        </w:tc>
        <w:tc>
          <w:tcPr>
            <w:tcW w:w="8222" w:type="dxa"/>
          </w:tcPr>
          <w:p w14:paraId="2FC14E51" w14:textId="302B803D"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 New Roman" w:hint="eastAsia"/>
                <w:szCs w:val="24"/>
              </w:rPr>
              <w:t>2008/12月桃園講堂完成登記，2009／10首次設立禪淨新班開始招生。</w:t>
            </w:r>
            <w:r w:rsidRPr="00F43332">
              <w:rPr>
                <w:rStyle w:val="af2"/>
                <w:rFonts w:ascii="微軟正黑體" w:eastAsia="微軟正黑體" w:hAnsi="微軟正黑體" w:cs="Times New Roman"/>
                <w:szCs w:val="24"/>
              </w:rPr>
              <w:footnoteReference w:id="161"/>
            </w:r>
          </w:p>
        </w:tc>
      </w:tr>
      <w:tr w:rsidR="00F43332" w:rsidRPr="00F43332" w14:paraId="58B293BD" w14:textId="2CC5D6D3"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FBEA99A"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7D4DB1"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2009/05/00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1A437D" w14:textId="661CFC6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出版正枝居士著《學佛的覺醒》一書</w:t>
            </w:r>
          </w:p>
        </w:tc>
        <w:tc>
          <w:tcPr>
            <w:tcW w:w="8222" w:type="dxa"/>
          </w:tcPr>
          <w:p w14:paraId="3CCF22C9" w14:textId="2B31E440"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新細明體" w:hint="eastAsia"/>
                <w:szCs w:val="24"/>
                <w:lang w:bidi="ar-SA"/>
              </w:rPr>
              <w:t>本會證悟學員正枝居士以 導師《邪見與佛法》、《宗通與說通》閱讀心得，撰寫</w:t>
            </w:r>
            <w:r w:rsidRPr="00F43332">
              <w:rPr>
                <w:rFonts w:ascii="微軟正黑體" w:eastAsia="微軟正黑體" w:hAnsi="微軟正黑體" w:hint="eastAsia"/>
                <w:szCs w:val="24"/>
              </w:rPr>
              <w:t>《學佛的覺醒》一書，</w:t>
            </w:r>
            <w:r w:rsidRPr="00F43332">
              <w:rPr>
                <w:rFonts w:ascii="微軟正黑體" w:eastAsia="微軟正黑體" w:hAnsi="微軟正黑體" w:cs="新細明體" w:hint="eastAsia"/>
                <w:szCs w:val="24"/>
                <w:lang w:bidi="ar-SA"/>
              </w:rPr>
              <w:t>並將以前親近過的名師解說般若法義之錯誤落處予以公開，提醒佛子應「依法不依人」，待證悟明心以後，再與自己師父深結善法緣。</w:t>
            </w:r>
          </w:p>
        </w:tc>
      </w:tr>
      <w:tr w:rsidR="00F43332" w:rsidRPr="00F43332" w14:paraId="141E9605" w14:textId="573F56E2" w:rsidTr="12B8A48B">
        <w:tc>
          <w:tcPr>
            <w:tcW w:w="1108" w:type="dxa"/>
            <w:tcMar>
              <w:top w:w="40" w:type="dxa"/>
              <w:left w:w="40" w:type="dxa"/>
              <w:bottom w:w="40" w:type="dxa"/>
              <w:right w:w="40" w:type="dxa"/>
            </w:tcMar>
            <w:vAlign w:val="center"/>
          </w:tcPr>
          <w:p w14:paraId="0DD94CF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646B0575"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2009/07/21</w:t>
            </w:r>
          </w:p>
        </w:tc>
        <w:tc>
          <w:tcPr>
            <w:tcW w:w="4395" w:type="dxa"/>
            <w:tcMar>
              <w:top w:w="100" w:type="dxa"/>
              <w:left w:w="100" w:type="dxa"/>
              <w:bottom w:w="100" w:type="dxa"/>
              <w:right w:w="100" w:type="dxa"/>
            </w:tcMar>
            <w:vAlign w:val="center"/>
          </w:tcPr>
          <w:p w14:paraId="78BD5642" w14:textId="65D3D20A" w:rsidR="00540BBB" w:rsidRPr="00F43332" w:rsidRDefault="00540BBB" w:rsidP="00540BBB">
            <w:pPr>
              <w:spacing w:after="0" w:line="300" w:lineRule="exact"/>
              <w:jc w:val="both"/>
              <w:rPr>
                <w:rFonts w:ascii="微軟正黑體" w:eastAsia="微軟正黑體" w:hAnsi="微軟正黑體"/>
                <w:bCs/>
                <w:rPrChange w:id="1240" w:author="駱淳渝" w:date="2026-02-05T22:26:00Z" w16du:dateUtc="2026-02-05T14:26:00Z">
                  <w:rPr>
                    <w:rFonts w:ascii="微軟正黑體" w:eastAsia="微軟正黑體" w:hAnsi="微軟正黑體"/>
                    <w:bCs/>
                  </w:rPr>
                </w:rPrChange>
              </w:rPr>
            </w:pPr>
            <w:r w:rsidRPr="00F43332">
              <w:rPr>
                <w:rFonts w:ascii="微軟正黑體" w:eastAsia="微軟正黑體" w:hAnsi="微軟正黑體" w:hint="eastAsia"/>
                <w:bCs/>
              </w:rPr>
              <w:t>導師開講《妙法蓮華經》</w:t>
            </w:r>
            <w:commentRangeStart w:id="1241"/>
            <w:r w:rsidRPr="00F43332">
              <w:rPr>
                <w:rFonts w:ascii="微軟正黑體" w:eastAsia="微軟正黑體" w:hAnsi="微軟正黑體" w:hint="eastAsia"/>
                <w:bCs/>
              </w:rPr>
              <w:t>，揭示一乘究竟成佛之秘旨</w:t>
            </w:r>
            <w:commentRangeEnd w:id="1241"/>
            <w:r w:rsidR="00F43332" w:rsidRPr="00F43332">
              <w:rPr>
                <w:rStyle w:val="af5"/>
                <w:rFonts w:ascii="微軟正黑體" w:eastAsia="微軟正黑體" w:hAnsi="微軟正黑體"/>
                <w:bCs/>
                <w:sz w:val="24"/>
                <w:szCs w:val="30"/>
                <w:rPrChange w:id="1242" w:author="駱淳渝" w:date="2026-02-05T22:26:00Z" w16du:dateUtc="2026-02-05T14:26:00Z">
                  <w:rPr>
                    <w:rStyle w:val="af5"/>
                    <w:rFonts w:ascii="微軟正黑體" w:eastAsia="微軟正黑體" w:hAnsi="微軟正黑體"/>
                    <w:bCs/>
                    <w:sz w:val="24"/>
                    <w:szCs w:val="30"/>
                  </w:rPr>
                </w:rPrChange>
              </w:rPr>
              <w:commentReference w:id="1241"/>
            </w:r>
          </w:p>
        </w:tc>
        <w:tc>
          <w:tcPr>
            <w:tcW w:w="8222" w:type="dxa"/>
          </w:tcPr>
          <w:p w14:paraId="07AB7EE0" w14:textId="71449D58"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《妙法蓮華經》是圓教經典，顯示十方諸佛的真實本質</w:t>
            </w:r>
            <w:r w:rsidRPr="00F43332">
              <w:rPr>
                <w:rStyle w:val="af2"/>
                <w:rFonts w:ascii="微軟正黑體" w:eastAsia="微軟正黑體" w:hAnsi="微軟正黑體" w:cs="Times New Roman"/>
                <w:szCs w:val="24"/>
              </w:rPr>
              <w:footnoteReference w:id="162"/>
            </w:r>
            <w:r w:rsidRPr="00F43332">
              <w:rPr>
                <w:rFonts w:ascii="微軟正黑體" w:eastAsia="微軟正黑體" w:hAnsi="微軟正黑體" w:cs="Times New Roman" w:hint="eastAsia"/>
                <w:szCs w:val="24"/>
              </w:rPr>
              <w:t>，圓滿收攝一切法</w:t>
            </w:r>
            <w:r w:rsidRPr="00F43332">
              <w:rPr>
                <w:rFonts w:ascii="微軟正黑體" w:eastAsia="微軟正黑體" w:hAnsi="微軟正黑體" w:cs="Times New Roman" w:hint="eastAsia"/>
                <w:szCs w:val="24"/>
              </w:rPr>
              <w:lastRenderedPageBreak/>
              <w:t>教。此經所說法義深妙，世人難解，平實導師直抒 佛陀本懷</w:t>
            </w:r>
            <w:r w:rsidRPr="00F43332">
              <w:rPr>
                <w:rStyle w:val="af2"/>
                <w:rFonts w:ascii="微軟正黑體" w:eastAsia="微軟正黑體" w:hAnsi="微軟正黑體" w:cs="Times New Roman"/>
                <w:szCs w:val="24"/>
              </w:rPr>
              <w:footnoteReference w:id="163"/>
            </w:r>
            <w:r w:rsidRPr="00F43332">
              <w:rPr>
                <w:rFonts w:ascii="微軟正黑體" w:eastAsia="微軟正黑體" w:hAnsi="微軟正黑體" w:cs="Times New Roman" w:hint="eastAsia"/>
                <w:szCs w:val="24"/>
              </w:rPr>
              <w:t>，將各品蘊含之密意，如實顯示於當代學人眼前，最後以〈法華大義〉而總其成，依佛旨圓攝於如來藏妙心。</w:t>
            </w:r>
          </w:p>
          <w:p w14:paraId="33F4FB43" w14:textId="705538A5"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 New Roman" w:hint="eastAsia"/>
                <w:szCs w:val="24"/>
              </w:rPr>
              <w:t>宣講圓滿後出版《法華經講義》全套共廿五輯。2015/5/31出版第一輯，2019/5/31出版第二十五輯。</w:t>
            </w:r>
          </w:p>
        </w:tc>
      </w:tr>
      <w:tr w:rsidR="00F43332" w:rsidRPr="00F43332" w14:paraId="791CBBAE" w14:textId="5858070A" w:rsidTr="12B8A48B">
        <w:tc>
          <w:tcPr>
            <w:tcW w:w="1108" w:type="dxa"/>
            <w:tcMar>
              <w:top w:w="40" w:type="dxa"/>
              <w:left w:w="40" w:type="dxa"/>
              <w:bottom w:w="40" w:type="dxa"/>
              <w:right w:w="40" w:type="dxa"/>
            </w:tcMar>
            <w:vAlign w:val="center"/>
          </w:tcPr>
          <w:p w14:paraId="746DFACE"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A3BAB7F"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2009/09/01</w:t>
            </w:r>
          </w:p>
        </w:tc>
        <w:tc>
          <w:tcPr>
            <w:tcW w:w="4395" w:type="dxa"/>
            <w:tcMar>
              <w:top w:w="100" w:type="dxa"/>
              <w:left w:w="100" w:type="dxa"/>
              <w:bottom w:w="100" w:type="dxa"/>
              <w:right w:w="100" w:type="dxa"/>
            </w:tcMar>
            <w:vAlign w:val="center"/>
          </w:tcPr>
          <w:p w14:paraId="1E2EE7F4" w14:textId="2D29A6D7"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bCs/>
              </w:rPr>
              <w:t>本會賑助臺灣八八風災</w:t>
            </w:r>
          </w:p>
        </w:tc>
        <w:tc>
          <w:tcPr>
            <w:tcW w:w="8222" w:type="dxa"/>
          </w:tcPr>
          <w:p w14:paraId="4412F255" w14:textId="748A31BE" w:rsidR="00540BBB" w:rsidRPr="00F43332" w:rsidRDefault="00540BBB" w:rsidP="00540BBB">
            <w:pPr>
              <w:spacing w:line="320" w:lineRule="exact"/>
              <w:rPr>
                <w:rFonts w:ascii="微軟正黑體" w:eastAsia="微軟正黑體" w:hAnsi="微軟正黑體"/>
                <w:szCs w:val="24"/>
                <w:rPrChange w:id="1247" w:author="駱淳渝" w:date="2026-02-05T22:26:00Z" w16du:dateUtc="2026-02-05T14:26:00Z">
                  <w:rPr>
                    <w:rFonts w:ascii="微軟正黑體" w:eastAsia="微軟正黑體" w:hAnsi="微軟正黑體"/>
                    <w:color w:val="E97132" w:themeColor="accent2"/>
                    <w:szCs w:val="24"/>
                  </w:rPr>
                </w:rPrChange>
              </w:rPr>
            </w:pPr>
            <w:r w:rsidRPr="00F43332">
              <w:rPr>
                <w:rFonts w:ascii="微軟正黑體" w:eastAsia="微軟正黑體" w:hAnsi="微軟正黑體"/>
                <w:szCs w:val="24"/>
              </w:rPr>
              <w:t>2009/8/8莫拉克颱風侵襲臺灣，造成中南部地區傷亡災損慘重，稱為「八八風災」。</w:t>
            </w:r>
            <w:r w:rsidRPr="00F43332">
              <w:rPr>
                <w:rFonts w:ascii="微軟正黑體" w:eastAsia="微軟正黑體" w:hAnsi="微軟正黑體" w:hint="eastAsia"/>
                <w:szCs w:val="24"/>
              </w:rPr>
              <w:t>同</w:t>
            </w:r>
            <w:r w:rsidRPr="00F43332">
              <w:rPr>
                <w:rFonts w:ascii="微軟正黑體" w:eastAsia="微軟正黑體" w:hAnsi="微軟正黑體"/>
                <w:szCs w:val="24"/>
              </w:rPr>
              <w:t>年 9/ 1，本會會員響應救災活動，以佛教正覺同修會、正覺教育基金會名義，捐款新台幣 702 萬 5 千元；並捐贈新台幣 50 萬元予台北巿政府社會局，協助認養</w:t>
            </w:r>
            <w:r w:rsidRPr="00F43332">
              <w:rPr>
                <w:rFonts w:ascii="微軟正黑體" w:eastAsia="微軟正黑體" w:hAnsi="微軟正黑體" w:hint="eastAsia"/>
                <w:szCs w:val="24"/>
              </w:rPr>
              <w:t>災區</w:t>
            </w:r>
            <w:r w:rsidRPr="00F43332">
              <w:rPr>
                <w:rFonts w:ascii="微軟正黑體" w:eastAsia="微軟正黑體" w:hAnsi="微軟正黑體"/>
                <w:szCs w:val="24"/>
              </w:rPr>
              <w:t>購</w:t>
            </w:r>
            <w:r w:rsidRPr="00F43332">
              <w:rPr>
                <w:rFonts w:ascii="微軟正黑體" w:eastAsia="微軟正黑體" w:hAnsi="微軟正黑體" w:hint="eastAsia"/>
                <w:szCs w:val="24"/>
              </w:rPr>
              <w:t>置</w:t>
            </w:r>
            <w:r w:rsidRPr="00F43332">
              <w:rPr>
                <w:rFonts w:ascii="微軟正黑體" w:eastAsia="微軟正黑體" w:hAnsi="微軟正黑體"/>
                <w:szCs w:val="24"/>
              </w:rPr>
              <w:t>物資</w:t>
            </w:r>
            <w:r w:rsidRPr="00F43332">
              <w:rPr>
                <w:rStyle w:val="af2"/>
                <w:rFonts w:ascii="微軟正黑體" w:eastAsia="微軟正黑體" w:hAnsi="微軟正黑體"/>
                <w:szCs w:val="24"/>
              </w:rPr>
              <w:footnoteReference w:id="164"/>
            </w:r>
            <w:r w:rsidRPr="00F43332">
              <w:rPr>
                <w:rFonts w:ascii="微軟正黑體" w:eastAsia="微軟正黑體" w:hAnsi="微軟正黑體" w:hint="eastAsia"/>
                <w:szCs w:val="24"/>
              </w:rPr>
              <w:t>。</w:t>
            </w:r>
          </w:p>
        </w:tc>
      </w:tr>
      <w:tr w:rsidR="00F43332" w:rsidRPr="00F43332" w14:paraId="743D6C01" w14:textId="25E78FB5" w:rsidTr="12B8A48B">
        <w:tc>
          <w:tcPr>
            <w:tcW w:w="1108" w:type="dxa"/>
            <w:tcMar>
              <w:top w:w="40" w:type="dxa"/>
              <w:left w:w="40" w:type="dxa"/>
              <w:bottom w:w="40" w:type="dxa"/>
              <w:right w:w="40" w:type="dxa"/>
            </w:tcMar>
            <w:vAlign w:val="center"/>
          </w:tcPr>
          <w:p w14:paraId="5E58ECC2"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47FB3B5"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2009/09/01</w:t>
            </w:r>
          </w:p>
        </w:tc>
        <w:tc>
          <w:tcPr>
            <w:tcW w:w="4395" w:type="dxa"/>
            <w:tcMar>
              <w:top w:w="100" w:type="dxa"/>
              <w:left w:w="100" w:type="dxa"/>
              <w:bottom w:w="100" w:type="dxa"/>
              <w:right w:w="100" w:type="dxa"/>
            </w:tcMar>
            <w:vAlign w:val="center"/>
          </w:tcPr>
          <w:p w14:paraId="021DE972"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cs="Times New Roman" w:hint="eastAsia"/>
                <w:bCs/>
                <w:szCs w:val="24"/>
              </w:rPr>
              <w:t>抗議達賴喇嘛高雄八八風災祈福法會</w:t>
            </w:r>
          </w:p>
        </w:tc>
        <w:tc>
          <w:tcPr>
            <w:tcW w:w="8222" w:type="dxa"/>
          </w:tcPr>
          <w:p w14:paraId="33A26BAE" w14:textId="27CFD080" w:rsidR="00540BBB" w:rsidRPr="00F43332" w:rsidRDefault="00540BBB" w:rsidP="00540BBB">
            <w:pPr>
              <w:spacing w:line="300" w:lineRule="exact"/>
              <w:jc w:val="both"/>
              <w:rPr>
                <w:rFonts w:ascii="微軟正黑體" w:eastAsia="微軟正黑體" w:hAnsi="微軟正黑體" w:cs="Times New Roman"/>
                <w:strike/>
                <w:szCs w:val="24"/>
              </w:rPr>
            </w:pPr>
            <w:bookmarkStart w:id="1250" w:name="_Hlk167892841"/>
            <w:r w:rsidRPr="00F43332">
              <w:rPr>
                <w:rFonts w:ascii="微軟正黑體" w:eastAsia="微軟正黑體" w:hAnsi="微軟正黑體" w:cs="Times New Roman"/>
                <w:szCs w:val="24"/>
              </w:rPr>
              <w:t>達賴喇嘛</w:t>
            </w:r>
            <w:r w:rsidRPr="00F43332">
              <w:rPr>
                <w:rFonts w:ascii="微軟正黑體" w:eastAsia="微軟正黑體" w:hAnsi="微軟正黑體" w:cs="Times New Roman" w:hint="eastAsia"/>
                <w:szCs w:val="24"/>
              </w:rPr>
              <w:t>以關切莫拉克風災為由來到臺灣，並於高雄巨蛋舉辦祈福法會。正覺教育基金會發動</w:t>
            </w:r>
            <w:r w:rsidRPr="00F43332">
              <w:rPr>
                <w:rFonts w:ascii="微軟正黑體" w:eastAsia="微軟正黑體" w:hAnsi="微軟正黑體" w:cs="Times New Roman"/>
                <w:szCs w:val="24"/>
              </w:rPr>
              <w:t>400</w:t>
            </w:r>
            <w:r w:rsidRPr="00F43332">
              <w:rPr>
                <w:rFonts w:ascii="微軟正黑體" w:eastAsia="微軟正黑體" w:hAnsi="微軟正黑體" w:cs="Times New Roman" w:hint="eastAsia"/>
                <w:szCs w:val="24"/>
              </w:rPr>
              <w:t>人在場外</w:t>
            </w:r>
            <w:r w:rsidRPr="00F43332">
              <w:rPr>
                <w:rFonts w:ascii="微軟正黑體" w:eastAsia="微軟正黑體" w:hAnsi="微軟正黑體" w:cs="PingFang TC" w:hint="eastAsia"/>
                <w:szCs w:val="24"/>
                <w:lang w:bidi="ar-SA"/>
              </w:rPr>
              <w:t>拉黃布條抗議「修雙身法的喇嘛教不是佛教」</w:t>
            </w:r>
            <w:r w:rsidRPr="00F43332">
              <w:rPr>
                <w:rFonts w:ascii="微軟正黑體" w:eastAsia="微軟正黑體" w:hAnsi="微軟正黑體" w:cs="Times New Roman" w:hint="eastAsia"/>
                <w:szCs w:val="24"/>
              </w:rPr>
              <w:t>，</w:t>
            </w:r>
            <w:r w:rsidRPr="00F43332">
              <w:rPr>
                <w:rFonts w:ascii="微軟正黑體" w:eastAsia="微軟正黑體" w:hAnsi="微軟正黑體" w:cs="PingFang TC" w:hint="eastAsia"/>
                <w:szCs w:val="24"/>
                <w:lang w:bidi="ar-SA"/>
              </w:rPr>
              <w:t>舉牌籲請民眾「把捐款留給八八災民」；</w:t>
            </w:r>
            <w:r w:rsidRPr="00F43332">
              <w:rPr>
                <w:rFonts w:ascii="微軟正黑體" w:eastAsia="微軟正黑體" w:hAnsi="微軟正黑體" w:cs="Times New Roman" w:hint="eastAsia"/>
                <w:szCs w:val="24"/>
              </w:rPr>
              <w:t>並將過程製作紀錄片，讓各方認清「修雙身法的喇嘛教不是佛教、達賴否定正法、達賴喇嘛祈福無效」</w:t>
            </w:r>
            <w:commentRangeStart w:id="1251"/>
            <w:commentRangeEnd w:id="1251"/>
            <w:r w:rsidR="00F43332" w:rsidRPr="00F43332">
              <w:rPr>
                <w:rStyle w:val="af5"/>
                <w:rFonts w:ascii="微軟正黑體" w:eastAsia="微軟正黑體" w:hAnsi="微軟正黑體" w:cs="Times New Roman" w:hint="eastAsia"/>
                <w:sz w:val="24"/>
                <w:szCs w:val="24"/>
                <w:rPrChange w:id="1252" w:author="駱淳渝" w:date="2026-02-05T22:26:00Z" w16du:dateUtc="2026-02-05T14:26:00Z">
                  <w:rPr>
                    <w:rStyle w:val="af5"/>
                    <w:rFonts w:ascii="微軟正黑體" w:eastAsia="微軟正黑體" w:hAnsi="微軟正黑體" w:cs="Times New Roman" w:hint="eastAsia"/>
                    <w:sz w:val="24"/>
                    <w:szCs w:val="24"/>
                  </w:rPr>
                </w:rPrChange>
              </w:rPr>
              <w:commentReference w:id="1251"/>
            </w:r>
            <w:r w:rsidRPr="00F43332">
              <w:rPr>
                <w:rFonts w:ascii="微軟正黑體" w:eastAsia="微軟正黑體" w:hAnsi="微軟正黑體" w:cs="Times New Roman" w:hint="eastAsia"/>
                <w:szCs w:val="24"/>
                <w:rPrChange w:id="1253" w:author="駱淳渝" w:date="2026-02-05T22:26:00Z" w16du:dateUtc="2026-02-05T14:26:00Z">
                  <w:rPr>
                    <w:rFonts w:ascii="微軟正黑體" w:eastAsia="微軟正黑體" w:hAnsi="微軟正黑體" w:cs="Times New Roman" w:hint="eastAsia"/>
                    <w:szCs w:val="24"/>
                  </w:rPr>
                </w:rPrChange>
              </w:rPr>
              <w:t>。</w:t>
            </w:r>
            <w:bookmarkEnd w:id="1250"/>
          </w:p>
          <w:p w14:paraId="3F80CAA7" w14:textId="5D68474A" w:rsidR="00540BBB" w:rsidRPr="00F43332" w:rsidRDefault="00540BBB" w:rsidP="00540BBB">
            <w:pPr>
              <w:spacing w:after="0" w:line="300" w:lineRule="exact"/>
              <w:jc w:val="both"/>
              <w:rPr>
                <w:rFonts w:ascii="微軟正黑體" w:eastAsia="微軟正黑體" w:hAnsi="微軟正黑體" w:cs="Times New Roman"/>
                <w:bCs/>
                <w:szCs w:val="24"/>
              </w:rPr>
            </w:pPr>
            <w:bookmarkStart w:id="1254" w:name="_Hlk217572616"/>
            <w:r w:rsidRPr="00F43332">
              <w:rPr>
                <w:rFonts w:ascii="微軟正黑體" w:eastAsia="微軟正黑體" w:hAnsi="微軟正黑體" w:cs="PingFang TC" w:hint="eastAsia"/>
                <w:szCs w:val="24"/>
                <w:lang w:bidi="ar-SA"/>
                <w:rPrChange w:id="1255" w:author="駱淳渝" w:date="2026-02-05T22:26:00Z" w16du:dateUtc="2026-02-05T14:26:00Z">
                  <w:rPr>
                    <w:rFonts w:ascii="微軟正黑體" w:eastAsia="微軟正黑體" w:hAnsi="微軟正黑體" w:cs="PingFang TC" w:hint="eastAsia"/>
                    <w:color w:val="000000"/>
                    <w:szCs w:val="24"/>
                    <w:lang w:bidi="ar-SA"/>
                  </w:rPr>
                </w:rPrChange>
              </w:rPr>
              <w:t>正覺教育基金會彙整本活動之新聞報導內容，並舉證辨正藏傳「佛教」雙身法的內涵，於2010/1出版《博愛</w:t>
            </w:r>
            <w:r w:rsidRPr="00F43332">
              <w:rPr>
                <w:rFonts w:ascii="微軟正黑體" w:eastAsia="微軟正黑體" w:hAnsi="微軟正黑體" w:cs="Calibri"/>
                <w:szCs w:val="24"/>
                <w:lang w:bidi="ar-SA"/>
                <w:rPrChange w:id="1256" w:author="駱淳渝" w:date="2026-02-05T22:26:00Z" w16du:dateUtc="2026-02-05T14:26:00Z">
                  <w:rPr>
                    <w:rFonts w:ascii="微軟正黑體" w:eastAsia="微軟正黑體" w:hAnsi="微軟正黑體" w:cs="Calibri"/>
                    <w:color w:val="000000"/>
                    <w:szCs w:val="24"/>
                    <w:lang w:bidi="ar-SA"/>
                  </w:rPr>
                </w:rPrChange>
              </w:rPr>
              <w:t>—</w:t>
            </w:r>
            <w:r w:rsidRPr="00F43332">
              <w:rPr>
                <w:rFonts w:ascii="微軟正黑體" w:eastAsia="微軟正黑體" w:hAnsi="微軟正黑體" w:cs="PingFang TC" w:hint="eastAsia"/>
                <w:szCs w:val="24"/>
                <w:lang w:bidi="ar-SA"/>
                <w:rPrChange w:id="1257" w:author="駱淳渝" w:date="2026-02-05T22:26:00Z" w16du:dateUtc="2026-02-05T14:26:00Z">
                  <w:rPr>
                    <w:rFonts w:ascii="微軟正黑體" w:eastAsia="微軟正黑體" w:hAnsi="微軟正黑體" w:cs="PingFang TC" w:hint="eastAsia"/>
                    <w:color w:val="000000"/>
                    <w:szCs w:val="24"/>
                    <w:lang w:bidi="ar-SA"/>
                  </w:rPr>
                </w:rPrChange>
              </w:rPr>
              <w:t>愛盡天下女人》、</w:t>
            </w:r>
            <w:r w:rsidRPr="00F43332">
              <w:rPr>
                <w:rFonts w:ascii="微軟正黑體" w:eastAsia="微軟正黑體" w:hAnsi="微軟正黑體" w:hint="eastAsia"/>
                <w:szCs w:val="24"/>
              </w:rPr>
              <w:t>《達賴真面目—玩盡天下女人》</w:t>
            </w:r>
            <w:r w:rsidRPr="00F43332">
              <w:rPr>
                <w:rFonts w:ascii="微軟正黑體" w:eastAsia="微軟正黑體" w:hAnsi="微軟正黑體" w:cs="PingFang TC" w:hint="eastAsia"/>
                <w:szCs w:val="24"/>
                <w:lang w:bidi="ar-SA"/>
                <w:rPrChange w:id="1258" w:author="駱淳渝" w:date="2026-02-05T22:26:00Z" w16du:dateUtc="2026-02-05T14:26:00Z">
                  <w:rPr>
                    <w:rFonts w:ascii="微軟正黑體" w:eastAsia="微軟正黑體" w:hAnsi="微軟正黑體" w:cs="PingFang TC" w:hint="eastAsia"/>
                    <w:color w:val="000000"/>
                    <w:szCs w:val="24"/>
                    <w:lang w:bidi="ar-SA"/>
                  </w:rPr>
                </w:rPrChange>
              </w:rPr>
              <w:t>，詳細說明密宗就是以男女交合作為修行的法門，教化社會大眾洞悉密宗雙身法的本質，不致上當受騙</w:t>
            </w:r>
            <w:r w:rsidRPr="00F43332">
              <w:rPr>
                <w:rStyle w:val="af2"/>
                <w:rFonts w:ascii="微軟正黑體" w:eastAsia="微軟正黑體" w:hAnsi="微軟正黑體" w:cs="PingFang TC"/>
                <w:szCs w:val="24"/>
                <w:lang w:bidi="ar-SA"/>
                <w:rPrChange w:id="1259" w:author="駱淳渝" w:date="2026-02-05T22:26:00Z" w16du:dateUtc="2026-02-05T14:26:00Z">
                  <w:rPr>
                    <w:rStyle w:val="af2"/>
                    <w:rFonts w:ascii="微軟正黑體" w:eastAsia="微軟正黑體" w:hAnsi="微軟正黑體" w:cs="PingFang TC"/>
                    <w:color w:val="000000"/>
                    <w:szCs w:val="24"/>
                    <w:lang w:bidi="ar-SA"/>
                  </w:rPr>
                </w:rPrChange>
              </w:rPr>
              <w:footnoteReference w:id="165"/>
            </w:r>
            <w:r w:rsidRPr="00F43332">
              <w:rPr>
                <w:rFonts w:ascii="微軟正黑體" w:eastAsia="微軟正黑體" w:hAnsi="微軟正黑體" w:cs="PingFang TC" w:hint="eastAsia"/>
                <w:szCs w:val="24"/>
                <w:lang w:bidi="ar-SA"/>
                <w:rPrChange w:id="1262" w:author="駱淳渝" w:date="2026-02-05T22:26:00Z" w16du:dateUtc="2026-02-05T14:26:00Z">
                  <w:rPr>
                    <w:rFonts w:ascii="微軟正黑體" w:eastAsia="微軟正黑體" w:hAnsi="微軟正黑體" w:cs="PingFang TC" w:hint="eastAsia"/>
                    <w:color w:val="000000"/>
                    <w:szCs w:val="24"/>
                    <w:lang w:bidi="ar-SA"/>
                  </w:rPr>
                </w:rPrChange>
              </w:rPr>
              <w:t>。</w:t>
            </w:r>
            <w:bookmarkEnd w:id="1254"/>
          </w:p>
        </w:tc>
      </w:tr>
      <w:tr w:rsidR="00F43332" w:rsidRPr="00F43332" w14:paraId="7DB921EF" w14:textId="4AEB2F7A"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B503FC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ABBC77"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2010/01/00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769EEC9" w14:textId="5B69CAB0"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出版《邁向正覺》口袋書</w:t>
            </w:r>
          </w:p>
        </w:tc>
        <w:tc>
          <w:tcPr>
            <w:tcW w:w="8222" w:type="dxa"/>
          </w:tcPr>
          <w:p w14:paraId="3B8927BF" w14:textId="21021308"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《邁向正覺》共六冊，收錄33篇本會學員自剖學佛、求正法的因緣與心路歷程等短文。</w:t>
            </w:r>
          </w:p>
        </w:tc>
      </w:tr>
      <w:tr w:rsidR="00F43332" w:rsidRPr="00F43332" w14:paraId="6F47A3E6" w14:textId="17C6AEB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257D1B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148DE1"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2010/01/00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593C003" w14:textId="67A0D6AC"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出版《破羯磨僧真義》</w:t>
            </w:r>
          </w:p>
          <w:p w14:paraId="003A13AD" w14:textId="77777777" w:rsidR="00540BBB" w:rsidRPr="00F43332" w:rsidRDefault="00540BBB" w:rsidP="00540BBB">
            <w:pPr>
              <w:spacing w:after="0" w:line="300" w:lineRule="exact"/>
              <w:jc w:val="both"/>
              <w:rPr>
                <w:rFonts w:ascii="微軟正黑體" w:eastAsia="微軟正黑體" w:hAnsi="微軟正黑體" w:cs="Times New Roman"/>
                <w:szCs w:val="24"/>
              </w:rPr>
            </w:pPr>
          </w:p>
        </w:tc>
        <w:tc>
          <w:tcPr>
            <w:tcW w:w="8222" w:type="dxa"/>
          </w:tcPr>
          <w:p w14:paraId="3C2984A3" w14:textId="0AA8936A" w:rsidR="00540BBB" w:rsidRPr="00F43332" w:rsidRDefault="00540BBB" w:rsidP="00540BBB">
            <w:pPr>
              <w:tabs>
                <w:tab w:val="left" w:pos="807"/>
              </w:tabs>
              <w:spacing w:line="320" w:lineRule="exact"/>
              <w:ind w:right="220"/>
              <w:rPr>
                <w:rFonts w:ascii="微軟正黑體" w:eastAsia="微軟正黑體" w:hAnsi="微軟正黑體" w:cs="Times New Roman"/>
                <w:szCs w:val="24"/>
              </w:rPr>
            </w:pPr>
            <w:r w:rsidRPr="00F43332">
              <w:rPr>
                <w:rFonts w:ascii="微軟正黑體" w:eastAsia="微軟正黑體" w:hAnsi="微軟正黑體" w:hint="eastAsia"/>
                <w:szCs w:val="24"/>
              </w:rPr>
              <w:t>鑑於有學員指控本會羯磨結果不如法，平實導師在2009/11召開臨時親教</w:t>
            </w:r>
            <w:r w:rsidRPr="00F43332">
              <w:rPr>
                <w:rFonts w:ascii="微軟正黑體" w:eastAsia="微軟正黑體" w:hAnsi="微軟正黑體" w:hint="eastAsia"/>
                <w:szCs w:val="24"/>
              </w:rPr>
              <w:lastRenderedPageBreak/>
              <w:t>師會議</w:t>
            </w:r>
            <w:r w:rsidRPr="00F43332">
              <w:rPr>
                <w:rFonts w:ascii="微軟正黑體" w:eastAsia="微軟正黑體" w:hAnsi="微軟正黑體"/>
                <w:szCs w:val="24"/>
                <w:vertAlign w:val="superscript"/>
              </w:rPr>
              <w:footnoteReference w:id="166"/>
            </w:r>
            <w:r w:rsidRPr="00F43332">
              <w:rPr>
                <w:rFonts w:ascii="微軟正黑體" w:eastAsia="微軟正黑體" w:hAnsi="微軟正黑體" w:hint="eastAsia"/>
                <w:szCs w:val="24"/>
              </w:rPr>
              <w:t>上，針對呂真觀（呂傳勝）等人依聲聞律解釋菩薩戒「破羯磨轉法輪僧」逆罪一事開示釋疑，期能將北傳佛教以聲聞僧為主的觀念，轉為佛世時以菩薩僧為主的大乘門庭，2010/1整理出版《破羯磨僧真義—大乘律與聲聞律對於破羯磨僧定義的差異》小冊子於會內流通，2022年</w:t>
            </w:r>
            <w:r w:rsidRPr="00F43332">
              <w:rPr>
                <w:rStyle w:val="af2"/>
                <w:rFonts w:ascii="微軟正黑體" w:eastAsia="微軟正黑體" w:hAnsi="微軟正黑體"/>
                <w:szCs w:val="24"/>
              </w:rPr>
              <w:footnoteReference w:id="167"/>
            </w:r>
            <w:r w:rsidRPr="00F43332">
              <w:rPr>
                <w:rFonts w:ascii="微軟正黑體" w:eastAsia="微軟正黑體" w:hAnsi="微軟正黑體" w:hint="eastAsia"/>
                <w:szCs w:val="24"/>
              </w:rPr>
              <w:t>起對外流通。</w:t>
            </w:r>
          </w:p>
        </w:tc>
      </w:tr>
      <w:tr w:rsidR="00F43332" w:rsidRPr="00F43332" w14:paraId="7F367017" w14:textId="1FD2391C"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8D05CAF"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C807B24"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2010/03/00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800FE8D"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開始電視弘法</w:t>
            </w:r>
          </w:p>
        </w:tc>
        <w:tc>
          <w:tcPr>
            <w:tcW w:w="8222" w:type="dxa"/>
          </w:tcPr>
          <w:p w14:paraId="79E4CF7B" w14:textId="5E25C4EF" w:rsidR="00540BBB" w:rsidRPr="00F43332" w:rsidRDefault="00540BBB" w:rsidP="00540BBB">
            <w:pPr>
              <w:spacing w:after="0" w:line="320" w:lineRule="exact"/>
              <w:rPr>
                <w:rFonts w:ascii="微軟正黑體" w:eastAsia="微軟正黑體" w:hAnsi="微軟正黑體"/>
                <w:szCs w:val="24"/>
              </w:rPr>
            </w:pPr>
            <w:bookmarkStart w:id="1267" w:name="_Hlk197273239"/>
            <w:r w:rsidRPr="00F43332">
              <w:rPr>
                <w:rFonts w:ascii="微軟正黑體" w:eastAsia="微軟正黑體" w:hAnsi="微軟正黑體" w:hint="eastAsia"/>
                <w:szCs w:val="24"/>
              </w:rPr>
              <w:t>本會於2010/3至</w:t>
            </w:r>
            <w:r w:rsidRPr="00F43332">
              <w:rPr>
                <w:rFonts w:ascii="微軟正黑體" w:eastAsia="微軟正黑體" w:hAnsi="微軟正黑體"/>
                <w:szCs w:val="24"/>
              </w:rPr>
              <w:t>2020/7</w:t>
            </w:r>
            <w:r w:rsidRPr="00F43332">
              <w:rPr>
                <w:rFonts w:ascii="微軟正黑體" w:eastAsia="微軟正黑體" w:hAnsi="微軟正黑體" w:hint="eastAsia"/>
                <w:szCs w:val="24"/>
              </w:rPr>
              <w:t>間</w:t>
            </w:r>
            <w:r w:rsidRPr="00F43332">
              <w:rPr>
                <w:rStyle w:val="af2"/>
                <w:rFonts w:ascii="微軟正黑體" w:eastAsia="微軟正黑體" w:hAnsi="微軟正黑體"/>
                <w:szCs w:val="24"/>
              </w:rPr>
              <w:footnoteReference w:id="168"/>
            </w:r>
            <w:r w:rsidRPr="00F43332">
              <w:rPr>
                <w:rFonts w:ascii="微軟正黑體" w:eastAsia="微軟正黑體" w:hAnsi="微軟正黑體" w:hint="eastAsia"/>
                <w:szCs w:val="24"/>
              </w:rPr>
              <w:t>，於臺灣佛教電視台（法界衛星）開闢「三乘菩提」系列弘法節目，這是本會面對普羅大眾公開弘法的第一步。</w:t>
            </w:r>
          </w:p>
          <w:p w14:paraId="59F89A77" w14:textId="77777777" w:rsidR="00540BBB" w:rsidRPr="00F43332" w:rsidRDefault="00540BBB" w:rsidP="00540BBB">
            <w:pPr>
              <w:spacing w:after="0"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在法界衛星宣講弘法節目包括</w:t>
            </w:r>
            <w:r w:rsidRPr="00F43332">
              <w:rPr>
                <w:rFonts w:ascii="微軟正黑體" w:eastAsia="微軟正黑體" w:hAnsi="微軟正黑體" w:cs="Times New Roman" w:hint="eastAsia"/>
                <w:szCs w:val="24"/>
                <w:rPrChange w:id="1270" w:author="駱淳渝" w:date="2026-02-05T22:26:00Z" w16du:dateUtc="2026-02-05T14:26:00Z">
                  <w:rPr>
                    <w:rFonts w:ascii="新細明體" w:eastAsia="新細明體" w:hAnsi="新細明體" w:cs="Times New Roman" w:hint="eastAsia"/>
                    <w:szCs w:val="24"/>
                  </w:rPr>
                </w:rPrChange>
              </w:rPr>
              <w:t>〈</w:t>
            </w:r>
            <w:r w:rsidRPr="00F43332">
              <w:rPr>
                <w:rFonts w:ascii="微軟正黑體" w:eastAsia="微軟正黑體" w:hAnsi="微軟正黑體" w:cs="Times New Roman" w:hint="eastAsia"/>
                <w:szCs w:val="24"/>
              </w:rPr>
              <w:t>三乘菩提之意涵</w:t>
            </w:r>
            <w:r w:rsidRPr="00F43332">
              <w:rPr>
                <w:rFonts w:ascii="微軟正黑體" w:eastAsia="微軟正黑體" w:hAnsi="微軟正黑體" w:cs="Times New Roman" w:hint="eastAsia"/>
                <w:szCs w:val="24"/>
                <w:rPrChange w:id="1271" w:author="駱淳渝" w:date="2026-02-05T22:26:00Z" w16du:dateUtc="2026-02-05T14:26:00Z">
                  <w:rPr>
                    <w:rFonts w:ascii="新細明體" w:eastAsia="新細明體" w:hAnsi="新細明體" w:cs="Times New Roman" w:hint="eastAsia"/>
                    <w:szCs w:val="24"/>
                  </w:rPr>
                </w:rPrChange>
              </w:rPr>
              <w:t>〉</w:t>
            </w:r>
            <w:r w:rsidRPr="00F43332">
              <w:rPr>
                <w:rFonts w:ascii="微軟正黑體" w:eastAsia="微軟正黑體" w:hAnsi="微軟正黑體" w:cs="Times New Roman" w:hint="eastAsia"/>
                <w:szCs w:val="24"/>
              </w:rPr>
              <w:t>等十四個主題</w:t>
            </w:r>
            <w:r w:rsidRPr="00F43332">
              <w:rPr>
                <w:rStyle w:val="af2"/>
                <w:rFonts w:ascii="微軟正黑體" w:eastAsia="微軟正黑體" w:hAnsi="微軟正黑體" w:cs="Times New Roman"/>
                <w:szCs w:val="24"/>
              </w:rPr>
              <w:footnoteReference w:id="169"/>
            </w:r>
            <w:r w:rsidRPr="00F43332">
              <w:rPr>
                <w:rFonts w:ascii="微軟正黑體" w:eastAsia="微軟正黑體" w:hAnsi="微軟正黑體" w:cs="Times New Roman" w:hint="eastAsia"/>
                <w:szCs w:val="24"/>
              </w:rPr>
              <w:t>，自</w:t>
            </w:r>
            <w:r w:rsidRPr="00F43332">
              <w:rPr>
                <w:rFonts w:ascii="微軟正黑體" w:eastAsia="微軟正黑體" w:hAnsi="微軟正黑體" w:cs="Times New Roman"/>
                <w:szCs w:val="24"/>
              </w:rPr>
              <w:t>2020/8</w:t>
            </w:r>
            <w:r w:rsidRPr="00F43332">
              <w:rPr>
                <w:rStyle w:val="af2"/>
                <w:rFonts w:ascii="微軟正黑體" w:eastAsia="微軟正黑體" w:hAnsi="微軟正黑體" w:cs="Times New Roman"/>
                <w:szCs w:val="24"/>
              </w:rPr>
              <w:footnoteReference w:id="170"/>
            </w:r>
            <w:r w:rsidRPr="00F43332">
              <w:rPr>
                <w:rFonts w:ascii="微軟正黑體" w:eastAsia="微軟正黑體" w:hAnsi="微軟正黑體" w:cs="Times New Roman" w:hint="eastAsia"/>
                <w:szCs w:val="24"/>
              </w:rPr>
              <w:t>起，弘法節目轉至網路平台</w:t>
            </w:r>
            <w:r w:rsidRPr="00F43332">
              <w:rPr>
                <w:rStyle w:val="af2"/>
                <w:rFonts w:ascii="微軟正黑體" w:eastAsia="微軟正黑體" w:hAnsi="微軟正黑體"/>
                <w:szCs w:val="24"/>
              </w:rPr>
              <w:footnoteReference w:id="171"/>
            </w:r>
            <w:r w:rsidRPr="00F43332">
              <w:rPr>
                <w:rFonts w:ascii="微軟正黑體" w:eastAsia="微軟正黑體" w:hAnsi="微軟正黑體"/>
                <w:szCs w:val="24"/>
              </w:rPr>
              <w:t>YouTube</w:t>
            </w:r>
            <w:r w:rsidRPr="00F43332">
              <w:rPr>
                <w:rFonts w:ascii="微軟正黑體" w:eastAsia="微軟正黑體" w:hAnsi="微軟正黑體" w:hint="eastAsia"/>
                <w:szCs w:val="24"/>
              </w:rPr>
              <w:t>，陸續發布</w:t>
            </w:r>
            <w:r w:rsidRPr="00F43332">
              <w:rPr>
                <w:rFonts w:ascii="微軟正黑體" w:eastAsia="微軟正黑體" w:hAnsi="微軟正黑體" w:cs="Times New Roman" w:hint="eastAsia"/>
                <w:szCs w:val="24"/>
                <w:rPrChange w:id="1278" w:author="駱淳渝" w:date="2026-02-05T22:26:00Z" w16du:dateUtc="2026-02-05T14:26:00Z">
                  <w:rPr>
                    <w:rFonts w:ascii="新細明體" w:eastAsia="新細明體" w:hAnsi="新細明體" w:cs="Times New Roman" w:hint="eastAsia"/>
                    <w:szCs w:val="24"/>
                  </w:rPr>
                </w:rPrChange>
              </w:rPr>
              <w:t>〈</w:t>
            </w:r>
            <w:r w:rsidRPr="00F43332">
              <w:rPr>
                <w:rFonts w:ascii="微軟正黑體" w:eastAsia="微軟正黑體" w:hAnsi="微軟正黑體" w:cs="Times New Roman" w:hint="eastAsia"/>
                <w:szCs w:val="24"/>
              </w:rPr>
              <w:t>三乘菩提之勝鬘經</w:t>
            </w:r>
            <w:r w:rsidRPr="00F43332">
              <w:rPr>
                <w:rFonts w:ascii="微軟正黑體" w:eastAsia="微軟正黑體" w:hAnsi="微軟正黑體" w:cs="Times New Roman" w:hint="eastAsia"/>
                <w:szCs w:val="24"/>
                <w:rPrChange w:id="1279" w:author="駱淳渝" w:date="2026-02-05T22:26:00Z" w16du:dateUtc="2026-02-05T14:26:00Z">
                  <w:rPr>
                    <w:rFonts w:ascii="新細明體" w:eastAsia="新細明體" w:hAnsi="新細明體" w:cs="Times New Roman" w:hint="eastAsia"/>
                    <w:szCs w:val="24"/>
                  </w:rPr>
                </w:rPrChange>
              </w:rPr>
              <w:t>〉</w:t>
            </w:r>
            <w:r w:rsidRPr="00F43332">
              <w:rPr>
                <w:rFonts w:ascii="微軟正黑體" w:eastAsia="微軟正黑體" w:hAnsi="微軟正黑體" w:cs="Times New Roman" w:hint="eastAsia"/>
                <w:szCs w:val="24"/>
              </w:rPr>
              <w:t>等主題</w:t>
            </w:r>
            <w:r w:rsidRPr="00F43332">
              <w:rPr>
                <w:rStyle w:val="af2"/>
                <w:rFonts w:ascii="微軟正黑體" w:eastAsia="微軟正黑體" w:hAnsi="微軟正黑體" w:cs="Times New Roman"/>
                <w:szCs w:val="24"/>
              </w:rPr>
              <w:footnoteReference w:id="172"/>
            </w:r>
            <w:r w:rsidRPr="00F43332">
              <w:rPr>
                <w:rFonts w:ascii="微軟正黑體" w:eastAsia="微軟正黑體" w:hAnsi="微軟正黑體" w:cs="Times New Roman" w:hint="eastAsia"/>
                <w:szCs w:val="24"/>
              </w:rPr>
              <w:t>。</w:t>
            </w:r>
          </w:p>
          <w:p w14:paraId="314ABFF1" w14:textId="7DDA5B4C" w:rsidR="00540BBB" w:rsidRPr="00F43332" w:rsidRDefault="00540BBB" w:rsidP="00540BBB">
            <w:pPr>
              <w:spacing w:line="320" w:lineRule="exact"/>
              <w:rPr>
                <w:rFonts w:ascii="微軟正黑體" w:eastAsia="微軟正黑體" w:hAnsi="微軟正黑體" w:cs="Times New Roman"/>
                <w:szCs w:val="24"/>
                <w:rPrChange w:id="1282" w:author="駱淳渝" w:date="2026-02-05T22:26:00Z" w16du:dateUtc="2026-02-05T14:26:00Z">
                  <w:rPr>
                    <w:rFonts w:ascii="微軟正黑體" w:eastAsia="微軟正黑體" w:hAnsi="微軟正黑體" w:cs="Times New Roman"/>
                    <w:szCs w:val="24"/>
                  </w:rPr>
                </w:rPrChange>
              </w:rPr>
            </w:pPr>
            <w:r w:rsidRPr="00F43332">
              <w:rPr>
                <w:rFonts w:ascii="微軟正黑體" w:eastAsia="微軟正黑體" w:hAnsi="微軟正黑體" w:cs="Times New Roman" w:hint="eastAsia"/>
                <w:szCs w:val="24"/>
              </w:rPr>
              <w:t>後將</w:t>
            </w:r>
            <w:r w:rsidRPr="00F43332">
              <w:rPr>
                <w:rFonts w:ascii="微軟正黑體" w:eastAsia="微軟正黑體" w:hAnsi="微軟正黑體" w:cs="Times New Roman"/>
                <w:szCs w:val="24"/>
              </w:rPr>
              <w:t>電視弘法</w:t>
            </w:r>
            <w:r w:rsidRPr="00F43332">
              <w:rPr>
                <w:rFonts w:ascii="微軟正黑體" w:eastAsia="微軟正黑體" w:hAnsi="微軟正黑體" w:cs="Times New Roman" w:hint="eastAsia"/>
                <w:szCs w:val="24"/>
              </w:rPr>
              <w:t>節目製成</w:t>
            </w:r>
            <w:r w:rsidRPr="00F43332">
              <w:rPr>
                <w:rFonts w:ascii="微軟正黑體" w:eastAsia="微軟正黑體" w:hAnsi="微軟正黑體" w:cs="Times New Roman"/>
                <w:szCs w:val="24"/>
              </w:rPr>
              <w:t>DVD</w:t>
            </w:r>
            <w:r w:rsidRPr="00F43332">
              <w:rPr>
                <w:rFonts w:ascii="微軟正黑體" w:eastAsia="微軟正黑體" w:hAnsi="微軟正黑體" w:cs="Times New Roman" w:hint="eastAsia"/>
                <w:szCs w:val="24"/>
              </w:rPr>
              <w:t>流通，於</w:t>
            </w:r>
            <w:r w:rsidRPr="00F43332">
              <w:rPr>
                <w:rFonts w:ascii="微軟正黑體" w:eastAsia="微軟正黑體" w:hAnsi="微軟正黑體" w:cs="Times New Roman"/>
                <w:szCs w:val="24"/>
              </w:rPr>
              <w:t>2010/6</w:t>
            </w:r>
            <w:r w:rsidRPr="00F43332">
              <w:rPr>
                <w:rFonts w:ascii="微軟正黑體" w:eastAsia="微軟正黑體" w:hAnsi="微軟正黑體" w:cs="Times New Roman" w:hint="eastAsia"/>
                <w:szCs w:val="24"/>
              </w:rPr>
              <w:t>開始</w:t>
            </w:r>
            <w:r w:rsidRPr="00F43332">
              <w:rPr>
                <w:rFonts w:ascii="微軟正黑體" w:eastAsia="微軟正黑體" w:hAnsi="微軟正黑體" w:cs="Times New Roman"/>
                <w:szCs w:val="24"/>
              </w:rPr>
              <w:t>出版</w:t>
            </w:r>
            <w:r w:rsidRPr="00F43332">
              <w:rPr>
                <w:rFonts w:ascii="微軟正黑體" w:eastAsia="微軟正黑體" w:hAnsi="微軟正黑體" w:cs="Times New Roman" w:hint="eastAsia"/>
                <w:szCs w:val="24"/>
              </w:rPr>
              <w:t>，</w:t>
            </w:r>
            <w:bookmarkStart w:id="1283" w:name="_Hlk197273253"/>
            <w:bookmarkEnd w:id="1267"/>
            <w:r w:rsidRPr="00F43332">
              <w:rPr>
                <w:rFonts w:ascii="微軟正黑體" w:eastAsia="微軟正黑體" w:hAnsi="微軟正黑體" w:cs="Times New Roman" w:hint="eastAsia"/>
                <w:szCs w:val="24"/>
              </w:rPr>
              <w:t>並</w:t>
            </w:r>
            <w:commentRangeStart w:id="1284"/>
            <w:r w:rsidRPr="00F43332">
              <w:rPr>
                <w:rFonts w:ascii="微軟正黑體" w:eastAsia="微軟正黑體" w:hAnsi="微軟正黑體" w:hint="eastAsia"/>
                <w:szCs w:val="24"/>
              </w:rPr>
              <w:t>依親教師弘法系列節錄出版《三乘菩提概說、佛典故事集》兩本口袋書。</w:t>
            </w:r>
            <w:commentRangeEnd w:id="1284"/>
            <w:r w:rsidR="00F43332" w:rsidRPr="00F43332">
              <w:rPr>
                <w:rStyle w:val="af5"/>
                <w:rFonts w:ascii="微軟正黑體" w:eastAsia="微軟正黑體" w:hAnsi="微軟正黑體" w:cs="Times New Roman"/>
                <w:sz w:val="24"/>
                <w:szCs w:val="24"/>
                <w:rPrChange w:id="1285" w:author="駱淳渝" w:date="2026-02-05T22:26:00Z" w16du:dateUtc="2026-02-05T14:26:00Z">
                  <w:rPr>
                    <w:rStyle w:val="af5"/>
                    <w:rFonts w:ascii="微軟正黑體" w:eastAsia="微軟正黑體" w:hAnsi="微軟正黑體" w:cs="Times New Roman"/>
                    <w:sz w:val="24"/>
                    <w:szCs w:val="24"/>
                  </w:rPr>
                </w:rPrChange>
              </w:rPr>
              <w:commentReference w:id="1284"/>
            </w:r>
          </w:p>
          <w:p w14:paraId="5EE59D1E" w14:textId="76AD29D0" w:rsidR="00540BBB" w:rsidRPr="00F43332" w:rsidRDefault="00540BBB" w:rsidP="00540BBB">
            <w:pPr>
              <w:spacing w:after="0" w:line="320" w:lineRule="exact"/>
              <w:rPr>
                <w:rFonts w:ascii="微軟正黑體" w:eastAsia="微軟正黑體" w:hAnsi="微軟正黑體" w:cs="Times New Roman"/>
                <w:szCs w:val="24"/>
              </w:rPr>
            </w:pPr>
            <w:r w:rsidRPr="00F43332">
              <w:rPr>
                <w:rFonts w:ascii="微軟正黑體" w:eastAsia="微軟正黑體" w:hAnsi="微軟正黑體" w:hint="eastAsia"/>
                <w:szCs w:val="24"/>
              </w:rPr>
              <w:t>2014／3月建置弘法視頻網站，提供大眾觀看本會歷年錄製弘法系列。隨著中國大陸地區瀏覽量日益增加，另增設大陸影片連結，方便大陸信眾觀看</w:t>
            </w:r>
            <w:r w:rsidRPr="00F43332">
              <w:rPr>
                <w:rStyle w:val="af2"/>
                <w:rFonts w:ascii="微軟正黑體" w:eastAsia="微軟正黑體" w:hAnsi="微軟正黑體"/>
                <w:szCs w:val="24"/>
              </w:rPr>
              <w:footnoteReference w:id="173"/>
            </w:r>
            <w:r w:rsidRPr="00F43332">
              <w:rPr>
                <w:rFonts w:ascii="微軟正黑體" w:eastAsia="微軟正黑體" w:hAnsi="微軟正黑體" w:hint="eastAsia"/>
                <w:szCs w:val="24"/>
              </w:rPr>
              <w:t>。</w:t>
            </w:r>
            <w:bookmarkEnd w:id="1283"/>
          </w:p>
        </w:tc>
      </w:tr>
      <w:tr w:rsidR="00F43332" w:rsidRPr="00F43332" w14:paraId="3E6BCE5F" w14:textId="29C97FB6"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6772CA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F9A851"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w:t>
            </w:r>
            <w:r w:rsidRPr="00F43332">
              <w:rPr>
                <w:rFonts w:ascii="微軟正黑體" w:eastAsia="微軟正黑體" w:hAnsi="微軟正黑體" w:cs="Times New Roman"/>
                <w:szCs w:val="24"/>
              </w:rPr>
              <w:t>010/</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4/</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28BF8D" w14:textId="373C1725"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出版《意識虛妄經教彙編》</w:t>
            </w:r>
          </w:p>
        </w:tc>
        <w:tc>
          <w:tcPr>
            <w:tcW w:w="8222" w:type="dxa"/>
          </w:tcPr>
          <w:p w14:paraId="32352D9A" w14:textId="53CCCCA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本書彙編北傳《阿含經》及南傳《尼柯耶》經文，旨在證明意識虛妄，令學人斷除「意識真實有」之我見，從而有緣證悟大乘般若。</w:t>
            </w:r>
            <w:r w:rsidR="00237780" w:rsidRPr="00F43332">
              <w:rPr>
                <w:rFonts w:ascii="微軟正黑體" w:eastAsia="微軟正黑體" w:hAnsi="微軟正黑體" w:cs="Times New Roman"/>
                <w:szCs w:val="24"/>
              </w:rPr>
              <w:t>此書特別選在2010/4/25高雄巨蛋「穿越時空──超意識」萬人演講前夕出版，作為大會一萬多份結緣</w:t>
            </w:r>
            <w:r w:rsidR="00237780" w:rsidRPr="00F43332">
              <w:rPr>
                <w:rFonts w:ascii="微軟正黑體" w:eastAsia="微軟正黑體" w:hAnsi="微軟正黑體" w:cs="Times New Roman"/>
                <w:szCs w:val="24"/>
              </w:rPr>
              <w:lastRenderedPageBreak/>
              <w:t>紀念品中的核心書籍之一，為當天演講主題提供了堅實的經教基礎。</w:t>
            </w:r>
            <w:r w:rsidR="00237780" w:rsidRPr="00F43332">
              <w:rPr>
                <w:rStyle w:val="af2"/>
                <w:rFonts w:ascii="微軟正黑體" w:eastAsia="微軟正黑體" w:hAnsi="微軟正黑體" w:cs="Times New Roman"/>
                <w:szCs w:val="24"/>
              </w:rPr>
              <w:footnoteReference w:id="174"/>
            </w:r>
          </w:p>
        </w:tc>
      </w:tr>
      <w:tr w:rsidR="00F43332" w:rsidRPr="00F43332" w14:paraId="26167D6D" w14:textId="3D234789" w:rsidTr="12B8A48B">
        <w:tc>
          <w:tcPr>
            <w:tcW w:w="1108" w:type="dxa"/>
            <w:tcMar>
              <w:top w:w="40" w:type="dxa"/>
              <w:left w:w="40" w:type="dxa"/>
              <w:bottom w:w="40" w:type="dxa"/>
              <w:right w:w="40" w:type="dxa"/>
            </w:tcMar>
            <w:vAlign w:val="center"/>
          </w:tcPr>
          <w:p w14:paraId="48D8DCC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29A2544"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2010/04/25</w:t>
            </w:r>
          </w:p>
        </w:tc>
        <w:tc>
          <w:tcPr>
            <w:tcW w:w="4395" w:type="dxa"/>
            <w:tcMar>
              <w:top w:w="100" w:type="dxa"/>
              <w:left w:w="100" w:type="dxa"/>
              <w:bottom w:w="100" w:type="dxa"/>
              <w:right w:w="100" w:type="dxa"/>
            </w:tcMar>
            <w:vAlign w:val="center"/>
          </w:tcPr>
          <w:p w14:paraId="2E948848" w14:textId="2593D722"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bCs/>
              </w:rPr>
              <w:t>導師首次大型演講「穿越時空—超意識」</w:t>
            </w:r>
          </w:p>
        </w:tc>
        <w:tc>
          <w:tcPr>
            <w:tcW w:w="8222" w:type="dxa"/>
          </w:tcPr>
          <w:p w14:paraId="64461229" w14:textId="345ABA21"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bCs/>
                <w:szCs w:val="24"/>
              </w:rPr>
              <w:t>本會在臺灣高雄巨蛋舉辦上萬人大型說法盛會，導師以「穿越時空—超意識」為題發表公開演講</w:t>
            </w:r>
            <w:commentRangeStart w:id="1290"/>
            <w:commentRangeEnd w:id="1290"/>
            <w:r w:rsidR="00F43332" w:rsidRPr="00F43332">
              <w:rPr>
                <w:rStyle w:val="af5"/>
                <w:rFonts w:ascii="微軟正黑體" w:eastAsia="微軟正黑體" w:hAnsi="微軟正黑體" w:cs="Times New Roman" w:hint="eastAsia"/>
                <w:bCs/>
                <w:sz w:val="24"/>
                <w:szCs w:val="24"/>
                <w:rPrChange w:id="1291" w:author="駱淳渝" w:date="2026-02-05T22:26:00Z" w16du:dateUtc="2026-02-05T14:26:00Z">
                  <w:rPr>
                    <w:rStyle w:val="af5"/>
                    <w:rFonts w:ascii="微軟正黑體" w:eastAsia="微軟正黑體" w:hAnsi="微軟正黑體" w:cs="Times New Roman" w:hint="eastAsia"/>
                    <w:bCs/>
                    <w:sz w:val="24"/>
                    <w:szCs w:val="24"/>
                  </w:rPr>
                </w:rPrChange>
              </w:rPr>
              <w:commentReference w:id="1290"/>
            </w:r>
            <w:r w:rsidRPr="00F43332">
              <w:rPr>
                <w:rFonts w:ascii="微軟正黑體" w:eastAsia="微軟正黑體" w:hAnsi="微軟正黑體" w:cs="Times New Roman" w:hint="eastAsia"/>
                <w:bCs/>
                <w:szCs w:val="24"/>
                <w:rPrChange w:id="1292" w:author="駱淳渝" w:date="2026-02-05T22:26:00Z" w16du:dateUtc="2026-02-05T14:26:00Z">
                  <w:rPr>
                    <w:rFonts w:ascii="微軟正黑體" w:eastAsia="微軟正黑體" w:hAnsi="微軟正黑體" w:cs="Times New Roman" w:hint="eastAsia"/>
                    <w:bCs/>
                    <w:szCs w:val="24"/>
                  </w:rPr>
                </w:rPrChange>
              </w:rPr>
              <w:t>，</w:t>
            </w:r>
            <w:r w:rsidRPr="00F43332">
              <w:rPr>
                <w:rFonts w:ascii="微軟正黑體" w:eastAsia="微軟正黑體" w:hAnsi="微軟正黑體" w:cs="Times New Roman" w:hint="eastAsia"/>
                <w:szCs w:val="24"/>
              </w:rPr>
              <w:t>為學人開演第八識如來藏「真實心識」。</w:t>
            </w:r>
          </w:p>
          <w:p w14:paraId="0D7C1D67" w14:textId="721F7681" w:rsidR="00540BBB" w:rsidRPr="00F43332" w:rsidRDefault="00540BBB" w:rsidP="00540BBB">
            <w:pPr>
              <w:spacing w:line="300" w:lineRule="exact"/>
              <w:jc w:val="both"/>
              <w:rPr>
                <w:rFonts w:ascii="微軟正黑體" w:eastAsia="微軟正黑體" w:hAnsi="微軟正黑體"/>
                <w:bCs/>
              </w:rPr>
            </w:pPr>
            <w:r w:rsidRPr="00F43332">
              <w:rPr>
                <w:rFonts w:ascii="微軟正黑體" w:eastAsia="微軟正黑體" w:hAnsi="微軟正黑體" w:cs="Times New Roman" w:hint="eastAsia"/>
                <w:szCs w:val="24"/>
              </w:rPr>
              <w:t>演講內容與2006/10/22在高雄講堂演講內容彙整，於2012/12出版《第七意識與第八意識？——穿越時空「超意識」》。</w:t>
            </w:r>
          </w:p>
        </w:tc>
      </w:tr>
      <w:tr w:rsidR="00F43332" w:rsidRPr="00F43332" w14:paraId="5F2709BC" w14:textId="6D80A89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7D67FC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AF11CE9"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2010/04/27</w:t>
            </w:r>
            <w:r w:rsidRPr="00F43332">
              <w:rPr>
                <w:rStyle w:val="af2"/>
                <w:rFonts w:ascii="微軟正黑體" w:eastAsia="微軟正黑體" w:hAnsi="微軟正黑體"/>
                <w:bCs/>
                <w:szCs w:val="24"/>
              </w:rPr>
              <w:footnoteReference w:id="175"/>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EEED6C8"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首次為大陸學員親授上品菩薩戒</w:t>
            </w:r>
          </w:p>
        </w:tc>
        <w:tc>
          <w:tcPr>
            <w:tcW w:w="8222" w:type="dxa"/>
          </w:tcPr>
          <w:p w14:paraId="7BD0C78D" w14:textId="1D93A6C7" w:rsidR="00540BBB" w:rsidRPr="00F43332" w:rsidRDefault="00540BBB"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szCs w:val="24"/>
              </w:rPr>
              <w:t>2008/10</w:t>
            </w:r>
            <w:r w:rsidRPr="00F43332">
              <w:rPr>
                <w:rStyle w:val="af2"/>
                <w:rFonts w:ascii="微軟正黑體" w:eastAsia="微軟正黑體" w:hAnsi="微軟正黑體"/>
                <w:szCs w:val="24"/>
              </w:rPr>
              <w:footnoteReference w:id="176"/>
            </w:r>
            <w:r w:rsidRPr="00F43332">
              <w:rPr>
                <w:rFonts w:ascii="微軟正黑體" w:eastAsia="微軟正黑體" w:hAnsi="微軟正黑體" w:hint="eastAsia"/>
                <w:szCs w:val="24"/>
              </w:rPr>
              <w:t>，本會在中國大陸共修小組開始</w:t>
            </w:r>
            <w:r w:rsidRPr="00F43332">
              <w:rPr>
                <w:rFonts w:ascii="微軟正黑體" w:eastAsia="微軟正黑體" w:hAnsi="微軟正黑體" w:cs="PingFang TC" w:hint="eastAsia"/>
                <w:szCs w:val="24"/>
                <w:lang w:bidi="ar-SA"/>
              </w:rPr>
              <w:t>依</w:t>
            </w:r>
            <w:r w:rsidRPr="00F43332">
              <w:rPr>
                <w:rFonts w:ascii="微軟正黑體" w:eastAsia="微軟正黑體" w:hAnsi="微軟正黑體" w:cs="PingFang TC"/>
                <w:szCs w:val="24"/>
                <w:lang w:bidi="ar-SA"/>
              </w:rPr>
              <w:t xml:space="preserve"> </w:t>
            </w:r>
            <w:r w:rsidRPr="00F43332">
              <w:rPr>
                <w:rFonts w:ascii="微軟正黑體" w:eastAsia="微軟正黑體" w:hAnsi="微軟正黑體" w:cs="PingFang TC" w:hint="eastAsia"/>
                <w:szCs w:val="24"/>
                <w:lang w:bidi="ar-SA"/>
              </w:rPr>
              <w:t>平實導師著《優婆塞戒經講記》作為共修內容，為大陸學員求受菩薩戒作準備。後因殊勝因緣福德成熟，</w:t>
            </w:r>
            <w:r w:rsidRPr="00F43332">
              <w:rPr>
                <w:rFonts w:ascii="微軟正黑體" w:eastAsia="微軟正黑體" w:hAnsi="微軟正黑體" w:hint="eastAsia"/>
                <w:szCs w:val="24"/>
              </w:rPr>
              <w:t>平實導師於</w:t>
            </w:r>
            <w:r w:rsidRPr="00F43332">
              <w:rPr>
                <w:rFonts w:ascii="微軟正黑體" w:eastAsia="微軟正黑體" w:hAnsi="微軟正黑體" w:cs="Times New Roman" w:hint="eastAsia"/>
                <w:szCs w:val="24"/>
              </w:rPr>
              <w:t>2010/4/27</w:t>
            </w:r>
            <w:r w:rsidRPr="00F43332">
              <w:rPr>
                <w:rStyle w:val="af2"/>
                <w:rFonts w:ascii="微軟正黑體" w:eastAsia="微軟正黑體" w:hAnsi="微軟正黑體" w:cs="Times New Roman"/>
                <w:szCs w:val="24"/>
              </w:rPr>
              <w:footnoteReference w:id="177"/>
            </w:r>
            <w:r w:rsidRPr="00F43332">
              <w:rPr>
                <w:rFonts w:ascii="微軟正黑體" w:eastAsia="微軟正黑體" w:hAnsi="微軟正黑體" w:cs="Times New Roman" w:hint="eastAsia"/>
                <w:szCs w:val="24"/>
              </w:rPr>
              <w:t>首次為</w:t>
            </w:r>
            <w:r w:rsidRPr="00F43332">
              <w:rPr>
                <w:rFonts w:ascii="微軟正黑體" w:eastAsia="微軟正黑體" w:hAnsi="微軟正黑體" w:hint="eastAsia"/>
                <w:szCs w:val="24"/>
              </w:rPr>
              <w:t>大陸學員親授上品菩薩戒。此後大陸學員來台受戒人數漸增，2013年至2016年，每年皆有一千多人受戒</w:t>
            </w:r>
            <w:r w:rsidRPr="00F43332">
              <w:rPr>
                <w:rStyle w:val="af2"/>
                <w:rFonts w:ascii="微軟正黑體" w:eastAsia="微軟正黑體" w:hAnsi="微軟正黑體" w:cs="Times New Roman"/>
                <w:szCs w:val="24"/>
                <w:rPrChange w:id="1297" w:author="駱淳渝" w:date="2026-02-05T22:26:00Z" w16du:dateUtc="2026-02-05T14:26:00Z">
                  <w:rPr>
                    <w:rStyle w:val="af2"/>
                    <w:rFonts w:ascii="微軟正黑體" w:eastAsia="微軟正黑體" w:hAnsi="微軟正黑體" w:cs="Times New Roman"/>
                    <w:color w:val="E97132" w:themeColor="accent2"/>
                    <w:szCs w:val="24"/>
                  </w:rPr>
                </w:rPrChange>
              </w:rPr>
              <w:footnoteReference w:id="178"/>
            </w:r>
            <w:r w:rsidRPr="00F43332">
              <w:rPr>
                <w:rFonts w:ascii="微軟正黑體" w:eastAsia="微軟正黑體" w:hAnsi="微軟正黑體" w:hint="eastAsia"/>
                <w:szCs w:val="24"/>
              </w:rPr>
              <w:t>。</w:t>
            </w:r>
          </w:p>
        </w:tc>
      </w:tr>
      <w:tr w:rsidR="00F43332" w:rsidRPr="00F43332" w14:paraId="6864C337" w14:textId="7777777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B75995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9880967" w14:textId="359F1621"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2010/06/12</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2DD7ED3" w14:textId="369741E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首次舉辦迴入娑婆悲增法會</w:t>
            </w:r>
            <w:r w:rsidRPr="00F43332">
              <w:rPr>
                <w:rStyle w:val="af2"/>
                <w:rFonts w:ascii="微軟正黑體" w:eastAsia="微軟正黑體" w:hAnsi="微軟正黑體" w:cs="Times New Roman"/>
                <w:szCs w:val="24"/>
              </w:rPr>
              <w:footnoteReference w:id="179"/>
            </w:r>
          </w:p>
        </w:tc>
        <w:tc>
          <w:tcPr>
            <w:tcW w:w="8222" w:type="dxa"/>
          </w:tcPr>
          <w:p w14:paraId="5657264A" w14:textId="73FF569E" w:rsidR="00540BBB" w:rsidRPr="00F43332" w:rsidRDefault="00540BBB" w:rsidP="00540BBB">
            <w:pPr>
              <w:spacing w:line="320" w:lineRule="exact"/>
              <w:ind w:right="240"/>
              <w:rPr>
                <w:rFonts w:ascii="微軟正黑體" w:eastAsia="微軟正黑體" w:hAnsi="微軟正黑體"/>
                <w:szCs w:val="24"/>
              </w:rPr>
            </w:pPr>
            <w:r w:rsidRPr="00F43332">
              <w:rPr>
                <w:rFonts w:ascii="微軟正黑體" w:eastAsia="微軟正黑體" w:hAnsi="微軟正黑體" w:cs="Times New Roman" w:hint="eastAsia"/>
                <w:szCs w:val="24"/>
              </w:rPr>
              <w:t>舉辦迴入娑婆悲增法會之目地：禮讚大心菩薩發起悲願留駐娑婆，並以此法會增益與會大眾對佛法的信力</w:t>
            </w:r>
            <w:r w:rsidRPr="00F43332">
              <w:rPr>
                <w:rStyle w:val="af2"/>
                <w:rFonts w:ascii="微軟正黑體" w:eastAsia="微軟正黑體" w:hAnsi="微軟正黑體" w:cs="Times New Roman"/>
                <w:szCs w:val="24"/>
              </w:rPr>
              <w:footnoteReference w:id="180"/>
            </w:r>
            <w:r w:rsidRPr="00F43332">
              <w:rPr>
                <w:rFonts w:ascii="微軟正黑體" w:eastAsia="微軟正黑體" w:hAnsi="微軟正黑體" w:cs="Times New Roman" w:hint="eastAsia"/>
                <w:szCs w:val="24"/>
              </w:rPr>
              <w:t>。</w:t>
            </w:r>
            <w:commentRangeStart w:id="1304"/>
            <w:commentRangeStart w:id="1305"/>
            <w:commentRangeStart w:id="1306"/>
            <w:commentRangeStart w:id="1307"/>
            <w:r w:rsidRPr="00F43332">
              <w:rPr>
                <w:rFonts w:ascii="微軟正黑體" w:eastAsia="微軟正黑體" w:hAnsi="微軟正黑體" w:cs="Times New Roman" w:hint="eastAsia"/>
                <w:szCs w:val="24"/>
              </w:rPr>
              <w:t>2011/05/07</w:t>
            </w:r>
            <w:commentRangeEnd w:id="1304"/>
            <w:r w:rsidR="00F43332" w:rsidRPr="00F43332">
              <w:rPr>
                <w:rStyle w:val="af5"/>
                <w:rFonts w:ascii="微軟正黑體" w:eastAsia="微軟正黑體" w:hAnsi="微軟正黑體" w:cs="Times New Roman"/>
                <w:sz w:val="24"/>
                <w:szCs w:val="24"/>
                <w:vertAlign w:val="superscript"/>
                <w:rPrChange w:id="1308"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304"/>
            </w:r>
            <w:commentRangeEnd w:id="1305"/>
            <w:r w:rsidRPr="00F43332">
              <w:rPr>
                <w:rStyle w:val="af5"/>
                <w:rFonts w:ascii="微軟正黑體" w:eastAsia="微軟正黑體" w:hAnsi="微軟正黑體" w:cs="Times New Roman"/>
                <w:sz w:val="24"/>
                <w:szCs w:val="24"/>
                <w:vertAlign w:val="superscript"/>
                <w:rPrChange w:id="1309"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305"/>
            </w:r>
            <w:commentRangeEnd w:id="1306"/>
            <w:r w:rsidRPr="00F43332">
              <w:rPr>
                <w:rStyle w:val="af5"/>
                <w:rFonts w:ascii="微軟正黑體" w:eastAsia="微軟正黑體" w:hAnsi="微軟正黑體" w:cs="Times New Roman"/>
                <w:sz w:val="24"/>
                <w:szCs w:val="24"/>
                <w:vertAlign w:val="superscript"/>
                <w:rPrChange w:id="1310"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306"/>
            </w:r>
            <w:commentRangeEnd w:id="1307"/>
            <w:r w:rsidRPr="00F43332">
              <w:rPr>
                <w:rStyle w:val="af5"/>
                <w:rFonts w:ascii="微軟正黑體" w:eastAsia="微軟正黑體" w:hAnsi="微軟正黑體" w:cs="Times New Roman"/>
                <w:sz w:val="24"/>
                <w:szCs w:val="24"/>
                <w:vertAlign w:val="superscript"/>
                <w:rPrChange w:id="1311"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307"/>
            </w:r>
            <w:r w:rsidRPr="00F43332">
              <w:rPr>
                <w:rStyle w:val="af2"/>
                <w:rFonts w:ascii="微軟正黑體" w:eastAsia="微軟正黑體" w:hAnsi="微軟正黑體" w:cs="Times New Roman"/>
                <w:szCs w:val="24"/>
                <w:rPrChange w:id="1312" w:author="駱淳渝" w:date="2026-02-05T22:26:00Z" w16du:dateUtc="2026-02-05T14:26:00Z">
                  <w:rPr>
                    <w:rStyle w:val="af2"/>
                    <w:rFonts w:ascii="微軟正黑體" w:eastAsia="微軟正黑體" w:hAnsi="微軟正黑體" w:cs="Times New Roman"/>
                    <w:szCs w:val="24"/>
                  </w:rPr>
                </w:rPrChange>
              </w:rPr>
              <w:footnoteReference w:id="181"/>
            </w:r>
            <w:r w:rsidRPr="00F43332">
              <w:rPr>
                <w:rFonts w:ascii="微軟正黑體" w:eastAsia="微軟正黑體" w:hAnsi="微軟正黑體" w:cs="Times New Roman" w:hint="eastAsia"/>
                <w:szCs w:val="24"/>
              </w:rPr>
              <w:t>開始，家屬得於彌陀法會、悲增轉世法會，擇一提出申請。</w:t>
            </w:r>
          </w:p>
        </w:tc>
      </w:tr>
      <w:tr w:rsidR="00F43332" w:rsidRPr="00F43332" w14:paraId="0138D60D" w14:textId="577BC57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AE31CD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5D6D380"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2011/01/01</w:t>
            </w:r>
            <w:r w:rsidRPr="00F43332">
              <w:rPr>
                <w:rStyle w:val="af2"/>
                <w:rFonts w:ascii="微軟正黑體" w:eastAsia="微軟正黑體" w:hAnsi="微軟正黑體"/>
                <w:bCs/>
                <w:szCs w:val="24"/>
              </w:rPr>
              <w:footnoteReference w:id="182"/>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7CBC74"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開始協助學員辦理自宅佛菩薩聖像安座</w:t>
            </w:r>
          </w:p>
        </w:tc>
        <w:tc>
          <w:tcPr>
            <w:tcW w:w="8222" w:type="dxa"/>
          </w:tcPr>
          <w:p w14:paraId="425280C7" w14:textId="2C1FC631" w:rsidR="00540BBB" w:rsidRPr="00F43332" w:rsidRDefault="00540BBB" w:rsidP="00540BBB">
            <w:pPr>
              <w:spacing w:after="0" w:line="300" w:lineRule="exact"/>
              <w:jc w:val="both"/>
              <w:rPr>
                <w:rFonts w:ascii="微軟正黑體" w:eastAsia="微軟正黑體" w:hAnsi="微軟正黑體" w:cs="Times New Roman"/>
                <w:szCs w:val="24"/>
              </w:rPr>
            </w:pPr>
            <w:bookmarkStart w:id="1315" w:name="_Hlk192083715"/>
            <w:r w:rsidRPr="00F43332">
              <w:rPr>
                <w:rFonts w:ascii="微軟正黑體" w:eastAsia="微軟正黑體" w:hAnsi="微軟正黑體" w:cs="Times New Roman" w:hint="eastAsia"/>
                <w:szCs w:val="24"/>
              </w:rPr>
              <w:t>本會為協助學員於自宅如法安座供奉佛菩薩聖像，2011/1/1</w:t>
            </w:r>
            <w:r w:rsidRPr="00F43332">
              <w:rPr>
                <w:rStyle w:val="af2"/>
                <w:rFonts w:ascii="微軟正黑體" w:eastAsia="微軟正黑體" w:hAnsi="微軟正黑體" w:cs="Times New Roman"/>
                <w:szCs w:val="24"/>
              </w:rPr>
              <w:footnoteReference w:id="183"/>
            </w:r>
            <w:r w:rsidRPr="00F43332">
              <w:rPr>
                <w:rFonts w:ascii="微軟正黑體" w:eastAsia="微軟正黑體" w:hAnsi="微軟正黑體" w:cs="Times New Roman" w:hint="eastAsia"/>
                <w:szCs w:val="24"/>
              </w:rPr>
              <w:t>發布</w:t>
            </w:r>
            <w:r w:rsidRPr="00F43332">
              <w:rPr>
                <w:rFonts w:ascii="微軟正黑體" w:eastAsia="微軟正黑體" w:hAnsi="微軟正黑體" w:cs="Times New Roman" w:hint="eastAsia"/>
                <w:szCs w:val="24"/>
                <w:rPrChange w:id="1318" w:author="駱淳渝" w:date="2026-02-05T22:26:00Z" w16du:dateUtc="2026-02-05T14:26:00Z">
                  <w:rPr>
                    <w:rFonts w:ascii="新細明體" w:eastAsia="新細明體" w:hAnsi="新細明體" w:cs="Times New Roman" w:hint="eastAsia"/>
                    <w:szCs w:val="24"/>
                  </w:rPr>
                </w:rPrChange>
              </w:rPr>
              <w:t>〈</w:t>
            </w:r>
            <w:r w:rsidRPr="00F43332">
              <w:rPr>
                <w:rFonts w:ascii="微軟正黑體" w:eastAsia="微軟正黑體" w:hAnsi="微軟正黑體" w:cs="Times New Roman" w:hint="eastAsia"/>
                <w:szCs w:val="24"/>
              </w:rPr>
              <w:t>學員自宅佛菩薩聖像安座公告</w:t>
            </w:r>
            <w:r w:rsidRPr="00F43332">
              <w:rPr>
                <w:rFonts w:ascii="微軟正黑體" w:eastAsia="微軟正黑體" w:hAnsi="微軟正黑體" w:cs="Times New Roman" w:hint="eastAsia"/>
                <w:szCs w:val="24"/>
                <w:rPrChange w:id="1319" w:author="駱淳渝" w:date="2026-02-05T22:26:00Z" w16du:dateUtc="2026-02-05T14:26:00Z">
                  <w:rPr>
                    <w:rFonts w:ascii="新細明體" w:eastAsia="新細明體" w:hAnsi="新細明體" w:cs="Times New Roman" w:hint="eastAsia"/>
                    <w:szCs w:val="24"/>
                  </w:rPr>
                </w:rPrChange>
              </w:rPr>
              <w:t>〉</w:t>
            </w:r>
            <w:r w:rsidRPr="00F43332">
              <w:rPr>
                <w:rFonts w:ascii="微軟正黑體" w:eastAsia="微軟正黑體" w:hAnsi="微軟正黑體" w:cs="Times New Roman" w:hint="eastAsia"/>
                <w:szCs w:val="24"/>
              </w:rPr>
              <w:t>，經本會學員向福田部申請安座法會之後，佛菩薩方</w:t>
            </w:r>
            <w:r w:rsidRPr="00F43332">
              <w:rPr>
                <w:rFonts w:ascii="微軟正黑體" w:eastAsia="微軟正黑體" w:hAnsi="微軟正黑體" w:cs="Times New Roman" w:hint="eastAsia"/>
                <w:szCs w:val="24"/>
              </w:rPr>
              <w:lastRenderedPageBreak/>
              <w:t>能常駐家中</w:t>
            </w:r>
            <w:r w:rsidRPr="00F43332">
              <w:rPr>
                <w:rStyle w:val="af2"/>
                <w:rFonts w:ascii="微軟正黑體" w:eastAsia="微軟正黑體" w:hAnsi="微軟正黑體" w:cs="Times New Roman"/>
                <w:szCs w:val="24"/>
              </w:rPr>
              <w:footnoteReference w:id="184"/>
            </w:r>
            <w:r w:rsidRPr="00F43332">
              <w:rPr>
                <w:rFonts w:ascii="微軟正黑體" w:eastAsia="微軟正黑體" w:hAnsi="微軟正黑體" w:cs="Times New Roman" w:hint="eastAsia"/>
                <w:szCs w:val="24"/>
              </w:rPr>
              <w:t>。</w:t>
            </w:r>
            <w:bookmarkEnd w:id="1315"/>
          </w:p>
        </w:tc>
      </w:tr>
      <w:tr w:rsidR="00F43332" w:rsidRPr="00F43332" w14:paraId="6E6F5D8B" w14:textId="6EA5B64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51DD00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3C34C13"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2011/01/30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64A6E70" w14:textId="19A3250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出版游正光老師著《明心與眼見佛性》</w:t>
            </w:r>
          </w:p>
        </w:tc>
        <w:tc>
          <w:tcPr>
            <w:tcW w:w="8222" w:type="dxa"/>
          </w:tcPr>
          <w:p w14:paraId="237EF9AF" w14:textId="00A13BDB"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《明心與眼見佛性</w:t>
            </w:r>
            <w:r w:rsidRPr="00F43332">
              <w:rPr>
                <w:rFonts w:ascii="微軟正黑體" w:eastAsia="微軟正黑體" w:hAnsi="微軟正黑體" w:cs="Times New Roman"/>
                <w:szCs w:val="24"/>
              </w:rPr>
              <w:t>—</w:t>
            </w:r>
            <w:r w:rsidRPr="00F43332">
              <w:rPr>
                <w:rFonts w:ascii="微軟正黑體" w:eastAsia="微軟正黑體" w:hAnsi="微軟正黑體" w:cs="Times New Roman" w:hint="eastAsia"/>
                <w:szCs w:val="24"/>
              </w:rPr>
              <w:t>駁慧廣《蕭氏「眼見佛性」與「明心」之非》作者游正光老師細述明心與眼見佛性之異同，藉慧廣謗法之緣起，作法義辨正而旁述許多勝妙法義。</w:t>
            </w:r>
          </w:p>
          <w:p w14:paraId="664F0E58" w14:textId="593D6964"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游正光老師2004/8/1所寫《眼見佛性》係免費結緣書，《明心與眼見佛性》一書改為局版書出售。</w:t>
            </w:r>
          </w:p>
        </w:tc>
      </w:tr>
      <w:tr w:rsidR="00F43332" w:rsidRPr="00F43332" w14:paraId="2C961B1D" w14:textId="7777777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C2D905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B06D436" w14:textId="2763609C"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bCs/>
              </w:rPr>
              <w:t>2011春節前後#</w:t>
            </w:r>
            <w:r w:rsidRPr="00F43332">
              <w:rPr>
                <w:rStyle w:val="af2"/>
                <w:rFonts w:ascii="微軟正黑體" w:eastAsia="微軟正黑體" w:hAnsi="微軟正黑體"/>
                <w:bCs/>
                <w:szCs w:val="24"/>
              </w:rPr>
              <w:footnoteReference w:id="185"/>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07F276" w14:textId="34E55E7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bCs/>
              </w:rPr>
              <w:t>全臺廣發解密快報</w:t>
            </w:r>
          </w:p>
        </w:tc>
        <w:tc>
          <w:tcPr>
            <w:tcW w:w="8222" w:type="dxa"/>
          </w:tcPr>
          <w:p w14:paraId="0BED605A" w14:textId="40AB753E"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szCs w:val="24"/>
              </w:rPr>
              <w:t>2011</w:t>
            </w:r>
            <w:r w:rsidRPr="00F43332">
              <w:rPr>
                <w:rFonts w:ascii="微軟正黑體" w:eastAsia="微軟正黑體" w:hAnsi="微軟正黑體" w:hint="eastAsia"/>
                <w:szCs w:val="24"/>
              </w:rPr>
              <w:t>年春節前後</w:t>
            </w:r>
            <w:r w:rsidRPr="00F43332">
              <w:rPr>
                <w:rStyle w:val="af2"/>
                <w:rFonts w:ascii="微軟正黑體" w:eastAsia="微軟正黑體" w:hAnsi="微軟正黑體"/>
                <w:szCs w:val="24"/>
              </w:rPr>
              <w:footnoteReference w:id="186"/>
            </w:r>
            <w:r w:rsidRPr="00F43332">
              <w:rPr>
                <w:rFonts w:ascii="微軟正黑體" w:eastAsia="微軟正黑體" w:hAnsi="微軟正黑體" w:hint="eastAsia"/>
                <w:szCs w:val="24"/>
              </w:rPr>
              <w:t>，於臺灣各地廣發解密快報</w:t>
            </w:r>
            <w:r w:rsidRPr="00F43332">
              <w:rPr>
                <w:rStyle w:val="af2"/>
                <w:rFonts w:ascii="微軟正黑體" w:eastAsia="微軟正黑體" w:hAnsi="微軟正黑體"/>
                <w:szCs w:val="24"/>
              </w:rPr>
              <w:footnoteReference w:id="187"/>
            </w:r>
            <w:r w:rsidRPr="00F43332">
              <w:rPr>
                <w:rFonts w:ascii="微軟正黑體" w:eastAsia="微軟正黑體" w:hAnsi="微軟正黑體" w:hint="eastAsia"/>
                <w:szCs w:val="24"/>
              </w:rPr>
              <w:t>「您不能不知的二件事」等破密文宣，以</w:t>
            </w:r>
            <w:r w:rsidRPr="00F43332">
              <w:rPr>
                <w:rFonts w:ascii="微軟正黑體" w:eastAsia="微軟正黑體" w:hAnsi="微軟正黑體" w:cs="Times New Roman" w:hint="eastAsia"/>
                <w:szCs w:val="24"/>
              </w:rPr>
              <w:t>警覺世人認清藏傳佛教非佛教、進而遠離藏密喇嘛教。</w:t>
            </w:r>
          </w:p>
        </w:tc>
      </w:tr>
      <w:tr w:rsidR="00F43332" w:rsidRPr="00F43332" w14:paraId="1EB36DFC" w14:textId="7777777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4612E5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F3BFF20" w14:textId="4B04CAE9"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bCs/>
              </w:rPr>
              <w:t>2011/02/00#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BB72C98" w14:textId="772A53E6"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bCs/>
              </w:rPr>
              <w:t>設置正覺二會官方網站</w:t>
            </w:r>
            <w:r w:rsidRPr="00F43332">
              <w:rPr>
                <w:rStyle w:val="af2"/>
                <w:rFonts w:ascii="微軟正黑體" w:eastAsia="微軟正黑體" w:hAnsi="微軟正黑體"/>
                <w:bCs/>
                <w:szCs w:val="24"/>
              </w:rPr>
              <w:footnoteReference w:id="188"/>
            </w:r>
          </w:p>
        </w:tc>
        <w:tc>
          <w:tcPr>
            <w:tcW w:w="8222" w:type="dxa"/>
          </w:tcPr>
          <w:p w14:paraId="0FFEC9A4" w14:textId="00D15143" w:rsidR="00540BBB" w:rsidRPr="00F43332" w:rsidRDefault="00540BBB" w:rsidP="00540BBB">
            <w:pPr>
              <w:pStyle w:val="af6"/>
              <w:spacing w:line="320" w:lineRule="exact"/>
              <w:rPr>
                <w:rFonts w:ascii="微軟正黑體" w:eastAsia="微軟正黑體" w:hAnsi="微軟正黑體" w:cstheme="minorBidi"/>
                <w:bCs/>
                <w:kern w:val="2"/>
                <w:sz w:val="24"/>
                <w:szCs w:val="30"/>
                <w:lang w:val="en-US"/>
                <w14:ligatures w14:val="standardContextual"/>
              </w:rPr>
            </w:pPr>
            <w:r w:rsidRPr="00F43332">
              <w:rPr>
                <w:rFonts w:ascii="微軟正黑體" w:eastAsia="微軟正黑體" w:hAnsi="微軟正黑體" w:cstheme="minorBidi" w:hint="eastAsia"/>
                <w:bCs/>
                <w:kern w:val="2"/>
                <w:sz w:val="24"/>
                <w:szCs w:val="30"/>
                <w:lang w:val="en-US"/>
                <w14:ligatures w14:val="standardContextual"/>
              </w:rPr>
              <w:t>2011/2成立正覺同修會官網，同年6月，成立正覺教育基金會官網。</w:t>
            </w:r>
          </w:p>
          <w:p w14:paraId="3F53C037" w14:textId="6EF2807C" w:rsidR="00540BBB" w:rsidRPr="00F43332" w:rsidRDefault="00540BBB" w:rsidP="00540BBB">
            <w:pPr>
              <w:spacing w:after="0" w:line="320" w:lineRule="exact"/>
              <w:jc w:val="both"/>
              <w:rPr>
                <w:rFonts w:ascii="微軟正黑體" w:eastAsia="微軟正黑體" w:hAnsi="微軟正黑體"/>
                <w:bCs/>
                <w:szCs w:val="24"/>
              </w:rPr>
            </w:pPr>
            <w:r w:rsidRPr="00F43332">
              <w:rPr>
                <w:rFonts w:ascii="微軟正黑體" w:eastAsia="微軟正黑體" w:hAnsi="微軟正黑體"/>
                <w:bCs/>
                <w:szCs w:val="24"/>
              </w:rPr>
              <w:t>2019年正覺同修會官網改版上線；2023/05正覺教育基金會官網改版上線</w:t>
            </w:r>
            <w:r w:rsidRPr="00F43332">
              <w:rPr>
                <w:rFonts w:ascii="微軟正黑體" w:eastAsia="微軟正黑體" w:hAnsi="微軟正黑體" w:hint="eastAsia"/>
                <w:bCs/>
                <w:szCs w:val="24"/>
              </w:rPr>
              <w:t>，</w:t>
            </w:r>
            <w:r w:rsidRPr="00F43332">
              <w:rPr>
                <w:rFonts w:ascii="微軟正黑體" w:eastAsia="微軟正黑體" w:hAnsi="微軟正黑體"/>
                <w:szCs w:val="24"/>
              </w:rPr>
              <w:t>以社會教育及公益活動為主要形象，平衡呈現宗教、教育及公益面向</w:t>
            </w:r>
            <w:r w:rsidRPr="00F43332">
              <w:rPr>
                <w:rStyle w:val="af2"/>
                <w:rFonts w:ascii="微軟正黑體" w:eastAsia="微軟正黑體" w:hAnsi="微軟正黑體"/>
                <w:szCs w:val="24"/>
              </w:rPr>
              <w:footnoteReference w:id="189"/>
            </w:r>
            <w:r w:rsidRPr="00F43332">
              <w:rPr>
                <w:rFonts w:ascii="微軟正黑體" w:eastAsia="微軟正黑體" w:hAnsi="微軟正黑體" w:hint="eastAsia"/>
                <w:szCs w:val="24"/>
              </w:rPr>
              <w:t>。</w:t>
            </w:r>
          </w:p>
          <w:p w14:paraId="2D367F03" w14:textId="6F28ACB9" w:rsidR="00540BBB" w:rsidRPr="00F43332" w:rsidRDefault="00540BBB" w:rsidP="00540BBB">
            <w:pPr>
              <w:spacing w:after="0" w:line="320" w:lineRule="exact"/>
              <w:jc w:val="both"/>
              <w:rPr>
                <w:rFonts w:ascii="微軟正黑體" w:eastAsia="微軟正黑體" w:hAnsi="微軟正黑體" w:cs="Times New Roman"/>
                <w:szCs w:val="24"/>
              </w:rPr>
            </w:pPr>
            <w:commentRangeStart w:id="1332"/>
            <w:r w:rsidRPr="00F43332">
              <w:rPr>
                <w:rFonts w:ascii="微軟正黑體" w:eastAsia="微軟正黑體" w:hAnsi="微軟正黑體" w:hint="eastAsia"/>
                <w:bCs/>
                <w:szCs w:val="24"/>
              </w:rPr>
              <w:t>後陸續完成</w:t>
            </w:r>
            <w:r w:rsidRPr="00F43332">
              <w:rPr>
                <w:rFonts w:ascii="微軟正黑體" w:eastAsia="微軟正黑體" w:hAnsi="微軟正黑體" w:hint="eastAsia"/>
                <w:szCs w:val="24"/>
              </w:rPr>
              <w:t>官網臉書社群、IG官方社群、念佛小幫手APP等</w:t>
            </w:r>
            <w:r w:rsidRPr="00F43332">
              <w:rPr>
                <w:rStyle w:val="af2"/>
                <w:rFonts w:ascii="微軟正黑體" w:eastAsia="微軟正黑體" w:hAnsi="微軟正黑體"/>
                <w:szCs w:val="24"/>
              </w:rPr>
              <w:footnoteReference w:id="190"/>
            </w:r>
            <w:r w:rsidRPr="00F43332">
              <w:rPr>
                <w:rFonts w:ascii="微軟正黑體" w:eastAsia="微軟正黑體" w:hAnsi="微軟正黑體" w:hint="eastAsia"/>
                <w:szCs w:val="24"/>
              </w:rPr>
              <w:t>，擴大運用網路力量，傳播佛法正確知見，接引有緣眾生修學佛法。</w:t>
            </w:r>
            <w:commentRangeEnd w:id="1332"/>
            <w:r w:rsidR="00F43332" w:rsidRPr="006A6B62">
              <w:rPr>
                <w:rStyle w:val="af5"/>
                <w:rFonts w:ascii="微軟正黑體" w:eastAsia="微軟正黑體" w:hAnsi="微軟正黑體" w:cs="Times New Roman"/>
                <w:sz w:val="24"/>
                <w:szCs w:val="24"/>
              </w:rPr>
              <w:commentReference w:id="1332"/>
            </w:r>
          </w:p>
        </w:tc>
      </w:tr>
      <w:tr w:rsidR="00F43332" w:rsidRPr="00F43332" w14:paraId="7CBB323A" w14:textId="33C34FFC" w:rsidTr="12B8A48B">
        <w:tc>
          <w:tcPr>
            <w:tcW w:w="1108" w:type="dxa"/>
            <w:tcMar>
              <w:top w:w="40" w:type="dxa"/>
              <w:left w:w="40" w:type="dxa"/>
              <w:bottom w:w="40" w:type="dxa"/>
              <w:right w:w="40" w:type="dxa"/>
            </w:tcMar>
            <w:vAlign w:val="center"/>
          </w:tcPr>
          <w:p w14:paraId="11DD2F67"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6D704B2C"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2011/02/06</w:t>
            </w:r>
          </w:p>
        </w:tc>
        <w:tc>
          <w:tcPr>
            <w:tcW w:w="4395" w:type="dxa"/>
            <w:tcMar>
              <w:top w:w="100" w:type="dxa"/>
              <w:left w:w="100" w:type="dxa"/>
              <w:bottom w:w="100" w:type="dxa"/>
              <w:right w:w="100" w:type="dxa"/>
            </w:tcMar>
            <w:vAlign w:val="center"/>
          </w:tcPr>
          <w:p w14:paraId="0800BF23"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台灣電視媒體播出介紹正覺特別節目</w:t>
            </w:r>
          </w:p>
        </w:tc>
        <w:tc>
          <w:tcPr>
            <w:tcW w:w="8222" w:type="dxa"/>
          </w:tcPr>
          <w:p w14:paraId="66E0454B" w14:textId="141EEAF0" w:rsidR="00540BBB" w:rsidRPr="00F43332" w:rsidRDefault="00540BBB" w:rsidP="00540BBB">
            <w:pPr>
              <w:spacing w:line="320" w:lineRule="exact"/>
              <w:rPr>
                <w:rFonts w:ascii="微軟正黑體" w:eastAsia="微軟正黑體" w:hAnsi="微軟正黑體"/>
                <w:bCs/>
              </w:rPr>
            </w:pPr>
            <w:r w:rsidRPr="00F43332">
              <w:rPr>
                <w:rFonts w:ascii="微軟正黑體" w:eastAsia="微軟正黑體" w:hAnsi="微軟正黑體" w:cs="Times New Roman" w:hint="eastAsia"/>
                <w:szCs w:val="24"/>
              </w:rPr>
              <w:t>為了讓社會大眾認識正覺同修會及正覺教育基金會，正覺</w:t>
            </w:r>
            <w:r w:rsidRPr="00F43332">
              <w:rPr>
                <w:rFonts w:ascii="微軟正黑體" w:eastAsia="微軟正黑體" w:hAnsi="微軟正黑體" w:hint="eastAsia"/>
                <w:szCs w:val="24"/>
              </w:rPr>
              <w:t>於2011/2/6、2/13</w:t>
            </w:r>
            <w:r w:rsidRPr="00F43332">
              <w:rPr>
                <w:rFonts w:ascii="微軟正黑體" w:eastAsia="微軟正黑體" w:hAnsi="微軟正黑體" w:cs="Times New Roman" w:hint="eastAsia"/>
                <w:szCs w:val="24"/>
              </w:rPr>
              <w:t>首度</w:t>
            </w:r>
            <w:r w:rsidRPr="00F43332">
              <w:rPr>
                <w:rFonts w:ascii="微軟正黑體" w:eastAsia="微軟正黑體" w:hAnsi="微軟正黑體" w:hint="eastAsia"/>
                <w:szCs w:val="24"/>
              </w:rPr>
              <w:t>在臺灣中天電視台播出「正覺教育基金會專題報導」上下兩集；2011年起臺灣電視公司連續三年在農曆新年期間播出介紹正覺兩會節目。</w:t>
            </w:r>
          </w:p>
        </w:tc>
      </w:tr>
      <w:tr w:rsidR="00F43332" w:rsidRPr="00F43332" w14:paraId="72816860" w14:textId="44CF4AC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82DFE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BD51629"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2011/03/00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8BFE9ED" w14:textId="10EC6E3D"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出版</w:t>
            </w:r>
            <w:r w:rsidRPr="00F43332">
              <w:rPr>
                <w:rFonts w:ascii="微軟正黑體" w:eastAsia="微軟正黑體" w:hAnsi="微軟正黑體" w:cs="Times New Roman" w:hint="eastAsia"/>
                <w:szCs w:val="24"/>
              </w:rPr>
              <w:t>正雄居士著口袋書《</w:t>
            </w:r>
            <w:commentRangeStart w:id="1335"/>
            <w:commentRangeStart w:id="1336"/>
            <w:r w:rsidRPr="00F43332">
              <w:rPr>
                <w:rFonts w:ascii="微軟正黑體" w:eastAsia="微軟正黑體" w:hAnsi="微軟正黑體" w:cs="Times New Roman" w:hint="eastAsia"/>
                <w:szCs w:val="24"/>
              </w:rPr>
              <w:t>廣論之平議</w:t>
            </w:r>
            <w:commentRangeEnd w:id="1335"/>
            <w:r w:rsidR="00F43332" w:rsidRPr="00F43332">
              <w:rPr>
                <w:rStyle w:val="af5"/>
                <w:rFonts w:ascii="微軟正黑體" w:eastAsia="微軟正黑體" w:hAnsi="微軟正黑體" w:cs="Times New Roman" w:hint="eastAsia"/>
                <w:sz w:val="24"/>
                <w:szCs w:val="24"/>
                <w:rPrChange w:id="1337" w:author="駱淳渝" w:date="2026-02-05T22:26:00Z" w16du:dateUtc="2026-02-05T14:26:00Z">
                  <w:rPr>
                    <w:rStyle w:val="af5"/>
                    <w:rFonts w:ascii="微軟正黑體" w:eastAsia="微軟正黑體" w:hAnsi="微軟正黑體" w:cs="Times New Roman" w:hint="eastAsia"/>
                    <w:sz w:val="24"/>
                    <w:szCs w:val="24"/>
                  </w:rPr>
                </w:rPrChange>
              </w:rPr>
              <w:commentReference w:id="1335"/>
            </w:r>
            <w:commentRangeEnd w:id="1336"/>
            <w:r w:rsidRPr="00F43332">
              <w:rPr>
                <w:rStyle w:val="af5"/>
                <w:rFonts w:ascii="微軟正黑體" w:eastAsia="微軟正黑體" w:hAnsi="微軟正黑體" w:cs="Times New Roman" w:hint="eastAsia"/>
                <w:sz w:val="24"/>
                <w:szCs w:val="24"/>
                <w:rPrChange w:id="1338" w:author="駱淳渝" w:date="2026-02-05T22:26:00Z" w16du:dateUtc="2026-02-05T14:26:00Z">
                  <w:rPr>
                    <w:rStyle w:val="af5"/>
                    <w:rFonts w:ascii="微軟正黑體" w:eastAsia="微軟正黑體" w:hAnsi="微軟正黑體" w:cs="Times New Roman" w:hint="eastAsia"/>
                    <w:sz w:val="24"/>
                    <w:szCs w:val="24"/>
                  </w:rPr>
                </w:rPrChange>
              </w:rPr>
              <w:commentReference w:id="1336"/>
            </w:r>
            <w:r w:rsidRPr="00F43332">
              <w:rPr>
                <w:rFonts w:ascii="微軟正黑體" w:eastAsia="微軟正黑體" w:hAnsi="微軟正黑體" w:cs="Times New Roman" w:hint="eastAsia"/>
                <w:szCs w:val="24"/>
                <w:rPrChange w:id="1339" w:author="駱淳渝" w:date="2026-02-05T22:26:00Z" w16du:dateUtc="2026-02-05T14:26:00Z">
                  <w:rPr>
                    <w:rFonts w:ascii="微軟正黑體" w:eastAsia="微軟正黑體" w:hAnsi="微軟正黑體" w:cs="Times New Roman" w:hint="eastAsia"/>
                    <w:szCs w:val="24"/>
                  </w:rPr>
                </w:rPrChange>
              </w:rPr>
              <w:t>》</w:t>
            </w:r>
          </w:p>
        </w:tc>
        <w:tc>
          <w:tcPr>
            <w:tcW w:w="8222" w:type="dxa"/>
          </w:tcPr>
          <w:p w14:paraId="36501286" w14:textId="13C8D2E4" w:rsidR="00540BBB" w:rsidRPr="00F43332" w:rsidRDefault="00540BBB" w:rsidP="00540BBB">
            <w:pPr>
              <w:tabs>
                <w:tab w:val="left" w:pos="807"/>
              </w:tabs>
              <w:spacing w:line="320" w:lineRule="exact"/>
              <w:rPr>
                <w:rFonts w:ascii="微軟正黑體" w:eastAsia="微軟正黑體" w:hAnsi="微軟正黑體"/>
                <w:szCs w:val="24"/>
              </w:rPr>
            </w:pPr>
            <w:r w:rsidRPr="00F43332">
              <w:rPr>
                <w:rFonts w:ascii="微軟正黑體" w:eastAsia="微軟正黑體" w:hAnsi="微軟正黑體" w:hint="eastAsia"/>
                <w:szCs w:val="24"/>
              </w:rPr>
              <w:t>本書作者正雄居士早年在臺灣新竹鳳山寺日常法師主導之「廣論團體」修學</w:t>
            </w:r>
            <w:r w:rsidRPr="00F43332">
              <w:rPr>
                <w:rFonts w:ascii="微軟正黑體" w:eastAsia="微軟正黑體" w:hAnsi="微軟正黑體" w:hint="eastAsia"/>
                <w:szCs w:val="24"/>
              </w:rPr>
              <w:lastRenderedPageBreak/>
              <w:t>八年後離開，經至誠懺悔發願，在 平實導師座下證悟。</w:t>
            </w:r>
            <w:r w:rsidRPr="00F43332">
              <w:rPr>
                <w:rFonts w:ascii="微軟正黑體" w:eastAsia="微軟正黑體" w:hAnsi="微軟正黑體" w:cs="Times New Roman" w:hint="eastAsia"/>
                <w:szCs w:val="24"/>
              </w:rPr>
              <w:t>為救護同受惡見誤導之</w:t>
            </w:r>
            <w:r w:rsidRPr="00F43332">
              <w:rPr>
                <w:rFonts w:ascii="微軟正黑體" w:eastAsia="微軟正黑體" w:hAnsi="微軟正黑體" w:hint="eastAsia"/>
                <w:szCs w:val="24"/>
              </w:rPr>
              <w:t>宗喀巴信眾及今世後世學子，遂撰文逐條平議，指明《廣論》絕非佛法正理。</w:t>
            </w:r>
            <w:r w:rsidRPr="00F43332">
              <w:rPr>
                <w:rFonts w:ascii="微軟正黑體" w:eastAsia="微軟正黑體" w:hAnsi="微軟正黑體" w:cs="Times New Roman" w:hint="eastAsia"/>
                <w:szCs w:val="24"/>
              </w:rPr>
              <w:t>自</w:t>
            </w:r>
            <w:r w:rsidRPr="00F43332">
              <w:rPr>
                <w:rFonts w:ascii="微軟正黑體" w:eastAsia="微軟正黑體" w:hAnsi="微軟正黑體"/>
                <w:szCs w:val="24"/>
              </w:rPr>
              <w:t>2011年起陸續出版</w:t>
            </w:r>
            <w:r w:rsidRPr="00F43332">
              <w:rPr>
                <w:rFonts w:ascii="微軟正黑體" w:eastAsia="微軟正黑體" w:hAnsi="微軟正黑體" w:hint="eastAsia"/>
                <w:szCs w:val="24"/>
              </w:rPr>
              <w:t>七冊</w:t>
            </w:r>
            <w:r w:rsidRPr="00F43332">
              <w:rPr>
                <w:rFonts w:ascii="微軟正黑體" w:eastAsia="微軟正黑體" w:hAnsi="微軟正黑體" w:cs="Times New Roman" w:hint="eastAsia"/>
                <w:szCs w:val="24"/>
              </w:rPr>
              <w:t>《廣論之平議—宗喀巴《菩提道次第廣論》之平議》口袋書</w:t>
            </w:r>
            <w:r w:rsidRPr="00F43332">
              <w:rPr>
                <w:rFonts w:ascii="微軟正黑體" w:eastAsia="微軟正黑體" w:hAnsi="微軟正黑體" w:hint="eastAsia"/>
                <w:szCs w:val="24"/>
              </w:rPr>
              <w:t>。</w:t>
            </w:r>
          </w:p>
          <w:p w14:paraId="7DA45F9B" w14:textId="478A1F8F" w:rsidR="00540BBB" w:rsidRPr="00F43332" w:rsidRDefault="00540BBB" w:rsidP="00540BBB">
            <w:pPr>
              <w:tabs>
                <w:tab w:val="left" w:pos="807"/>
              </w:tabs>
              <w:spacing w:line="320" w:lineRule="exact"/>
              <w:rPr>
                <w:rFonts w:ascii="微軟正黑體" w:eastAsia="微軟正黑體" w:hAnsi="微軟正黑體"/>
                <w:szCs w:val="24"/>
              </w:rPr>
            </w:pPr>
            <w:r w:rsidRPr="00F43332">
              <w:rPr>
                <w:rFonts w:ascii="微軟正黑體" w:eastAsia="微軟正黑體" w:hAnsi="微軟正黑體" w:cs="Times New Roman" w:hint="eastAsia"/>
                <w:bCs/>
                <w:kern w:val="0"/>
                <w:szCs w:val="24"/>
                <w:lang w:val="zh-TW"/>
                <w14:ligatures w14:val="none"/>
              </w:rPr>
              <w:t>後於2025/08增補內容出版《廣論之平議—廣論與佛法之比較》共五輯</w:t>
            </w:r>
          </w:p>
          <w:p w14:paraId="5F7489C9" w14:textId="1A4F3B7D" w:rsidR="00540BBB" w:rsidRPr="00F43332" w:rsidRDefault="00540BBB" w:rsidP="00540BBB">
            <w:pPr>
              <w:spacing w:after="0" w:line="32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本會接續出版</w:t>
            </w:r>
            <w:commentRangeStart w:id="1340"/>
            <w:commentRangeStart w:id="1341"/>
            <w:r w:rsidRPr="00F43332">
              <w:rPr>
                <w:rFonts w:ascii="微軟正黑體" w:eastAsia="微軟正黑體" w:hAnsi="微軟正黑體" w:hint="eastAsia"/>
                <w:szCs w:val="24"/>
              </w:rPr>
              <w:t>破</w:t>
            </w:r>
            <w:commentRangeEnd w:id="1340"/>
            <w:r w:rsidR="00F43332" w:rsidRPr="00F43332">
              <w:rPr>
                <w:rStyle w:val="af5"/>
                <w:rFonts w:ascii="微軟正黑體" w:eastAsia="微軟正黑體" w:hAnsi="微軟正黑體" w:hint="eastAsia"/>
                <w:sz w:val="24"/>
                <w:szCs w:val="24"/>
                <w:rPrChange w:id="1342" w:author="駱淳渝" w:date="2026-02-05T22:26:00Z" w16du:dateUtc="2026-02-05T14:26:00Z">
                  <w:rPr>
                    <w:rStyle w:val="af5"/>
                    <w:rFonts w:ascii="微軟正黑體" w:eastAsia="微軟正黑體" w:hAnsi="微軟正黑體" w:hint="eastAsia"/>
                    <w:sz w:val="24"/>
                    <w:szCs w:val="24"/>
                  </w:rPr>
                </w:rPrChange>
              </w:rPr>
              <w:commentReference w:id="1340"/>
            </w:r>
            <w:commentRangeEnd w:id="1341"/>
            <w:r w:rsidRPr="00F43332">
              <w:rPr>
                <w:rStyle w:val="af5"/>
                <w:rFonts w:ascii="微軟正黑體" w:eastAsia="微軟正黑體" w:hAnsi="微軟正黑體" w:hint="eastAsia"/>
                <w:sz w:val="24"/>
                <w:szCs w:val="24"/>
                <w:rPrChange w:id="1343" w:author="駱淳渝" w:date="2026-02-05T22:26:00Z" w16du:dateUtc="2026-02-05T14:26:00Z">
                  <w:rPr>
                    <w:rStyle w:val="af5"/>
                    <w:rFonts w:ascii="微軟正黑體" w:eastAsia="微軟正黑體" w:hAnsi="微軟正黑體" w:hint="eastAsia"/>
                    <w:sz w:val="24"/>
                    <w:szCs w:val="24"/>
                  </w:rPr>
                </w:rPrChange>
              </w:rPr>
              <w:commentReference w:id="1341"/>
            </w:r>
            <w:r w:rsidRPr="00F43332">
              <w:rPr>
                <w:rFonts w:ascii="微軟正黑體" w:eastAsia="微軟正黑體" w:hAnsi="微軟正黑體" w:hint="eastAsia"/>
                <w:szCs w:val="24"/>
                <w:rPrChange w:id="1344" w:author="駱淳渝" w:date="2026-02-05T22:26:00Z" w16du:dateUtc="2026-02-05T14:26:00Z">
                  <w:rPr>
                    <w:rFonts w:ascii="微軟正黑體" w:eastAsia="微軟正黑體" w:hAnsi="微軟正黑體" w:hint="eastAsia"/>
                    <w:szCs w:val="24"/>
                  </w:rPr>
                </w:rPrChange>
              </w:rPr>
              <w:t>斥《廣論》之口袋書，包括張正玄教授《與《廣論》研討班學員談心》（</w:t>
            </w:r>
            <w:r w:rsidRPr="00F43332">
              <w:rPr>
                <w:rFonts w:ascii="微軟正黑體" w:eastAsia="微軟正黑體" w:hAnsi="微軟正黑體" w:hint="eastAsia"/>
                <w:szCs w:val="24"/>
              </w:rPr>
              <w:t>2013）、鄭婉如居士等合著《我為何離開廣論》（2017）</w:t>
            </w:r>
            <w:r w:rsidRPr="00F43332">
              <w:rPr>
                <w:rFonts w:ascii="微軟正黑體" w:eastAsia="微軟正黑體" w:hAnsi="微軟正黑體"/>
                <w:szCs w:val="24"/>
              </w:rPr>
              <w:t>。</w:t>
            </w:r>
          </w:p>
        </w:tc>
      </w:tr>
      <w:tr w:rsidR="00F43332" w:rsidRPr="00F43332" w14:paraId="5DE32A40" w14:textId="413A668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E7EE126"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90237C"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2011/04/00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8ADF3C3" w14:textId="6C81C3B3"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出版郭正益老師著</w:t>
            </w:r>
            <w:r w:rsidRPr="00F43332">
              <w:rPr>
                <w:rFonts w:ascii="微軟正黑體" w:eastAsia="微軟正黑體" w:hAnsi="微軟正黑體" w:cs="Times New Roman"/>
                <w:szCs w:val="24"/>
              </w:rPr>
              <w:t>《廣論三部曲》</w:t>
            </w:r>
            <w:r w:rsidRPr="00F43332">
              <w:rPr>
                <w:rStyle w:val="af2"/>
                <w:rFonts w:ascii="微軟正黑體" w:eastAsia="微軟正黑體" w:hAnsi="微軟正黑體"/>
                <w:bCs/>
                <w:szCs w:val="24"/>
              </w:rPr>
              <w:footnoteReference w:id="191"/>
            </w:r>
          </w:p>
        </w:tc>
        <w:tc>
          <w:tcPr>
            <w:tcW w:w="8222" w:type="dxa"/>
          </w:tcPr>
          <w:p w14:paraId="787B3B0D" w14:textId="5C17AD9A"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本會郭正益老師撰寫</w:t>
            </w:r>
            <w:r w:rsidRPr="00F43332">
              <w:rPr>
                <w:rFonts w:ascii="微軟正黑體" w:eastAsia="微軟正黑體" w:hAnsi="微軟正黑體" w:cs="Times New Roman"/>
                <w:b/>
                <w:bCs/>
                <w:szCs w:val="24"/>
              </w:rPr>
              <w:t>《</w:t>
            </w:r>
            <w:r w:rsidRPr="00F43332">
              <w:rPr>
                <w:rFonts w:ascii="微軟正黑體" w:eastAsia="微軟正黑體" w:hAnsi="微軟正黑體" w:cs="Times New Roman"/>
                <w:szCs w:val="24"/>
              </w:rPr>
              <w:t>廣論三部曲</w:t>
            </w:r>
            <w:r w:rsidRPr="00F43332">
              <w:rPr>
                <w:rFonts w:ascii="微軟正黑體" w:eastAsia="微軟正黑體" w:hAnsi="微軟正黑體" w:cs="Times New Roman"/>
                <w:b/>
                <w:bCs/>
                <w:szCs w:val="24"/>
              </w:rPr>
              <w:t>》</w:t>
            </w:r>
            <w:r w:rsidRPr="00F43332">
              <w:rPr>
                <w:rStyle w:val="af2"/>
                <w:rFonts w:ascii="微軟正黑體" w:eastAsia="微軟正黑體" w:hAnsi="微軟正黑體" w:cs="Times New Roman"/>
                <w:szCs w:val="24"/>
              </w:rPr>
              <w:footnoteReference w:id="192"/>
            </w:r>
            <w:r w:rsidRPr="00F43332">
              <w:rPr>
                <w:rFonts w:ascii="微軟正黑體" w:eastAsia="微軟正黑體" w:hAnsi="微軟正黑體" w:cs="Times New Roman" w:hint="eastAsia"/>
                <w:szCs w:val="24"/>
              </w:rPr>
              <w:t>，深入</w:t>
            </w:r>
            <w:r w:rsidRPr="00F43332">
              <w:rPr>
                <w:rFonts w:ascii="微軟正黑體" w:eastAsia="微軟正黑體" w:hAnsi="微軟正黑體" w:cs="Times New Roman"/>
                <w:szCs w:val="24"/>
              </w:rPr>
              <w:t>解析《菩提道次第廣論》及</w:t>
            </w:r>
            <w:r w:rsidRPr="00F43332">
              <w:rPr>
                <w:rFonts w:ascii="微軟正黑體" w:eastAsia="微軟正黑體" w:hAnsi="微軟正黑體" w:cs="Times New Roman" w:hint="eastAsia"/>
                <w:szCs w:val="24"/>
              </w:rPr>
              <w:t>《密宗道次第廣論》</w:t>
            </w:r>
            <w:r w:rsidRPr="00F43332">
              <w:rPr>
                <w:rStyle w:val="af2"/>
                <w:rFonts w:ascii="微軟正黑體" w:eastAsia="微軟正黑體" w:hAnsi="微軟正黑體" w:cs="Times New Roman"/>
                <w:szCs w:val="24"/>
              </w:rPr>
              <w:footnoteReference w:id="193"/>
            </w:r>
            <w:r w:rsidRPr="00F43332">
              <w:rPr>
                <w:rFonts w:ascii="微軟正黑體" w:eastAsia="微軟正黑體" w:hAnsi="微軟正黑體" w:cs="Times New Roman"/>
                <w:szCs w:val="24"/>
              </w:rPr>
              <w:t>，</w:t>
            </w:r>
            <w:r w:rsidRPr="00F43332">
              <w:rPr>
                <w:rFonts w:ascii="微軟正黑體" w:eastAsia="微軟正黑體" w:hAnsi="微軟正黑體" w:cs="Times New Roman" w:hint="eastAsia"/>
                <w:szCs w:val="24"/>
              </w:rPr>
              <w:t>讓普羅</w:t>
            </w:r>
            <w:r w:rsidRPr="00F43332">
              <w:rPr>
                <w:rFonts w:ascii="微軟正黑體" w:eastAsia="微軟正黑體" w:hAnsi="微軟正黑體" w:cs="Cordia New" w:hint="eastAsia"/>
                <w:szCs w:val="24"/>
              </w:rPr>
              <w:t>大眾認清藏傳佛教並非佛教的本質</w:t>
            </w:r>
            <w:r w:rsidRPr="00F43332">
              <w:rPr>
                <w:rFonts w:ascii="微軟正黑體" w:eastAsia="微軟正黑體" w:hAnsi="微軟正黑體" w:cs="Times New Roman"/>
                <w:szCs w:val="24"/>
              </w:rPr>
              <w:t>。</w:t>
            </w:r>
          </w:p>
        </w:tc>
      </w:tr>
      <w:tr w:rsidR="00F43332" w:rsidRPr="00F43332" w14:paraId="784739D7" w14:textId="2A9559E9" w:rsidTr="12B8A48B">
        <w:tc>
          <w:tcPr>
            <w:tcW w:w="1108" w:type="dxa"/>
            <w:tcMar>
              <w:top w:w="40" w:type="dxa"/>
              <w:left w:w="40" w:type="dxa"/>
              <w:bottom w:w="40" w:type="dxa"/>
              <w:right w:w="40" w:type="dxa"/>
            </w:tcMar>
            <w:vAlign w:val="center"/>
          </w:tcPr>
          <w:p w14:paraId="6ED8B961"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B4CC02B"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2011/04/00#</w:t>
            </w:r>
          </w:p>
        </w:tc>
        <w:tc>
          <w:tcPr>
            <w:tcW w:w="4395" w:type="dxa"/>
            <w:tcMar>
              <w:top w:w="100" w:type="dxa"/>
              <w:left w:w="100" w:type="dxa"/>
              <w:bottom w:w="100" w:type="dxa"/>
              <w:right w:w="100" w:type="dxa"/>
            </w:tcMar>
            <w:vAlign w:val="center"/>
          </w:tcPr>
          <w:p w14:paraId="1A74E3E7" w14:textId="77777777"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達賴喇嘛西藏宗教基金會</w:t>
            </w:r>
            <w:r w:rsidRPr="00F43332">
              <w:rPr>
                <w:rFonts w:ascii="微軟正黑體" w:eastAsia="微軟正黑體" w:hAnsi="微軟正黑體" w:hint="eastAsia"/>
                <w:bCs/>
                <w:rPrChange w:id="1349" w:author="駱淳渝" w:date="2026-02-05T22:26:00Z" w16du:dateUtc="2026-02-05T14:26:00Z">
                  <w:rPr>
                    <w:rFonts w:ascii="微軟正黑體" w:eastAsia="微軟正黑體" w:hAnsi="微軟正黑體" w:hint="eastAsia"/>
                    <w:bCs/>
                    <w:color w:val="000000" w:themeColor="text1"/>
                  </w:rPr>
                </w:rPrChange>
              </w:rPr>
              <w:t>提告本會</w:t>
            </w:r>
          </w:p>
        </w:tc>
        <w:tc>
          <w:tcPr>
            <w:tcW w:w="8222" w:type="dxa"/>
          </w:tcPr>
          <w:p w14:paraId="6396389B" w14:textId="4973FE77" w:rsidR="00540BBB" w:rsidRPr="00F43332" w:rsidRDefault="00540BBB" w:rsidP="00540BBB">
            <w:pPr>
              <w:spacing w:after="0" w:line="300" w:lineRule="exact"/>
              <w:jc w:val="both"/>
              <w:rPr>
                <w:rFonts w:ascii="微軟正黑體" w:eastAsia="微軟正黑體" w:hAnsi="微軟正黑體"/>
                <w:bCs/>
                <w:szCs w:val="24"/>
                <w:rPrChange w:id="1350" w:author="駱淳渝" w:date="2026-02-05T22:26:00Z" w16du:dateUtc="2026-02-05T14:26:00Z">
                  <w:rPr>
                    <w:rFonts w:ascii="微軟正黑體" w:eastAsia="微軟正黑體" w:hAnsi="微軟正黑體"/>
                    <w:bCs/>
                    <w:szCs w:val="24"/>
                  </w:rPr>
                </w:rPrChange>
              </w:rPr>
            </w:pPr>
            <w:bookmarkStart w:id="1351" w:name="_Hlk166845895"/>
            <w:bookmarkStart w:id="1352" w:name="_Hlk153366537"/>
            <w:bookmarkStart w:id="1353" w:name="_Hlk153745134"/>
            <w:r w:rsidRPr="00F43332">
              <w:rPr>
                <w:rFonts w:ascii="微軟正黑體" w:eastAsia="微軟正黑體" w:hAnsi="微軟正黑體" w:cs="Times New Roman" w:hint="eastAsia"/>
                <w:bCs/>
                <w:kern w:val="0"/>
                <w:szCs w:val="24"/>
                <w:lang w:val="zh-TW"/>
                <w14:ligatures w14:val="none"/>
              </w:rPr>
              <w:t>正覺教育</w:t>
            </w:r>
            <w:commentRangeStart w:id="1354"/>
            <w:commentRangeStart w:id="1355"/>
            <w:commentRangeStart w:id="1356"/>
            <w:r w:rsidRPr="00F43332">
              <w:rPr>
                <w:rFonts w:ascii="微軟正黑體" w:eastAsia="微軟正黑體" w:hAnsi="微軟正黑體" w:cs="Times New Roman" w:hint="eastAsia"/>
                <w:bCs/>
                <w:kern w:val="0"/>
                <w:szCs w:val="24"/>
                <w:lang w:val="zh-TW"/>
                <w14:ligatures w14:val="none"/>
              </w:rPr>
              <w:t>基金會於2011</w:t>
            </w:r>
            <w:r w:rsidRPr="00F43332">
              <w:rPr>
                <w:rFonts w:ascii="微軟正黑體" w:eastAsia="微軟正黑體" w:hAnsi="微軟正黑體" w:cs="Times New Roman"/>
                <w:bCs/>
                <w:kern w:val="0"/>
                <w:szCs w:val="24"/>
                <w:lang w:val="zh-TW"/>
                <w14:ligatures w14:val="none"/>
              </w:rPr>
              <w:t>/</w:t>
            </w:r>
            <w:r w:rsidRPr="00F43332">
              <w:rPr>
                <w:rFonts w:ascii="微軟正黑體" w:eastAsia="微軟正黑體" w:hAnsi="微軟正黑體" w:cs="Times New Roman" w:hint="eastAsia"/>
                <w:bCs/>
                <w:kern w:val="0"/>
                <w:szCs w:val="24"/>
                <w:lang w:val="zh-TW"/>
                <w14:ligatures w14:val="none"/>
              </w:rPr>
              <w:t>1</w:t>
            </w:r>
            <w:r w:rsidRPr="00F43332">
              <w:rPr>
                <w:rFonts w:ascii="微軟正黑體" w:eastAsia="微軟正黑體" w:hAnsi="微軟正黑體" w:cs="Times New Roman"/>
                <w:bCs/>
                <w:kern w:val="0"/>
                <w:szCs w:val="24"/>
                <w:lang w:val="zh-TW"/>
                <w14:ligatures w14:val="none"/>
              </w:rPr>
              <w:t>登報</w:t>
            </w:r>
            <w:r w:rsidRPr="00F43332">
              <w:rPr>
                <w:rFonts w:ascii="微軟正黑體" w:eastAsia="微軟正黑體" w:hAnsi="微軟正黑體" w:cs="Times New Roman" w:hint="eastAsia"/>
                <w:bCs/>
                <w:kern w:val="0"/>
                <w:szCs w:val="24"/>
                <w:lang w:val="zh-TW"/>
                <w14:ligatures w14:val="none"/>
              </w:rPr>
              <w:t>四篇文章、</w:t>
            </w:r>
            <w:r w:rsidRPr="00F43332">
              <w:rPr>
                <w:rFonts w:ascii="微軟正黑體" w:eastAsia="微軟正黑體" w:hAnsi="微軟正黑體" w:hint="eastAsia"/>
                <w:bCs/>
                <w:szCs w:val="24"/>
              </w:rPr>
              <w:t>印製發送「解密快報」，達賴喇嘛西藏宗教基金會不滿文中指達賴藉來臺辦理祈福法會之機斂財，向臺北地方法院提出民事、刑事自訴。</w:t>
            </w:r>
            <w:commentRangeEnd w:id="1354"/>
            <w:r w:rsidR="00F43332" w:rsidRPr="00F43332">
              <w:rPr>
                <w:rStyle w:val="af5"/>
                <w:rFonts w:ascii="微軟正黑體" w:eastAsia="微軟正黑體" w:hAnsi="微軟正黑體"/>
                <w:bCs/>
                <w:sz w:val="24"/>
                <w:szCs w:val="24"/>
                <w:rPrChange w:id="1357" w:author="駱淳渝" w:date="2026-02-05T22:26:00Z" w16du:dateUtc="2026-02-05T14:26:00Z">
                  <w:rPr>
                    <w:rStyle w:val="af5"/>
                    <w:rFonts w:ascii="微軟正黑體" w:eastAsia="微軟正黑體" w:hAnsi="微軟正黑體"/>
                    <w:bCs/>
                    <w:sz w:val="24"/>
                    <w:szCs w:val="24"/>
                  </w:rPr>
                </w:rPrChange>
              </w:rPr>
              <w:commentReference w:id="1354"/>
            </w:r>
            <w:commentRangeEnd w:id="1355"/>
            <w:r w:rsidRPr="00F43332">
              <w:rPr>
                <w:rStyle w:val="af5"/>
                <w:rFonts w:ascii="微軟正黑體" w:eastAsia="微軟正黑體" w:hAnsi="微軟正黑體"/>
                <w:bCs/>
                <w:sz w:val="24"/>
                <w:szCs w:val="24"/>
                <w:rPrChange w:id="1358" w:author="駱淳渝" w:date="2026-02-05T22:26:00Z" w16du:dateUtc="2026-02-05T14:26:00Z">
                  <w:rPr>
                    <w:rStyle w:val="af5"/>
                    <w:rFonts w:ascii="微軟正黑體" w:eastAsia="微軟正黑體" w:hAnsi="微軟正黑體"/>
                    <w:bCs/>
                    <w:sz w:val="24"/>
                    <w:szCs w:val="24"/>
                  </w:rPr>
                </w:rPrChange>
              </w:rPr>
              <w:commentReference w:id="1355"/>
            </w:r>
            <w:commentRangeEnd w:id="1356"/>
            <w:r w:rsidRPr="00F43332">
              <w:rPr>
                <w:rStyle w:val="af5"/>
                <w:rFonts w:ascii="微軟正黑體" w:eastAsia="微軟正黑體" w:hAnsi="微軟正黑體"/>
                <w:bCs/>
                <w:sz w:val="24"/>
                <w:szCs w:val="24"/>
                <w:rPrChange w:id="1359" w:author="駱淳渝" w:date="2026-02-05T22:26:00Z" w16du:dateUtc="2026-02-05T14:26:00Z">
                  <w:rPr>
                    <w:rStyle w:val="af5"/>
                    <w:rFonts w:ascii="微軟正黑體" w:eastAsia="微軟正黑體" w:hAnsi="微軟正黑體"/>
                    <w:bCs/>
                    <w:sz w:val="24"/>
                    <w:szCs w:val="24"/>
                  </w:rPr>
                </w:rPrChange>
              </w:rPr>
              <w:commentReference w:id="1356"/>
            </w:r>
          </w:p>
          <w:p w14:paraId="79FE2534" w14:textId="1A8F8094" w:rsidR="00540BBB" w:rsidRPr="00F43332" w:rsidRDefault="00540BBB" w:rsidP="00540BBB">
            <w:pPr>
              <w:spacing w:after="0" w:line="300" w:lineRule="exact"/>
              <w:jc w:val="both"/>
              <w:rPr>
                <w:rFonts w:ascii="微軟正黑體" w:eastAsia="微軟正黑體" w:hAnsi="微軟正黑體"/>
                <w:szCs w:val="24"/>
              </w:rPr>
            </w:pPr>
            <w:r w:rsidRPr="00F43332">
              <w:rPr>
                <w:rFonts w:ascii="微軟正黑體" w:eastAsia="微軟正黑體" w:hAnsi="微軟正黑體" w:hint="eastAsia"/>
                <w:szCs w:val="24"/>
              </w:rPr>
              <w:t>2011至2018年本會與達賴基金會官司纏訟七年多，</w:t>
            </w:r>
            <w:bookmarkStart w:id="1360" w:name="_Hlk153366548"/>
            <w:bookmarkEnd w:id="1351"/>
            <w:bookmarkEnd w:id="1352"/>
            <w:r w:rsidRPr="00F43332">
              <w:rPr>
                <w:rFonts w:ascii="微軟正黑體" w:eastAsia="微軟正黑體" w:hAnsi="微軟正黑體" w:hint="eastAsia"/>
                <w:szCs w:val="24"/>
              </w:rPr>
              <w:t>在刑事部分</w:t>
            </w:r>
            <w:r w:rsidRPr="00F43332">
              <w:rPr>
                <w:rFonts w:ascii="微軟正黑體" w:eastAsia="微軟正黑體" w:hAnsi="微軟正黑體" w:hint="eastAsia"/>
                <w:szCs w:val="24"/>
                <w:lang w:eastAsia="zh-HK"/>
              </w:rPr>
              <w:t>，</w:t>
            </w:r>
            <w:r w:rsidRPr="00F43332">
              <w:rPr>
                <w:rFonts w:ascii="微軟正黑體" w:eastAsia="微軟正黑體" w:hAnsi="微軟正黑體"/>
                <w:szCs w:val="24"/>
              </w:rPr>
              <w:t>2013/</w:t>
            </w:r>
            <w:r w:rsidRPr="00F43332">
              <w:rPr>
                <w:rFonts w:ascii="微軟正黑體" w:eastAsia="微軟正黑體" w:hAnsi="微軟正黑體" w:hint="eastAsia"/>
                <w:szCs w:val="24"/>
              </w:rPr>
              <w:t>4</w:t>
            </w:r>
            <w:r w:rsidRPr="00F43332">
              <w:rPr>
                <w:rFonts w:ascii="微軟正黑體" w:eastAsia="微軟正黑體" w:hAnsi="微軟正黑體"/>
                <w:szCs w:val="24"/>
              </w:rPr>
              <w:t>/</w:t>
            </w:r>
            <w:r w:rsidRPr="00F43332">
              <w:rPr>
                <w:rFonts w:ascii="微軟正黑體" w:eastAsia="微軟正黑體" w:hAnsi="微軟正黑體" w:hint="eastAsia"/>
                <w:szCs w:val="24"/>
              </w:rPr>
              <w:t>3臺灣高等法院裁定本會 平實導師毀謗罪成立，拘役30日，得易科罰金。在民事部分，</w:t>
            </w:r>
            <w:r w:rsidRPr="00F43332">
              <w:rPr>
                <w:rFonts w:ascii="微軟正黑體" w:eastAsia="微軟正黑體" w:hAnsi="微軟正黑體"/>
                <w:szCs w:val="24"/>
              </w:rPr>
              <w:t>2013/12/25</w:t>
            </w:r>
            <w:r w:rsidRPr="00F43332">
              <w:rPr>
                <w:rFonts w:ascii="微軟正黑體" w:eastAsia="微軟正黑體" w:hAnsi="微軟正黑體" w:hint="eastAsia"/>
                <w:szCs w:val="24"/>
              </w:rPr>
              <w:t>臺北地方法院判決本會須於官網移除「解密快報」文字，並刊登道歉聲明壹日；</w:t>
            </w:r>
            <w:r w:rsidRPr="00F43332">
              <w:rPr>
                <w:rFonts w:ascii="微軟正黑體" w:eastAsia="微軟正黑體" w:hAnsi="微軟正黑體"/>
                <w:szCs w:val="24"/>
              </w:rPr>
              <w:t>2018/12/1</w:t>
            </w:r>
            <w:r w:rsidRPr="00F43332">
              <w:rPr>
                <w:rFonts w:ascii="微軟正黑體" w:eastAsia="微軟正黑體" w:hAnsi="微軟正黑體" w:hint="eastAsia"/>
                <w:szCs w:val="24"/>
              </w:rPr>
              <w:t>本會遵照臺灣高等法院判決，在中國時報刊登「澄清聲明」，同時刊登「但願眾生得離苦 不為自己求安樂—正覺教育基金會補充聲明」。</w:t>
            </w:r>
          </w:p>
          <w:p w14:paraId="3EA7009C" w14:textId="0F70EB43"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szCs w:val="24"/>
              </w:rPr>
              <w:t>(詳細內容請見「官司」專論)</w:t>
            </w:r>
            <w:bookmarkEnd w:id="1353"/>
            <w:bookmarkEnd w:id="1360"/>
          </w:p>
        </w:tc>
      </w:tr>
      <w:tr w:rsidR="00F43332" w:rsidRPr="00F43332" w14:paraId="5DC01696" w14:textId="503405EC"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4C2167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4E410FF"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2012/00/00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C6CCA98" w14:textId="0633C273"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舉辦「認識佛法與藏傳佛教」徵文活動</w:t>
            </w:r>
          </w:p>
        </w:tc>
        <w:tc>
          <w:tcPr>
            <w:tcW w:w="8222" w:type="dxa"/>
          </w:tcPr>
          <w:p w14:paraId="76D41A41" w14:textId="2D95A90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正覺教育基金會自2012年起，每年舉辦「認識佛法與藏傳佛教」心得寫作及論文徵文活動以迄於今，期能藉由對「藏傳佛教」真相的學術探究，及一般民眾的心得反思，提升學術界及社會大眾正確佛法知見，並對「藏傳佛教」在宗教界的定位有正確認知</w:t>
            </w:r>
            <w:r w:rsidRPr="00F43332">
              <w:rPr>
                <w:rStyle w:val="af2"/>
                <w:rFonts w:ascii="微軟正黑體" w:eastAsia="微軟正黑體" w:hAnsi="微軟正黑體"/>
                <w:szCs w:val="24"/>
              </w:rPr>
              <w:footnoteReference w:id="197"/>
            </w:r>
            <w:r w:rsidRPr="00F43332">
              <w:rPr>
                <w:rFonts w:ascii="微軟正黑體" w:eastAsia="微軟正黑體" w:hAnsi="微軟正黑體" w:hint="eastAsia"/>
                <w:szCs w:val="24"/>
              </w:rPr>
              <w:t>。</w:t>
            </w:r>
          </w:p>
        </w:tc>
      </w:tr>
      <w:tr w:rsidR="00F43332" w:rsidRPr="00F43332" w14:paraId="3142FFDE" w14:textId="4200228E"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D2F72C7"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053008E"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2012/02</w:t>
            </w:r>
            <w:r w:rsidRPr="00F43332">
              <w:rPr>
                <w:rStyle w:val="af2"/>
                <w:rFonts w:ascii="微軟正黑體" w:eastAsia="微軟正黑體" w:hAnsi="微軟正黑體"/>
                <w:bCs/>
                <w:szCs w:val="24"/>
              </w:rPr>
              <w:footnoteReference w:id="198"/>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490D45" w14:textId="064CE887" w:rsidR="00540BBB" w:rsidRPr="00F43332" w:rsidRDefault="00540BBB" w:rsidP="00540BBB">
            <w:pPr>
              <w:spacing w:after="0" w:line="300" w:lineRule="exact"/>
              <w:jc w:val="both"/>
              <w:rPr>
                <w:rFonts w:ascii="微軟正黑體" w:eastAsia="微軟正黑體" w:hAnsi="微軟正黑體" w:cs="Times New Roman"/>
                <w:szCs w:val="24"/>
              </w:rPr>
            </w:pPr>
            <w:commentRangeStart w:id="1375"/>
            <w:commentRangeStart w:id="1376"/>
            <w:commentRangeStart w:id="1377"/>
            <w:r w:rsidRPr="00F43332">
              <w:rPr>
                <w:rFonts w:ascii="微軟正黑體" w:eastAsia="微軟正黑體" w:hAnsi="微軟正黑體" w:cs="Times New Roman" w:hint="eastAsia"/>
                <w:szCs w:val="24"/>
              </w:rPr>
              <w:t>正智出版社首次參與臺北國際書展</w:t>
            </w:r>
            <w:commentRangeEnd w:id="1375"/>
            <w:r w:rsidR="00F43332" w:rsidRPr="00F43332">
              <w:rPr>
                <w:rStyle w:val="af5"/>
                <w:rFonts w:ascii="微軟正黑體" w:eastAsia="微軟正黑體" w:hAnsi="微軟正黑體" w:cs="Times New Roman" w:hint="eastAsia"/>
                <w:sz w:val="24"/>
                <w:szCs w:val="24"/>
                <w:rPrChange w:id="1378" w:author="駱淳渝" w:date="2026-02-05T22:26:00Z" w16du:dateUtc="2026-02-05T14:26:00Z">
                  <w:rPr>
                    <w:rStyle w:val="af5"/>
                    <w:rFonts w:ascii="微軟正黑體" w:eastAsia="微軟正黑體" w:hAnsi="微軟正黑體" w:cs="Times New Roman" w:hint="eastAsia"/>
                    <w:sz w:val="24"/>
                    <w:szCs w:val="24"/>
                  </w:rPr>
                </w:rPrChange>
              </w:rPr>
              <w:commentReference w:id="1375"/>
            </w:r>
            <w:commentRangeEnd w:id="1376"/>
            <w:r w:rsidRPr="00F43332">
              <w:rPr>
                <w:rStyle w:val="af5"/>
                <w:rFonts w:ascii="微軟正黑體" w:eastAsia="微軟正黑體" w:hAnsi="微軟正黑體" w:cs="Times New Roman" w:hint="eastAsia"/>
                <w:sz w:val="24"/>
                <w:szCs w:val="24"/>
                <w:rPrChange w:id="1379" w:author="駱淳渝" w:date="2026-02-05T22:26:00Z" w16du:dateUtc="2026-02-05T14:26:00Z">
                  <w:rPr>
                    <w:rStyle w:val="af5"/>
                    <w:rFonts w:ascii="微軟正黑體" w:eastAsia="微軟正黑體" w:hAnsi="微軟正黑體" w:cs="Times New Roman" w:hint="eastAsia"/>
                    <w:sz w:val="24"/>
                    <w:szCs w:val="24"/>
                  </w:rPr>
                </w:rPrChange>
              </w:rPr>
              <w:commentReference w:id="1376"/>
            </w:r>
            <w:commentRangeEnd w:id="1377"/>
            <w:r w:rsidRPr="00F43332">
              <w:rPr>
                <w:rStyle w:val="af5"/>
                <w:rFonts w:ascii="微軟正黑體" w:eastAsia="微軟正黑體" w:hAnsi="微軟正黑體" w:cs="Times New Roman" w:hint="eastAsia"/>
                <w:sz w:val="24"/>
                <w:szCs w:val="24"/>
                <w:rPrChange w:id="1380" w:author="駱淳渝" w:date="2026-02-05T22:26:00Z" w16du:dateUtc="2026-02-05T14:26:00Z">
                  <w:rPr>
                    <w:rStyle w:val="af5"/>
                    <w:rFonts w:ascii="微軟正黑體" w:eastAsia="微軟正黑體" w:hAnsi="微軟正黑體" w:cs="Times New Roman" w:hint="eastAsia"/>
                    <w:sz w:val="24"/>
                    <w:szCs w:val="24"/>
                  </w:rPr>
                </w:rPrChange>
              </w:rPr>
              <w:commentReference w:id="1377"/>
            </w:r>
            <w:r w:rsidRPr="00F43332">
              <w:rPr>
                <w:rFonts w:ascii="微軟正黑體" w:eastAsia="微軟正黑體" w:hAnsi="微軟正黑體" w:cs="Times New Roman" w:hint="eastAsia"/>
                <w:szCs w:val="24"/>
                <w:rPrChange w:id="1381" w:author="駱淳渝" w:date="2026-02-05T22:26:00Z" w16du:dateUtc="2026-02-05T14:26:00Z">
                  <w:rPr>
                    <w:rFonts w:ascii="微軟正黑體" w:eastAsia="微軟正黑體" w:hAnsi="微軟正黑體" w:cs="Times New Roman" w:hint="eastAsia"/>
                    <w:szCs w:val="24"/>
                  </w:rPr>
                </w:rPrChange>
              </w:rPr>
              <w:t>，推廣正法書籍</w:t>
            </w:r>
          </w:p>
        </w:tc>
        <w:tc>
          <w:tcPr>
            <w:tcW w:w="8222" w:type="dxa"/>
          </w:tcPr>
          <w:p w14:paraId="04B7A90E" w14:textId="3D6379FD" w:rsidR="00540BBB" w:rsidRPr="00F43332" w:rsidRDefault="00540BBB" w:rsidP="00540BBB">
            <w:pPr>
              <w:spacing w:line="320" w:lineRule="exact"/>
              <w:rPr>
                <w:rFonts w:ascii="微軟正黑體" w:eastAsia="微軟正黑體" w:hAnsi="微軟正黑體"/>
                <w:szCs w:val="24"/>
              </w:rPr>
            </w:pPr>
            <w:r w:rsidRPr="00F43332">
              <w:rPr>
                <w:rFonts w:ascii="微軟正黑體" w:eastAsia="微軟正黑體" w:hAnsi="微軟正黑體" w:hint="eastAsia"/>
                <w:szCs w:val="24"/>
              </w:rPr>
              <w:t>臺北國際書展是臺灣規模最大，亦是亞洲第一大國際專業書展</w:t>
            </w:r>
            <w:r w:rsidRPr="00F43332">
              <w:rPr>
                <w:rStyle w:val="af2"/>
                <w:rFonts w:ascii="微軟正黑體" w:eastAsia="微軟正黑體" w:hAnsi="微軟正黑體"/>
                <w:szCs w:val="24"/>
              </w:rPr>
              <w:footnoteReference w:id="199"/>
            </w:r>
            <w:r w:rsidRPr="00F43332">
              <w:rPr>
                <w:rFonts w:ascii="微軟正黑體" w:eastAsia="微軟正黑體" w:hAnsi="微軟正黑體" w:hint="eastAsia"/>
                <w:szCs w:val="24"/>
              </w:rPr>
              <w:t>。本會正智出版社於</w:t>
            </w:r>
            <w:r w:rsidRPr="00F43332">
              <w:rPr>
                <w:rFonts w:ascii="微軟正黑體" w:eastAsia="微軟正黑體" w:hAnsi="微軟正黑體" w:cs="Times New Roman"/>
                <w:szCs w:val="24"/>
              </w:rPr>
              <w:t>2012/2</w:t>
            </w:r>
            <w:r w:rsidRPr="00F43332">
              <w:rPr>
                <w:rStyle w:val="af2"/>
                <w:rFonts w:ascii="微軟正黑體" w:eastAsia="微軟正黑體" w:hAnsi="微軟正黑體"/>
                <w:szCs w:val="24"/>
              </w:rPr>
              <w:footnoteReference w:id="200"/>
            </w:r>
            <w:r w:rsidRPr="00F43332">
              <w:rPr>
                <w:rFonts w:ascii="微軟正黑體" w:eastAsia="微軟正黑體" w:hAnsi="微軟正黑體" w:cs="Times New Roman" w:hint="eastAsia"/>
                <w:szCs w:val="24"/>
              </w:rPr>
              <w:t>首次</w:t>
            </w:r>
            <w:r w:rsidRPr="00F43332">
              <w:rPr>
                <w:rFonts w:ascii="微軟正黑體" w:eastAsia="微軟正黑體" w:hAnsi="微軟正黑體" w:hint="eastAsia"/>
                <w:szCs w:val="24"/>
              </w:rPr>
              <w:t>參展，開拓正法書籍之結緣、銷售管道。</w:t>
            </w:r>
            <w:r w:rsidR="003B7165" w:rsidRPr="00F43332">
              <w:rPr>
                <w:rFonts w:ascii="微軟正黑體" w:eastAsia="微軟正黑體" w:hAnsi="微軟正黑體"/>
                <w:szCs w:val="24"/>
              </w:rPr>
              <w:t>2022年首度舉辦三場「沙龍活動」，深度推廣《玄奘文化千年路》系列講座與影片</w:t>
            </w:r>
            <w:r w:rsidR="008D3DB7" w:rsidRPr="00F43332">
              <w:rPr>
                <w:rFonts w:ascii="微軟正黑體" w:eastAsia="微軟正黑體" w:hAnsi="微軟正黑體" w:hint="eastAsia"/>
                <w:szCs w:val="24"/>
              </w:rPr>
              <w:t>，</w:t>
            </w:r>
            <w:r w:rsidR="007B45CD" w:rsidRPr="00F43332">
              <w:rPr>
                <w:rFonts w:ascii="微軟正黑體" w:eastAsia="微軟正黑體" w:hAnsi="微軟正黑體" w:hint="eastAsia"/>
                <w:szCs w:val="24"/>
              </w:rPr>
              <w:t>該年</w:t>
            </w:r>
            <w:r w:rsidR="003B7165" w:rsidRPr="00F43332">
              <w:rPr>
                <w:rFonts w:ascii="微軟正黑體" w:eastAsia="微軟正黑體" w:hAnsi="微軟正黑體"/>
                <w:szCs w:val="24"/>
              </w:rPr>
              <w:t>售書達 3,628 冊，次年銷量翻倍成長至 6,244 冊。</w:t>
            </w:r>
            <w:r w:rsidR="00185695" w:rsidRPr="00F43332">
              <w:rPr>
                <w:rStyle w:val="af2"/>
                <w:rFonts w:ascii="微軟正黑體" w:eastAsia="微軟正黑體" w:hAnsi="微軟正黑體"/>
                <w:szCs w:val="24"/>
              </w:rPr>
              <w:footnoteReference w:id="201"/>
            </w:r>
          </w:p>
          <w:p w14:paraId="1A3A6DA4" w14:textId="47A6E327" w:rsidR="00540BBB" w:rsidRPr="00F43332" w:rsidRDefault="00540BBB" w:rsidP="00540BBB">
            <w:pPr>
              <w:spacing w:after="0" w:line="300" w:lineRule="exact"/>
              <w:jc w:val="both"/>
              <w:rPr>
                <w:rFonts w:ascii="微軟正黑體" w:eastAsia="微軟正黑體" w:hAnsi="微軟正黑體" w:cs="Times New Roman"/>
                <w:szCs w:val="24"/>
              </w:rPr>
            </w:pPr>
          </w:p>
        </w:tc>
      </w:tr>
      <w:tr w:rsidR="00F43332" w:rsidRPr="00F43332" w14:paraId="2D6C21AC" w14:textId="4E8CEE1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4A1CEAC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26731C0"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2012/07/01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EC76B4" w14:textId="1F4473A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出版原著作者坎貝爾之《空行母—性別、身分地位，以及藏傳佛教》中文版</w:t>
            </w:r>
          </w:p>
        </w:tc>
        <w:tc>
          <w:tcPr>
            <w:tcW w:w="8222" w:type="dxa"/>
          </w:tcPr>
          <w:p w14:paraId="0F95D294" w14:textId="143B0557"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書原著作者為蘇格蘭哲學家坎貝爾，長期當卡盧仁波切的「空行母」。後來發現自己竟是喇嘛用以修雙身法的工具，而非修學佛法，遂決意遠離卡盧仁波切與密宗，但被恐嚇不許講出她在密宗裡的經歷與觀察，否則將被咒殺死亡。十餘年後坎貝爾方能擺脫恐嚇陰影，依親身經歷撰寫《空行母》出</w:t>
            </w:r>
            <w:r w:rsidRPr="00F43332">
              <w:rPr>
                <w:rFonts w:ascii="微軟正黑體" w:eastAsia="微軟正黑體" w:hAnsi="微軟正黑體" w:cs="Times New Roman" w:hint="eastAsia"/>
                <w:szCs w:val="24"/>
              </w:rPr>
              <w:lastRenderedPageBreak/>
              <w:t>版，將藏密修雙身法的本質公諸於世</w:t>
            </w:r>
            <w:r w:rsidRPr="00F43332">
              <w:rPr>
                <w:rStyle w:val="af2"/>
                <w:rFonts w:ascii="微軟正黑體" w:eastAsia="微軟正黑體" w:hAnsi="微軟正黑體" w:cs="Times New Roman" w:hint="eastAsia"/>
                <w:szCs w:val="24"/>
              </w:rPr>
              <w:footnoteReference w:id="202"/>
            </w:r>
            <w:r w:rsidRPr="00F43332">
              <w:rPr>
                <w:rFonts w:ascii="微軟正黑體" w:eastAsia="微軟正黑體" w:hAnsi="微軟正黑體" w:cs="Times New Roman" w:hint="eastAsia"/>
                <w:szCs w:val="24"/>
              </w:rPr>
              <w:t>。</w:t>
            </w:r>
          </w:p>
        </w:tc>
      </w:tr>
      <w:tr w:rsidR="00F43332" w:rsidRPr="00F43332" w14:paraId="7787D201" w14:textId="1FBA2E22" w:rsidTr="12B8A48B">
        <w:tc>
          <w:tcPr>
            <w:tcW w:w="1108" w:type="dxa"/>
            <w:tcBorders>
              <w:top w:val="single" w:sz="4" w:space="0" w:color="auto"/>
              <w:left w:val="single" w:sz="4" w:space="0" w:color="auto"/>
              <w:bottom w:val="single" w:sz="4" w:space="0" w:color="auto"/>
              <w:right w:val="single" w:sz="4" w:space="0" w:color="auto"/>
            </w:tcBorders>
            <w:shd w:val="clear" w:color="auto" w:fill="FFFF00"/>
            <w:tcMar>
              <w:top w:w="40" w:type="dxa"/>
              <w:left w:w="40" w:type="dxa"/>
              <w:bottom w:w="40" w:type="dxa"/>
              <w:right w:w="40" w:type="dxa"/>
            </w:tcMar>
            <w:vAlign w:val="center"/>
          </w:tcPr>
          <w:p w14:paraId="1BD6A61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highlight w:val="yellow"/>
                <w:lang w:val="zh-TW"/>
                <w14:ligatures w14:val="none"/>
              </w:rPr>
            </w:pPr>
          </w:p>
        </w:tc>
        <w:tc>
          <w:tcPr>
            <w:tcW w:w="2010" w:type="dxa"/>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vAlign w:val="center"/>
          </w:tcPr>
          <w:p w14:paraId="14AED697" w14:textId="726225C5" w:rsidR="00540BBB" w:rsidRPr="00F43332" w:rsidRDefault="00540BBB" w:rsidP="00540BBB">
            <w:pPr>
              <w:spacing w:after="0" w:line="300" w:lineRule="exact"/>
              <w:rPr>
                <w:rFonts w:ascii="微軟正黑體" w:eastAsia="微軟正黑體" w:hAnsi="微軟正黑體" w:cs="Times New Roman"/>
                <w:szCs w:val="24"/>
                <w:highlight w:val="yellow"/>
              </w:rPr>
            </w:pPr>
            <w:r w:rsidRPr="00F43332">
              <w:rPr>
                <w:rFonts w:ascii="微軟正黑體" w:eastAsia="微軟正黑體" w:hAnsi="微軟正黑體" w:cs="Times New Roman"/>
                <w:szCs w:val="24"/>
                <w:highlight w:val="yellow"/>
              </w:rPr>
              <w:t>2012/</w:t>
            </w:r>
            <w:r w:rsidRPr="00F43332">
              <w:rPr>
                <w:rFonts w:ascii="微軟正黑體" w:eastAsia="微軟正黑體" w:hAnsi="微軟正黑體" w:cs="Times New Roman" w:hint="eastAsia"/>
                <w:szCs w:val="24"/>
                <w:highlight w:val="yellow"/>
              </w:rPr>
              <w:t>10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26B199A" w14:textId="1BBA19A0"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出版游宗明老師著《霧峰無霧》</w:t>
            </w:r>
            <w:r w:rsidRPr="00F43332">
              <w:rPr>
                <w:rStyle w:val="af2"/>
                <w:rFonts w:ascii="微軟正黑體" w:eastAsia="微軟正黑體" w:hAnsi="微軟正黑體"/>
                <w:bCs/>
                <w:szCs w:val="24"/>
              </w:rPr>
              <w:footnoteReference w:id="203"/>
            </w:r>
          </w:p>
        </w:tc>
        <w:tc>
          <w:tcPr>
            <w:tcW w:w="8222" w:type="dxa"/>
          </w:tcPr>
          <w:p w14:paraId="4488A079" w14:textId="4C4D45BC"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《霧峰無霧》為本會游宗明老師所著，以</w:t>
            </w:r>
            <w:r w:rsidRPr="00F43332">
              <w:rPr>
                <w:rFonts w:ascii="微軟正黑體" w:eastAsia="微軟正黑體" w:hAnsi="微軟正黑體" w:cs="Times New Roman"/>
                <w:szCs w:val="24"/>
              </w:rPr>
              <w:t>短文一針見血地對治印順邪說。</w:t>
            </w:r>
            <w:r w:rsidRPr="00F43332">
              <w:rPr>
                <w:rStyle w:val="af2"/>
                <w:rFonts w:ascii="微軟正黑體" w:eastAsia="微軟正黑體" w:hAnsi="微軟正黑體" w:cs="Times New Roman"/>
                <w:szCs w:val="24"/>
              </w:rPr>
              <w:footnoteReference w:id="204"/>
            </w:r>
            <w:r w:rsidRPr="00F43332">
              <w:rPr>
                <w:rFonts w:ascii="微軟正黑體" w:eastAsia="微軟正黑體" w:hAnsi="微軟正黑體" w:cs="Times New Roman"/>
                <w:szCs w:val="24"/>
              </w:rPr>
              <w:t xml:space="preserve"> 2019/10出版《霧峰無霧》第二輯。</w:t>
            </w:r>
          </w:p>
        </w:tc>
      </w:tr>
      <w:tr w:rsidR="00F43332" w:rsidRPr="00F43332" w14:paraId="4739EDA4" w14:textId="48811ECB"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09062EE"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vAlign w:val="center"/>
          </w:tcPr>
          <w:p w14:paraId="729201F7" w14:textId="77777777" w:rsidR="00540BBB" w:rsidRPr="00F43332" w:rsidRDefault="00540BBB" w:rsidP="00540BBB">
            <w:pPr>
              <w:spacing w:after="0" w:line="300" w:lineRule="exact"/>
              <w:rPr>
                <w:rFonts w:ascii="微軟正黑體" w:eastAsia="微軟正黑體" w:hAnsi="微軟正黑體" w:cs="Times New Roman"/>
                <w:szCs w:val="24"/>
              </w:rPr>
            </w:pPr>
            <w:commentRangeStart w:id="1397"/>
            <w:r w:rsidRPr="00F43332">
              <w:rPr>
                <w:rFonts w:ascii="微軟正黑體" w:eastAsia="微軟正黑體" w:hAnsi="微軟正黑體" w:cs="Times New Roman" w:hint="eastAsia"/>
                <w:szCs w:val="24"/>
              </w:rPr>
              <w:t>2012/10/00</w:t>
            </w:r>
            <w:commentRangeEnd w:id="1397"/>
            <w:r w:rsidR="00F43332" w:rsidRPr="00F43332">
              <w:rPr>
                <w:rStyle w:val="af5"/>
                <w:rFonts w:ascii="微軟正黑體" w:eastAsia="微軟正黑體" w:hAnsi="微軟正黑體" w:cs="Times New Roman"/>
                <w:sz w:val="24"/>
                <w:szCs w:val="24"/>
              </w:rPr>
              <w:commentReference w:id="1397"/>
            </w:r>
          </w:p>
          <w:p w14:paraId="2E3013F6" w14:textId="1ABECFB3"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Change w:id="1398" w:author="駱淳渝" w:date="2026-02-05T22:26:00Z" w16du:dateUtc="2026-02-05T14:26:00Z">
                  <w:rPr>
                    <w:rFonts w:ascii="微軟正黑體" w:eastAsia="微軟正黑體" w:hAnsi="微軟正黑體" w:cs="Times New Roman"/>
                    <w:color w:val="EE0000"/>
                    <w:szCs w:val="24"/>
                  </w:rPr>
                </w:rPrChange>
              </w:rPr>
              <w:t>(內容日期是2011年</w:t>
            </w:r>
            <w:r w:rsidRPr="00F43332">
              <w:rPr>
                <w:rFonts w:ascii="微軟正黑體" w:eastAsia="微軟正黑體" w:hAnsi="微軟正黑體" w:cs="Times New Roman" w:hint="eastAsia"/>
                <w:szCs w:val="24"/>
                <w:rPrChange w:id="1399" w:author="駱淳渝" w:date="2026-02-05T22:26:00Z" w16du:dateUtc="2026-02-05T14:26:00Z">
                  <w:rPr>
                    <w:rFonts w:ascii="微軟正黑體" w:eastAsia="微軟正黑體" w:hAnsi="微軟正黑體" w:cs="Times New Roman" w:hint="eastAsia"/>
                    <w:color w:val="EE0000"/>
                    <w:szCs w:val="24"/>
                  </w:rPr>
                </w:rPrChange>
              </w:rPr>
              <w:t>待確認</w:t>
            </w:r>
            <w:r w:rsidRPr="00F43332">
              <w:rPr>
                <w:rFonts w:ascii="微軟正黑體" w:eastAsia="微軟正黑體" w:hAnsi="微軟正黑體" w:cs="Times New Roman"/>
                <w:szCs w:val="24"/>
                <w:rPrChange w:id="1400" w:author="駱淳渝" w:date="2026-02-05T22:26:00Z" w16du:dateUtc="2026-02-05T14:26:00Z">
                  <w:rPr>
                    <w:rFonts w:ascii="微軟正黑體" w:eastAsia="微軟正黑體" w:hAnsi="微軟正黑體" w:cs="Times New Roman"/>
                    <w:color w:val="EE0000"/>
                    <w:szCs w:val="24"/>
                  </w:rPr>
                </w:rPrChange>
              </w:rPr>
              <w:t>)</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57A937F" w14:textId="20B4893B"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開始舉辦「正覺送暖」公益活動</w:t>
            </w:r>
            <w:r w:rsidRPr="00F43332">
              <w:rPr>
                <w:rStyle w:val="af2"/>
                <w:rFonts w:ascii="微軟正黑體" w:eastAsia="微軟正黑體" w:hAnsi="微軟正黑體"/>
                <w:bCs/>
                <w:szCs w:val="24"/>
              </w:rPr>
              <w:footnoteReference w:id="205"/>
            </w:r>
          </w:p>
        </w:tc>
        <w:tc>
          <w:tcPr>
            <w:tcW w:w="8222" w:type="dxa"/>
          </w:tcPr>
          <w:p w14:paraId="2ABD5B95" w14:textId="26BD6D43" w:rsidR="00540BBB" w:rsidRPr="00F43332" w:rsidRDefault="00540BBB" w:rsidP="00540BBB">
            <w:pPr>
              <w:spacing w:line="300" w:lineRule="exact"/>
              <w:jc w:val="both"/>
              <w:rPr>
                <w:rFonts w:ascii="微軟正黑體" w:eastAsia="微軟正黑體" w:hAnsi="微軟正黑體"/>
                <w:szCs w:val="24"/>
              </w:rPr>
            </w:pPr>
            <w:r w:rsidRPr="00F43332">
              <w:rPr>
                <w:rFonts w:ascii="微軟正黑體" w:eastAsia="微軟正黑體" w:hAnsi="微軟正黑體" w:cs="Times New Roman" w:hint="eastAsia"/>
                <w:szCs w:val="24"/>
              </w:rPr>
              <w:t>正覺兩會</w:t>
            </w:r>
            <w:r w:rsidR="00816B27" w:rsidRPr="00F43332">
              <w:rPr>
                <w:rFonts w:ascii="微軟正黑體" w:eastAsia="微軟正黑體" w:hAnsi="微軟正黑體" w:cs="Times New Roman"/>
                <w:szCs w:val="24"/>
              </w:rPr>
              <w:t>秉持平實導師「以財施與眾生結緣」之理念</w:t>
            </w:r>
            <w:r w:rsidR="002474C1" w:rsidRPr="00F43332">
              <w:rPr>
                <w:rStyle w:val="af2"/>
                <w:rFonts w:ascii="微軟正黑體" w:eastAsia="微軟正黑體" w:hAnsi="微軟正黑體" w:cs="Times New Roman"/>
                <w:szCs w:val="24"/>
              </w:rPr>
              <w:footnoteReference w:id="206"/>
            </w:r>
            <w:r w:rsidR="00816B27"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hint="eastAsia"/>
                <w:szCs w:val="24"/>
              </w:rPr>
              <w:t>自</w:t>
            </w:r>
            <w:r w:rsidRPr="00F43332">
              <w:rPr>
                <w:rFonts w:ascii="微軟正黑體" w:eastAsia="微軟正黑體" w:hAnsi="微軟正黑體" w:cs="Times New Roman"/>
                <w:szCs w:val="24"/>
                <w:shd w:val="clear" w:color="auto" w:fill="F2CEED" w:themeFill="accent5" w:themeFillTint="33"/>
              </w:rPr>
              <w:t>201</w:t>
            </w:r>
            <w:r w:rsidRPr="00F43332">
              <w:rPr>
                <w:rFonts w:ascii="微軟正黑體" w:eastAsia="微軟正黑體" w:hAnsi="微軟正黑體" w:cs="Times New Roman" w:hint="eastAsia"/>
                <w:szCs w:val="24"/>
                <w:shd w:val="clear" w:color="auto" w:fill="F2CEED" w:themeFill="accent5" w:themeFillTint="33"/>
              </w:rPr>
              <w:t>2</w:t>
            </w:r>
            <w:r w:rsidRPr="00F43332">
              <w:rPr>
                <w:rFonts w:ascii="微軟正黑體" w:eastAsia="微軟正黑體" w:hAnsi="微軟正黑體" w:cs="Times New Roman"/>
                <w:szCs w:val="24"/>
                <w:shd w:val="clear" w:color="auto" w:fill="F2CEED" w:themeFill="accent5" w:themeFillTint="33"/>
              </w:rPr>
              <w:t>年</w:t>
            </w:r>
            <w:r w:rsidRPr="00F43332">
              <w:rPr>
                <w:rFonts w:ascii="微軟正黑體" w:eastAsia="微軟正黑體" w:hAnsi="微軟正黑體" w:cs="Times New Roman" w:hint="eastAsia"/>
                <w:szCs w:val="24"/>
              </w:rPr>
              <w:t>起每年辦理「正覺送暖」公益活動</w:t>
            </w:r>
            <w:r w:rsidRPr="00F43332">
              <w:rPr>
                <w:rFonts w:ascii="微軟正黑體" w:eastAsia="微軟正黑體" w:hAnsi="微軟正黑體" w:cs="Times New Roman"/>
                <w:szCs w:val="24"/>
                <w:vertAlign w:val="superscript"/>
              </w:rPr>
              <w:footnoteReference w:id="207"/>
            </w:r>
            <w:r w:rsidRPr="00F43332">
              <w:rPr>
                <w:rFonts w:ascii="微軟正黑體" w:eastAsia="微軟正黑體" w:hAnsi="微軟正黑體" w:cs="Times New Roman" w:hint="eastAsia"/>
                <w:szCs w:val="24"/>
              </w:rPr>
              <w:t>，</w:t>
            </w:r>
            <w:r w:rsidR="00956ED4" w:rsidRPr="00F43332">
              <w:rPr>
                <w:rFonts w:ascii="微軟正黑體" w:eastAsia="微軟正黑體" w:hAnsi="微軟正黑體" w:cs="Times New Roman" w:hint="eastAsia"/>
                <w:szCs w:val="24"/>
              </w:rPr>
              <w:t>主</w:t>
            </w:r>
            <w:r w:rsidR="00956ED4" w:rsidRPr="00F43332">
              <w:rPr>
                <w:rFonts w:ascii="微軟正黑體" w:eastAsia="微軟正黑體" w:hAnsi="微軟正黑體" w:cs="Times New Roman"/>
                <w:szCs w:val="24"/>
              </w:rPr>
              <w:t>動深入鄰里幫助家境清寒民眾</w:t>
            </w:r>
            <w:r w:rsidR="00C6452A" w:rsidRPr="00F43332">
              <w:rPr>
                <w:rFonts w:ascii="微軟正黑體" w:eastAsia="微軟正黑體" w:hAnsi="微軟正黑體" w:cs="Times New Roman" w:hint="eastAsia"/>
                <w:szCs w:val="24"/>
              </w:rPr>
              <w:t>，從</w:t>
            </w:r>
            <w:r w:rsidR="00956ED4" w:rsidRPr="00F43332">
              <w:rPr>
                <w:rFonts w:ascii="微軟正黑體" w:eastAsia="微軟正黑體" w:hAnsi="微軟正黑體" w:cs="Times New Roman"/>
                <w:szCs w:val="24"/>
              </w:rPr>
              <w:t>贈送物資</w:t>
            </w:r>
            <w:r w:rsidR="00C6452A" w:rsidRPr="00F43332">
              <w:rPr>
                <w:rFonts w:ascii="微軟正黑體" w:eastAsia="微軟正黑體" w:hAnsi="微軟正黑體" w:cs="Times New Roman" w:hint="eastAsia"/>
                <w:szCs w:val="24"/>
              </w:rPr>
              <w:t>到</w:t>
            </w:r>
            <w:r w:rsidR="00956ED4" w:rsidRPr="00F43332">
              <w:rPr>
                <w:rFonts w:ascii="微軟正黑體" w:eastAsia="微軟正黑體" w:hAnsi="微軟正黑體" w:cs="Times New Roman"/>
                <w:szCs w:val="24"/>
              </w:rPr>
              <w:t>發放慰問金</w:t>
            </w:r>
            <w:r w:rsidR="00686046" w:rsidRPr="00F43332">
              <w:rPr>
                <w:rFonts w:ascii="微軟正黑體" w:eastAsia="微軟正黑體" w:hAnsi="微軟正黑體" w:cs="Times New Roman" w:hint="eastAsia"/>
                <w:szCs w:val="24"/>
              </w:rPr>
              <w:t>，</w:t>
            </w:r>
            <w:r w:rsidR="00956ED4" w:rsidRPr="00F43332">
              <w:rPr>
                <w:rFonts w:ascii="微軟正黑體" w:eastAsia="微軟正黑體" w:hAnsi="微軟正黑體" w:cs="Times New Roman"/>
                <w:szCs w:val="24"/>
              </w:rPr>
              <w:t>經費全數來自學員捐款，不對外募款，截至2022年累計捐助金額已逾6,700萬元。</w:t>
            </w:r>
            <w:r w:rsidRPr="00F43332">
              <w:rPr>
                <w:rFonts w:ascii="微軟正黑體" w:eastAsia="微軟正黑體" w:hAnsi="微軟正黑體" w:cs="Times New Roman"/>
                <w:szCs w:val="24"/>
                <w:vertAlign w:val="superscript"/>
              </w:rPr>
              <w:footnoteReference w:id="208"/>
            </w:r>
            <w:r w:rsidRPr="00F43332">
              <w:rPr>
                <w:rFonts w:ascii="微軟正黑體" w:eastAsia="微軟正黑體" w:hAnsi="微軟正黑體" w:cs="Times New Roman" w:hint="eastAsia"/>
                <w:szCs w:val="24"/>
              </w:rPr>
              <w:t>此公益活動名稱歷經「</w:t>
            </w:r>
            <w:r w:rsidRPr="00F43332">
              <w:rPr>
                <w:rFonts w:ascii="微軟正黑體" w:eastAsia="微軟正黑體" w:hAnsi="微軟正黑體" w:hint="eastAsia"/>
                <w:szCs w:val="24"/>
              </w:rPr>
              <w:t>雪中送炭、寒冬送暖、正覺送暖」等</w:t>
            </w:r>
            <w:r w:rsidRPr="00F43332">
              <w:rPr>
                <w:rFonts w:ascii="微軟正黑體" w:eastAsia="微軟正黑體" w:hAnsi="微軟正黑體"/>
                <w:szCs w:val="24"/>
                <w:vertAlign w:val="superscript"/>
              </w:rPr>
              <w:footnoteReference w:id="209"/>
            </w:r>
            <w:r w:rsidRPr="00F43332">
              <w:rPr>
                <w:rFonts w:ascii="微軟正黑體" w:eastAsia="微軟正黑體" w:hAnsi="微軟正黑體" w:hint="eastAsia"/>
                <w:szCs w:val="24"/>
              </w:rPr>
              <w:t>。</w:t>
            </w:r>
          </w:p>
          <w:p w14:paraId="1C872D9C" w14:textId="1DCF0696" w:rsidR="00540BBB" w:rsidRPr="00F43332" w:rsidRDefault="00540BBB" w:rsidP="0016169C">
            <w:pPr>
              <w:spacing w:after="0" w:line="32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此項公益活動還函蓋中小學校園品德之星，由本會代表至學校致贈經濟弱勢、品行良好學生清寒獎助學金。</w:t>
            </w:r>
            <w:r w:rsidRPr="00F43332">
              <w:rPr>
                <w:rFonts w:ascii="微軟正黑體" w:eastAsia="微軟正黑體" w:hAnsi="微軟正黑體"/>
                <w:szCs w:val="24"/>
                <w:vertAlign w:val="superscript"/>
              </w:rPr>
              <w:footnoteReference w:id="210"/>
            </w:r>
            <w:r w:rsidRPr="00F43332">
              <w:rPr>
                <w:rFonts w:ascii="微軟正黑體" w:eastAsia="微軟正黑體" w:hAnsi="微軟正黑體" w:cs="新細明體" w:hint="eastAsia"/>
                <w:szCs w:val="24"/>
                <w:lang w:bidi="ar-SA"/>
                <w:rPrChange w:id="1414" w:author="駱淳渝" w:date="2026-02-05T22:26:00Z" w16du:dateUtc="2026-02-05T14:26:00Z">
                  <w:rPr>
                    <w:rFonts w:ascii="新細明體" w:hAnsi="新細明體" w:cs="新細明體" w:hint="eastAsia"/>
                    <w:szCs w:val="24"/>
                    <w:lang w:bidi="ar-SA"/>
                  </w:rPr>
                </w:rPrChange>
              </w:rPr>
              <w:t xml:space="preserve"> </w:t>
            </w:r>
          </w:p>
        </w:tc>
      </w:tr>
      <w:tr w:rsidR="00F43332" w:rsidRPr="00F43332" w14:paraId="252D9EAC" w14:textId="08ED87AD"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45E7D3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F5F874"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2012</w:t>
            </w:r>
            <w:r w:rsidRPr="00F43332">
              <w:rPr>
                <w:rFonts w:ascii="微軟正黑體" w:eastAsia="微軟正黑體" w:hAnsi="微軟正黑體" w:cs="Times New Roman" w:hint="eastAsia"/>
                <w:szCs w:val="24"/>
              </w:rPr>
              <w:t>/12/00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2493557" w14:textId="5EF7B190"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發行《正覺</w:t>
            </w:r>
            <w:r w:rsidRPr="00F43332">
              <w:rPr>
                <w:rFonts w:ascii="微軟正黑體" w:eastAsia="微軟正黑體" w:hAnsi="微軟正黑體" w:cs="Times New Roman"/>
                <w:szCs w:val="24"/>
              </w:rPr>
              <w:t>e報</w:t>
            </w:r>
            <w:r w:rsidRPr="00F43332">
              <w:rPr>
                <w:rFonts w:ascii="微軟正黑體" w:eastAsia="微軟正黑體" w:hAnsi="微軟正黑體" w:cs="Times New Roman" w:hint="eastAsia"/>
                <w:szCs w:val="24"/>
              </w:rPr>
              <w:t>》</w:t>
            </w:r>
          </w:p>
        </w:tc>
        <w:tc>
          <w:tcPr>
            <w:tcW w:w="8222" w:type="dxa"/>
          </w:tcPr>
          <w:p w14:paraId="1B7AAEB3" w14:textId="36855A6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《正覺e報》內容函蓋講經及開課公告、網路弘法、出版資訊、真心新聞網等，讓大眾瞭解正覺同修會最新動態。後因應數位媒體轉型趨勢，2020/11停刊。</w:t>
            </w:r>
          </w:p>
        </w:tc>
      </w:tr>
      <w:tr w:rsidR="00F43332" w:rsidRPr="00F43332" w14:paraId="34802C0A" w14:textId="633E855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3F6704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03D9288"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2013/08/01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52B3D3B" w14:textId="0178DC9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出版《童女迦葉考》</w:t>
            </w:r>
          </w:p>
        </w:tc>
        <w:tc>
          <w:tcPr>
            <w:tcW w:w="8222" w:type="dxa"/>
          </w:tcPr>
          <w:p w14:paraId="708E6E10" w14:textId="7F038D38"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童女迦葉是佛世率領五百大比丘遊行於人間的大菩薩，她以童貞行而依止菩薩戒，於人間弘揚八識妙法，而非依聲聞戒弘化於人間；這是末法時代六識論聲聞凡夫所不樂見的史實，</w:t>
            </w:r>
            <w:r w:rsidR="00BC2AB9" w:rsidRPr="00F43332">
              <w:rPr>
                <w:rFonts w:ascii="微軟正黑體" w:eastAsia="微軟正黑體" w:hAnsi="微軟正黑體" w:cs="Times New Roman"/>
                <w:szCs w:val="24"/>
              </w:rPr>
              <w:t>於是呂凱文等人基於日本學術界批判佛教立場</w:t>
            </w:r>
            <w:r w:rsidRPr="00F43332">
              <w:rPr>
                <w:rStyle w:val="af2"/>
                <w:rFonts w:ascii="微軟正黑體" w:eastAsia="微軟正黑體" w:hAnsi="微軟正黑體" w:cs="Times New Roman"/>
                <w:szCs w:val="24"/>
              </w:rPr>
              <w:footnoteReference w:id="211"/>
            </w:r>
            <w:r w:rsidRPr="00F43332">
              <w:rPr>
                <w:rFonts w:ascii="微軟正黑體" w:eastAsia="微軟正黑體" w:hAnsi="微軟正黑體" w:cs="Times New Roman" w:hint="eastAsia"/>
                <w:szCs w:val="24"/>
              </w:rPr>
              <w:t>，</w:t>
            </w:r>
            <w:r w:rsidR="00BC2AB9" w:rsidRPr="00F43332">
              <w:rPr>
                <w:rFonts w:ascii="微軟正黑體" w:eastAsia="微軟正黑體" w:hAnsi="微軟正黑體" w:cs="Times New Roman"/>
                <w:szCs w:val="24"/>
              </w:rPr>
              <w:t>發表扭曲迦葉菩薩為聲聞僧等不實論著</w:t>
            </w:r>
            <w:r w:rsidRPr="00F43332">
              <w:rPr>
                <w:rFonts w:ascii="微軟正黑體" w:eastAsia="微軟正黑體" w:hAnsi="微軟正黑體" w:cs="Times New Roman" w:hint="eastAsia"/>
                <w:szCs w:val="24"/>
              </w:rPr>
              <w:t>。鑑於如是假借學術考證以籠罩大眾之謬論，扼殺今世後代大乘佛教學人法身慧命，平實導師遂舉證辨正而有此書。</w:t>
            </w:r>
          </w:p>
        </w:tc>
      </w:tr>
      <w:tr w:rsidR="00F43332" w:rsidRPr="00F43332" w14:paraId="47CE05CD" w14:textId="232147A3"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426482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AA2BA6"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2013/09/08</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A595D58" w14:textId="0E45D4C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舉行佛菩薩</w:t>
            </w:r>
            <w:r w:rsidRPr="00F43332">
              <w:rPr>
                <w:rFonts w:ascii="微軟正黑體" w:eastAsia="微軟正黑體" w:hAnsi="微軟正黑體" w:cs="Times New Roman" w:hint="eastAsia"/>
                <w:bCs/>
                <w:szCs w:val="24"/>
              </w:rPr>
              <w:t>舍利</w:t>
            </w:r>
            <w:r w:rsidRPr="00F43332">
              <w:rPr>
                <w:rFonts w:ascii="微軟正黑體" w:eastAsia="微軟正黑體" w:hAnsi="微軟正黑體" w:cs="Times New Roman" w:hint="eastAsia"/>
                <w:szCs w:val="24"/>
              </w:rPr>
              <w:t>安奉法會</w:t>
            </w:r>
            <w:r w:rsidRPr="00F43332">
              <w:rPr>
                <w:rStyle w:val="af2"/>
                <w:rFonts w:ascii="微軟正黑體" w:eastAsia="微軟正黑體" w:hAnsi="微軟正黑體"/>
                <w:bCs/>
                <w:szCs w:val="24"/>
              </w:rPr>
              <w:footnoteReference w:id="212"/>
            </w:r>
          </w:p>
        </w:tc>
        <w:tc>
          <w:tcPr>
            <w:tcW w:w="8222" w:type="dxa"/>
          </w:tcPr>
          <w:p w14:paraId="4EC5FA60" w14:textId="71918B5F"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本會在因緣聚合之下，獲得 釋迦牟尼佛的骨舍利、觀世音菩薩的血舍利、</w:t>
            </w:r>
            <w:r w:rsidRPr="00F43332">
              <w:rPr>
                <w:rFonts w:ascii="微軟正黑體" w:eastAsia="微軟正黑體" w:hAnsi="微軟正黑體" w:hint="eastAsia"/>
                <w:szCs w:val="24"/>
              </w:rPr>
              <w:t>玄奘菩薩的頂骨舍利</w:t>
            </w:r>
            <w:r w:rsidRPr="00F43332">
              <w:rPr>
                <w:rFonts w:ascii="微軟正黑體" w:eastAsia="微軟正黑體" w:hAnsi="微軟正黑體" w:cs="Times New Roman" w:hint="eastAsia"/>
                <w:szCs w:val="24"/>
              </w:rPr>
              <w:t>，平實導師藉由</w:t>
            </w:r>
            <w:r w:rsidRPr="00F43332">
              <w:rPr>
                <w:rFonts w:ascii="微軟正黑體" w:eastAsia="微軟正黑體" w:hAnsi="微軟正黑體" w:hint="eastAsia"/>
                <w:szCs w:val="24"/>
              </w:rPr>
              <w:t>《法華經》〈觀世音菩薩普門品〉講畢因緣，</w:t>
            </w:r>
            <w:r w:rsidRPr="00F43332">
              <w:rPr>
                <w:rFonts w:ascii="微軟正黑體" w:eastAsia="微軟正黑體" w:hAnsi="微軟正黑體" w:cs="Times New Roman" w:hint="eastAsia"/>
                <w:szCs w:val="24"/>
              </w:rPr>
              <w:t>於2013/9/8在正覺臺北講堂主持舍利安奉法會</w:t>
            </w:r>
            <w:r w:rsidRPr="00F43332">
              <w:rPr>
                <w:rFonts w:ascii="微軟正黑體" w:eastAsia="微軟正黑體" w:hAnsi="微軟正黑體" w:cs="Times New Roman"/>
                <w:szCs w:val="24"/>
                <w:vertAlign w:val="superscript"/>
              </w:rPr>
              <w:footnoteReference w:id="213"/>
            </w:r>
            <w:r w:rsidRPr="00F43332">
              <w:rPr>
                <w:rFonts w:ascii="微軟正黑體" w:eastAsia="微軟正黑體" w:hAnsi="微軟正黑體" w:hint="eastAsia"/>
                <w:szCs w:val="24"/>
              </w:rPr>
              <w:t>。</w:t>
            </w:r>
          </w:p>
        </w:tc>
      </w:tr>
      <w:tr w:rsidR="00F43332" w:rsidRPr="00F43332" w14:paraId="23462A2B" w14:textId="1C231DA1" w:rsidTr="12B8A48B">
        <w:tc>
          <w:tcPr>
            <w:tcW w:w="1108" w:type="dxa"/>
            <w:tcMar>
              <w:top w:w="40" w:type="dxa"/>
              <w:left w:w="40" w:type="dxa"/>
              <w:bottom w:w="40" w:type="dxa"/>
              <w:right w:w="40" w:type="dxa"/>
            </w:tcMar>
            <w:vAlign w:val="center"/>
          </w:tcPr>
          <w:p w14:paraId="20A25160"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E188E5E"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2013/12/17</w:t>
            </w:r>
          </w:p>
        </w:tc>
        <w:tc>
          <w:tcPr>
            <w:tcW w:w="4395" w:type="dxa"/>
            <w:tcMar>
              <w:top w:w="100" w:type="dxa"/>
              <w:left w:w="100" w:type="dxa"/>
              <w:bottom w:w="100" w:type="dxa"/>
              <w:right w:w="100" w:type="dxa"/>
            </w:tcMar>
            <w:vAlign w:val="center"/>
          </w:tcPr>
          <w:p w14:paraId="5F1A725B" w14:textId="103165F2"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導師開講《佛藏經》</w:t>
            </w:r>
          </w:p>
        </w:tc>
        <w:tc>
          <w:tcPr>
            <w:tcW w:w="8222" w:type="dxa"/>
          </w:tcPr>
          <w:p w14:paraId="0A345A6C" w14:textId="6D041B29" w:rsidR="00540BBB" w:rsidRPr="00F43332" w:rsidRDefault="00540BBB" w:rsidP="00540BBB">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平實導師依於大慈悲心細解 世尊於《佛藏經》開示之真實義理，並教導大眾區分善知識與惡知識之別，從而正確修學佛法，勸勉學人清淨邪見、清淨持戒，滅除業障而得證法</w:t>
            </w:r>
            <w:r w:rsidRPr="00F43332">
              <w:rPr>
                <w:rStyle w:val="af2"/>
                <w:rFonts w:ascii="微軟正黑體" w:eastAsia="微軟正黑體" w:hAnsi="微軟正黑體" w:cs="Times New Roman"/>
                <w:szCs w:val="24"/>
              </w:rPr>
              <w:footnoteReference w:id="214"/>
            </w:r>
            <w:r w:rsidRPr="00F43332">
              <w:rPr>
                <w:rFonts w:ascii="微軟正黑體" w:eastAsia="微軟正黑體" w:hAnsi="微軟正黑體" w:cs="Times New Roman" w:hint="eastAsia"/>
                <w:szCs w:val="24"/>
              </w:rPr>
              <w:t>。2017/12/19宣講圓滿後出版《佛藏經講義》全套共二十一輯。於2019/7/31出版第一輯，於2022/11/30出版第二十一輯。</w:t>
            </w:r>
          </w:p>
        </w:tc>
      </w:tr>
      <w:tr w:rsidR="00F43332" w:rsidRPr="00F43332" w14:paraId="07EB444F" w14:textId="157D85CD" w:rsidTr="12B8A48B">
        <w:tc>
          <w:tcPr>
            <w:tcW w:w="1108" w:type="dxa"/>
            <w:tcMar>
              <w:top w:w="40" w:type="dxa"/>
              <w:left w:w="40" w:type="dxa"/>
              <w:bottom w:w="40" w:type="dxa"/>
              <w:right w:w="40" w:type="dxa"/>
            </w:tcMar>
            <w:vAlign w:val="center"/>
          </w:tcPr>
          <w:p w14:paraId="55CC6C6A"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E681293"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2014/01/01#</w:t>
            </w:r>
          </w:p>
        </w:tc>
        <w:tc>
          <w:tcPr>
            <w:tcW w:w="4395" w:type="dxa"/>
            <w:tcMar>
              <w:top w:w="100" w:type="dxa"/>
              <w:left w:w="100" w:type="dxa"/>
              <w:bottom w:w="100" w:type="dxa"/>
              <w:right w:w="100" w:type="dxa"/>
            </w:tcMar>
            <w:vAlign w:val="center"/>
          </w:tcPr>
          <w:p w14:paraId="199D52BE" w14:textId="5192E21D"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成立嘉義講堂</w:t>
            </w:r>
          </w:p>
        </w:tc>
        <w:tc>
          <w:tcPr>
            <w:tcW w:w="8222" w:type="dxa"/>
          </w:tcPr>
          <w:p w14:paraId="0B82D587" w14:textId="506E12EE" w:rsidR="00540BBB" w:rsidRPr="00F43332" w:rsidRDefault="00540BBB" w:rsidP="00540BBB">
            <w:pPr>
              <w:spacing w:after="0" w:line="300" w:lineRule="exact"/>
              <w:jc w:val="both"/>
              <w:rPr>
                <w:rFonts w:ascii="微軟正黑體" w:eastAsia="微軟正黑體" w:hAnsi="微軟正黑體" w:cs="Times New Roman"/>
                <w:bCs/>
                <w:szCs w:val="24"/>
              </w:rPr>
            </w:pPr>
            <w:commentRangeStart w:id="1423"/>
            <w:commentRangeStart w:id="1424"/>
            <w:r w:rsidRPr="00F43332">
              <w:rPr>
                <w:rFonts w:ascii="微軟正黑體" w:eastAsia="微軟正黑體" w:hAnsi="微軟正黑體" w:cs="Times New Roman" w:hint="eastAsia"/>
                <w:szCs w:val="24"/>
              </w:rPr>
              <w:t>嘉義講堂於2014年成立，座落於臺灣嘉義市友愛路288號8樓之1、8樓之2。</w:t>
            </w:r>
            <w:commentRangeEnd w:id="1423"/>
            <w:r w:rsidR="00F43332" w:rsidRPr="00B4303B">
              <w:rPr>
                <w:rStyle w:val="af5"/>
                <w:rFonts w:ascii="微軟正黑體" w:eastAsia="微軟正黑體" w:hAnsi="微軟正黑體" w:cs="Times New Roman"/>
                <w:bCs/>
                <w:sz w:val="24"/>
                <w:szCs w:val="24"/>
              </w:rPr>
              <w:commentReference w:id="1423"/>
            </w:r>
            <w:commentRangeEnd w:id="1424"/>
            <w:r w:rsidRPr="00B4303B">
              <w:rPr>
                <w:rStyle w:val="af5"/>
                <w:rFonts w:ascii="微軟正黑體" w:eastAsia="微軟正黑體" w:hAnsi="微軟正黑體" w:cs="Times New Roman"/>
                <w:bCs/>
                <w:sz w:val="24"/>
                <w:szCs w:val="24"/>
              </w:rPr>
              <w:commentReference w:id="1424"/>
            </w:r>
          </w:p>
        </w:tc>
      </w:tr>
      <w:tr w:rsidR="00F43332" w:rsidRPr="00F43332" w14:paraId="2D0352AD" w14:textId="35465D8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86BFE9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13325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2014/02/01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57FDA27" w14:textId="0DA60DC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w:t>
            </w:r>
            <w:r w:rsidRPr="00F43332">
              <w:rPr>
                <w:rFonts w:ascii="微軟正黑體" w:eastAsia="微軟正黑體" w:hAnsi="微軟正黑體" w:hint="eastAsia"/>
                <w:szCs w:val="24"/>
                <w:shd w:val="clear" w:color="auto" w:fill="FFFFFF"/>
              </w:rPr>
              <w:t>陸正元老師著</w:t>
            </w:r>
            <w:r w:rsidRPr="00F43332">
              <w:rPr>
                <w:rFonts w:ascii="微軟正黑體" w:eastAsia="微軟正黑體" w:hAnsi="微軟正黑體" w:cs="Times New Roman" w:hint="eastAsia"/>
                <w:szCs w:val="24"/>
              </w:rPr>
              <w:t>《邪箭囈語》</w:t>
            </w:r>
          </w:p>
        </w:tc>
        <w:tc>
          <w:tcPr>
            <w:tcW w:w="8222" w:type="dxa"/>
          </w:tcPr>
          <w:p w14:paraId="677EFACD" w14:textId="444B58EA"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shd w:val="clear" w:color="auto" w:fill="FFFFFF"/>
              </w:rPr>
              <w:t>西藏密教</w:t>
            </w:r>
            <w:r w:rsidRPr="00F43332">
              <w:rPr>
                <w:rFonts w:ascii="微軟正黑體" w:eastAsia="微軟正黑體" w:hAnsi="微軟正黑體"/>
                <w:szCs w:val="24"/>
                <w:shd w:val="clear" w:color="auto" w:fill="FFFFFF"/>
              </w:rPr>
              <w:t xml:space="preserve">多識仁波切造《破魔金剛箭雨論》，將 </w:t>
            </w:r>
            <w:r w:rsidRPr="00F43332">
              <w:rPr>
                <w:rFonts w:ascii="微軟正黑體" w:eastAsia="微軟正黑體" w:hAnsi="微軟正黑體" w:hint="eastAsia"/>
                <w:szCs w:val="24"/>
                <w:shd w:val="clear" w:color="auto" w:fill="FFFFFF"/>
              </w:rPr>
              <w:t>平實導師「</w:t>
            </w:r>
            <w:r w:rsidRPr="00F43332">
              <w:rPr>
                <w:rStyle w:val="text-kai"/>
                <w:rFonts w:ascii="微軟正黑體" w:eastAsia="微軟正黑體" w:hAnsi="微軟正黑體" w:hint="eastAsia"/>
                <w:szCs w:val="24"/>
                <w:shd w:val="clear" w:color="auto" w:fill="FFFFFF"/>
              </w:rPr>
              <w:t>破喇嘛教外道之邪，顯佛教正法之正</w:t>
            </w:r>
            <w:r w:rsidRPr="00F43332">
              <w:rPr>
                <w:rFonts w:ascii="微軟正黑體" w:eastAsia="微軟正黑體" w:hAnsi="微軟正黑體" w:hint="eastAsia"/>
                <w:szCs w:val="24"/>
                <w:shd w:val="clear" w:color="auto" w:fill="FFFFFF"/>
              </w:rPr>
              <w:t>」，扭曲為「</w:t>
            </w:r>
            <w:r w:rsidRPr="00F43332">
              <w:rPr>
                <w:rStyle w:val="text-kai"/>
                <w:rFonts w:ascii="微軟正黑體" w:eastAsia="微軟正黑體" w:hAnsi="微軟正黑體" w:hint="eastAsia"/>
                <w:szCs w:val="24"/>
                <w:shd w:val="clear" w:color="auto" w:fill="FFFFFF"/>
              </w:rPr>
              <w:t>邪魔外道之蕭平實，正對佛法作惡毒進攻</w:t>
            </w:r>
            <w:r w:rsidRPr="00F43332">
              <w:rPr>
                <w:rFonts w:ascii="微軟正黑體" w:eastAsia="微軟正黑體" w:hAnsi="微軟正黑體" w:hint="eastAsia"/>
                <w:szCs w:val="24"/>
                <w:shd w:val="clear" w:color="auto" w:fill="FFFFFF"/>
              </w:rPr>
              <w:t>」。本會陸正元老師</w:t>
            </w:r>
            <w:r w:rsidRPr="00F43332">
              <w:rPr>
                <w:rFonts w:ascii="微軟正黑體" w:eastAsia="微軟正黑體" w:hAnsi="微軟正黑體"/>
                <w:szCs w:val="24"/>
                <w:shd w:val="clear" w:color="auto" w:fill="FFFFFF"/>
              </w:rPr>
              <w:t>為文回應</w:t>
            </w:r>
            <w:r w:rsidRPr="00F43332">
              <w:rPr>
                <w:rFonts w:ascii="微軟正黑體" w:eastAsia="微軟正黑體" w:hAnsi="微軟正黑體" w:hint="eastAsia"/>
                <w:szCs w:val="24"/>
                <w:shd w:val="clear" w:color="auto" w:fill="FFFFFF"/>
              </w:rPr>
              <w:t>其</w:t>
            </w:r>
            <w:r w:rsidRPr="00F43332">
              <w:rPr>
                <w:rFonts w:ascii="微軟正黑體" w:eastAsia="微軟正黑體" w:hAnsi="微軟正黑體"/>
                <w:szCs w:val="24"/>
                <w:shd w:val="clear" w:color="auto" w:fill="FFFFFF"/>
              </w:rPr>
              <w:t>錯謬處</w:t>
            </w:r>
            <w:r w:rsidRPr="00F43332">
              <w:rPr>
                <w:rFonts w:ascii="微軟正黑體" w:eastAsia="微軟正黑體" w:hAnsi="微軟正黑體" w:hint="eastAsia"/>
                <w:szCs w:val="24"/>
                <w:shd w:val="clear" w:color="auto" w:fill="FFFFFF"/>
              </w:rPr>
              <w:t>而撰寫</w:t>
            </w:r>
            <w:r w:rsidRPr="00F43332">
              <w:rPr>
                <w:rFonts w:ascii="微軟正黑體" w:eastAsia="微軟正黑體" w:hAnsi="微軟正黑體" w:cs="Times New Roman" w:hint="eastAsia"/>
                <w:szCs w:val="24"/>
              </w:rPr>
              <w:t>《邪箭</w:t>
            </w:r>
            <w:r w:rsidRPr="00F43332">
              <w:rPr>
                <w:rFonts w:ascii="微軟正黑體" w:eastAsia="微軟正黑體" w:hAnsi="微軟正黑體" w:hint="eastAsia"/>
                <w:szCs w:val="24"/>
                <w:shd w:val="clear" w:color="auto" w:fill="FFFFFF"/>
              </w:rPr>
              <w:t>囈語》，舉示假藏傳佛教背景及多識違真悖實之舉，並依佛法核心如來藏與三乘菩提架構來作比對，使讀者不致被其囈語迷惑而誤入歧途。</w:t>
            </w:r>
            <w:r w:rsidRPr="00F43332">
              <w:rPr>
                <w:rStyle w:val="af2"/>
                <w:rFonts w:ascii="微軟正黑體" w:eastAsia="微軟正黑體" w:hAnsi="微軟正黑體"/>
                <w:szCs w:val="24"/>
                <w:shd w:val="clear" w:color="auto" w:fill="FFFFFF"/>
                <w:rPrChange w:id="1425" w:author="駱淳渝" w:date="2026-02-05T22:26:00Z" w16du:dateUtc="2026-02-05T14:26:00Z">
                  <w:rPr>
                    <w:rStyle w:val="af2"/>
                    <w:rFonts w:ascii="微軟正黑體" w:eastAsia="微軟正黑體" w:hAnsi="微軟正黑體"/>
                    <w:color w:val="3E3A39"/>
                    <w:szCs w:val="24"/>
                    <w:shd w:val="clear" w:color="auto" w:fill="FFFFFF"/>
                  </w:rPr>
                </w:rPrChange>
              </w:rPr>
              <w:footnoteReference w:id="215"/>
            </w:r>
          </w:p>
        </w:tc>
      </w:tr>
      <w:tr w:rsidR="00F43332" w:rsidRPr="00F43332" w14:paraId="17124992" w14:textId="0D6886DB"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38778C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F318ADE"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2014/02/08</w:t>
            </w:r>
            <w:r w:rsidRPr="00F43332">
              <w:rPr>
                <w:rStyle w:val="af2"/>
                <w:rFonts w:ascii="微軟正黑體" w:eastAsia="微軟正黑體" w:hAnsi="微軟正黑體"/>
                <w:bCs/>
                <w:szCs w:val="24"/>
              </w:rPr>
              <w:footnoteReference w:id="216"/>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AA92404" w14:textId="199EE878"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首次深入社區進行宣導活動</w:t>
            </w:r>
          </w:p>
        </w:tc>
        <w:tc>
          <w:tcPr>
            <w:tcW w:w="8222" w:type="dxa"/>
          </w:tcPr>
          <w:p w14:paraId="636EA7E8" w14:textId="77788DD3" w:rsidR="00540BBB" w:rsidRPr="00F43332" w:rsidRDefault="00540BBB" w:rsidP="00540BBB">
            <w:pPr>
              <w:autoSpaceDE w:val="0"/>
              <w:autoSpaceDN w:val="0"/>
              <w:adjustRightInd w:val="0"/>
              <w:spacing w:line="320" w:lineRule="exact"/>
              <w:rPr>
                <w:rFonts w:ascii="微軟正黑體" w:eastAsia="微軟正黑體" w:hAnsi="微軟正黑體" w:cs="PingFang TC"/>
                <w:szCs w:val="24"/>
                <w:lang w:bidi="ar-SA"/>
              </w:rPr>
            </w:pPr>
            <w:r w:rsidRPr="00F43332">
              <w:rPr>
                <w:rFonts w:ascii="微軟正黑體" w:eastAsia="微軟正黑體" w:hAnsi="微軟正黑體" w:cs="PingFang TC" w:hint="eastAsia"/>
                <w:szCs w:val="24"/>
                <w:lang w:bidi="ar-SA"/>
              </w:rPr>
              <w:t>正覺同修會參與臺北市大同區保安里舉辦的元宵節晚會，這是本會首次深入社區，宣導民眾提高自我保護意識，避免遭到密宗雙身法傷害。</w:t>
            </w:r>
          </w:p>
          <w:p w14:paraId="7E0A471D" w14:textId="1AF879E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PingFang TC" w:hint="eastAsia"/>
                <w:szCs w:val="24"/>
                <w:lang w:bidi="ar-SA"/>
              </w:rPr>
              <w:t>之後在元宵節、母親節、端午節等重要節慶，臺灣各地正覺講堂義工們熱心參與</w:t>
            </w:r>
            <w:bookmarkStart w:id="1428" w:name="_Hlk201786997"/>
            <w:r w:rsidRPr="00F43332">
              <w:rPr>
                <w:rFonts w:ascii="微軟正黑體" w:eastAsia="微軟正黑體" w:hAnsi="微軟正黑體" w:cs="PingFang TC" w:hint="eastAsia"/>
                <w:szCs w:val="24"/>
                <w:lang w:bidi="ar-SA"/>
              </w:rPr>
              <w:t>社區鄰里活動，除了自編自導各類社教短劇演出，還陳列免費結緣書、舉辦有獎徵答活動，與鄉親們廣結善緣</w:t>
            </w:r>
            <w:r w:rsidRPr="00F43332">
              <w:rPr>
                <w:rStyle w:val="af2"/>
                <w:rFonts w:ascii="微軟正黑體" w:eastAsia="微軟正黑體" w:hAnsi="微軟正黑體" w:cs="PingFang TC"/>
                <w:szCs w:val="24"/>
                <w:lang w:bidi="ar-SA"/>
              </w:rPr>
              <w:footnoteReference w:id="217"/>
            </w:r>
            <w:r w:rsidRPr="00F43332">
              <w:rPr>
                <w:rFonts w:ascii="微軟正黑體" w:eastAsia="微軟正黑體" w:hAnsi="微軟正黑體" w:cs="PingFang TC" w:hint="eastAsia"/>
                <w:szCs w:val="24"/>
                <w:lang w:bidi="ar-SA"/>
              </w:rPr>
              <w:t>。後</w:t>
            </w:r>
            <w:commentRangeStart w:id="1431"/>
            <w:r w:rsidRPr="00F43332">
              <w:rPr>
                <w:rFonts w:ascii="微軟正黑體" w:eastAsia="微軟正黑體" w:hAnsi="微軟正黑體" w:cs="PingFang TC" w:hint="eastAsia"/>
                <w:szCs w:val="24"/>
                <w:lang w:bidi="ar-SA"/>
              </w:rPr>
              <w:t>又增加講座式教育宣導，以推廣正法</w:t>
            </w:r>
            <w:r w:rsidRPr="00F43332">
              <w:rPr>
                <w:rStyle w:val="af2"/>
                <w:rFonts w:ascii="微軟正黑體" w:eastAsia="微軟正黑體" w:hAnsi="微軟正黑體" w:cs="PingFang TC"/>
                <w:szCs w:val="24"/>
                <w:lang w:bidi="ar-SA"/>
              </w:rPr>
              <w:footnoteReference w:id="218"/>
            </w:r>
            <w:r w:rsidRPr="00F43332">
              <w:rPr>
                <w:rFonts w:ascii="微軟正黑體" w:eastAsia="微軟正黑體" w:hAnsi="微軟正黑體" w:cs="PingFang TC" w:hint="eastAsia"/>
                <w:szCs w:val="24"/>
                <w:lang w:bidi="ar-SA"/>
              </w:rPr>
              <w:t>。</w:t>
            </w:r>
            <w:bookmarkEnd w:id="1428"/>
            <w:commentRangeEnd w:id="1431"/>
            <w:r w:rsidR="00F43332" w:rsidRPr="009F40FA">
              <w:rPr>
                <w:rStyle w:val="af5"/>
                <w:rFonts w:ascii="微軟正黑體" w:eastAsia="微軟正黑體" w:hAnsi="微軟正黑體" w:cs="Times New Roman"/>
                <w:sz w:val="24"/>
                <w:szCs w:val="24"/>
              </w:rPr>
              <w:commentReference w:id="1431"/>
            </w:r>
          </w:p>
        </w:tc>
      </w:tr>
      <w:tr w:rsidR="00F43332" w:rsidRPr="00F43332" w14:paraId="1609D5C9" w14:textId="3493F8EF"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788FB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D2EEEF2"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2014/03/01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C9196F9" w14:textId="39A4D4B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w:t>
            </w:r>
            <w:r w:rsidRPr="00F43332">
              <w:rPr>
                <w:rFonts w:ascii="微軟正黑體" w:eastAsia="微軟正黑體" w:hAnsi="微軟正黑體"/>
                <w:szCs w:val="24"/>
                <w:shd w:val="clear" w:color="auto" w:fill="FFFFFF"/>
              </w:rPr>
              <w:t>黃正倖老師</w:t>
            </w:r>
            <w:r w:rsidRPr="00F43332">
              <w:rPr>
                <w:rFonts w:ascii="微軟正黑體" w:eastAsia="微軟正黑體" w:hAnsi="微軟正黑體" w:hint="eastAsia"/>
                <w:szCs w:val="24"/>
                <w:shd w:val="clear" w:color="auto" w:fill="FFFFFF"/>
              </w:rPr>
              <w:t>著</w:t>
            </w:r>
            <w:r w:rsidRPr="00F43332">
              <w:rPr>
                <w:rFonts w:ascii="微軟正黑體" w:eastAsia="微軟正黑體" w:hAnsi="微軟正黑體" w:cs="Times New Roman"/>
                <w:szCs w:val="24"/>
              </w:rPr>
              <w:t>《見性與看話頭》</w:t>
            </w:r>
          </w:p>
        </w:tc>
        <w:tc>
          <w:tcPr>
            <w:tcW w:w="8222" w:type="dxa"/>
          </w:tcPr>
          <w:p w14:paraId="2BC1C297" w14:textId="4912583C"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shd w:val="clear" w:color="auto" w:fill="FFFFFF"/>
              </w:rPr>
              <w:t>本會</w:t>
            </w:r>
            <w:r w:rsidRPr="00F43332">
              <w:rPr>
                <w:rFonts w:ascii="微軟正黑體" w:eastAsia="微軟正黑體" w:hAnsi="微軟正黑體"/>
                <w:szCs w:val="24"/>
                <w:shd w:val="clear" w:color="auto" w:fill="FFFFFF"/>
              </w:rPr>
              <w:t>黃正倖老師依親眼得見而受用眼見佛性之功德，</w:t>
            </w:r>
            <w:r w:rsidRPr="00F43332">
              <w:rPr>
                <w:rFonts w:ascii="微軟正黑體" w:eastAsia="微軟正黑體" w:hAnsi="微軟正黑體" w:hint="eastAsia"/>
                <w:szCs w:val="24"/>
                <w:shd w:val="clear" w:color="auto" w:fill="FFFFFF"/>
              </w:rPr>
              <w:t>撰寫</w:t>
            </w:r>
            <w:r w:rsidRPr="00F43332">
              <w:rPr>
                <w:rFonts w:ascii="微軟正黑體" w:eastAsia="微軟正黑體" w:hAnsi="微軟正黑體"/>
                <w:szCs w:val="24"/>
                <w:shd w:val="clear" w:color="auto" w:fill="FFFFFF"/>
              </w:rPr>
              <w:t>《見性與看話頭》</w:t>
            </w:r>
            <w:r w:rsidRPr="00F43332">
              <w:rPr>
                <w:rFonts w:ascii="微軟正黑體" w:eastAsia="微軟正黑體" w:hAnsi="微軟正黑體" w:hint="eastAsia"/>
                <w:szCs w:val="24"/>
                <w:shd w:val="clear" w:color="auto" w:fill="FFFFFF"/>
              </w:rPr>
              <w:t>，詳說禪宗看話頭方法，並細說看話頭與眼見佛性的關係，以及眼見佛性者求見佛性前必須具備的條件</w:t>
            </w:r>
            <w:r w:rsidRPr="00F43332">
              <w:rPr>
                <w:rFonts w:ascii="微軟正黑體" w:eastAsia="微軟正黑體" w:hAnsi="微軟正黑體"/>
                <w:szCs w:val="24"/>
                <w:shd w:val="clear" w:color="auto" w:fill="FFFFFF"/>
              </w:rPr>
              <w:t>。</w:t>
            </w:r>
          </w:p>
        </w:tc>
      </w:tr>
      <w:tr w:rsidR="00F43332" w:rsidRPr="00F43332" w14:paraId="5A0BE243" w14:textId="4352E58F"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25B3EF6"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18B2D05"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2014/06/19</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9525214" w14:textId="77777777" w:rsidR="00540BBB" w:rsidRPr="00F43332" w:rsidRDefault="00540BBB" w:rsidP="00540BBB">
            <w:pPr>
              <w:spacing w:after="0" w:line="300" w:lineRule="exact"/>
              <w:jc w:val="both"/>
              <w:rPr>
                <w:rFonts w:ascii="微軟正黑體" w:eastAsia="微軟正黑體" w:hAnsi="微軟正黑體" w:cs="Times New Roman"/>
                <w:szCs w:val="24"/>
              </w:rPr>
            </w:pPr>
            <w:bookmarkStart w:id="1434" w:name="_Hlk186207676"/>
            <w:r w:rsidRPr="00F43332">
              <w:rPr>
                <w:rFonts w:ascii="微軟正黑體" w:eastAsia="微軟正黑體" w:hAnsi="微軟正黑體" w:cs="Times New Roman" w:hint="eastAsia"/>
                <w:szCs w:val="24"/>
              </w:rPr>
              <w:t>首度接受陸媒專訪，宣揚傳統佛教文化</w:t>
            </w:r>
            <w:r w:rsidRPr="00F43332">
              <w:rPr>
                <w:rStyle w:val="af2"/>
                <w:rFonts w:ascii="微軟正黑體" w:eastAsia="微軟正黑體" w:hAnsi="微軟正黑體"/>
                <w:bCs/>
                <w:szCs w:val="24"/>
              </w:rPr>
              <w:footnoteReference w:id="219"/>
            </w:r>
          </w:p>
          <w:bookmarkEnd w:id="1434"/>
          <w:p w14:paraId="5079641A" w14:textId="77777777" w:rsidR="00540BBB" w:rsidRPr="00F43332" w:rsidRDefault="00540BBB" w:rsidP="00540BBB">
            <w:pPr>
              <w:spacing w:after="0" w:line="300" w:lineRule="exact"/>
              <w:jc w:val="both"/>
              <w:rPr>
                <w:rFonts w:ascii="微軟正黑體" w:eastAsia="微軟正黑體" w:hAnsi="微軟正黑體" w:cs="Times New Roman"/>
                <w:szCs w:val="24"/>
              </w:rPr>
            </w:pPr>
          </w:p>
        </w:tc>
        <w:tc>
          <w:tcPr>
            <w:tcW w:w="8222" w:type="dxa"/>
          </w:tcPr>
          <w:p w14:paraId="5E3D7C75" w14:textId="2FA0DC6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2014/6/19</w:t>
            </w:r>
            <w:r w:rsidRPr="00F43332">
              <w:rPr>
                <w:rFonts w:ascii="微軟正黑體" w:eastAsia="微軟正黑體" w:hAnsi="微軟正黑體" w:cs="Times New Roman" w:hint="eastAsia"/>
                <w:szCs w:val="24"/>
              </w:rPr>
              <w:t>中國大陸「中國網」首次採訪本會親教師、正覺教育基金會董事長。</w:t>
            </w:r>
            <w:r w:rsidRPr="00F43332">
              <w:rPr>
                <w:rFonts w:ascii="微軟正黑體" w:eastAsia="微軟正黑體" w:hAnsi="微軟正黑體" w:hint="eastAsia"/>
                <w:szCs w:val="24"/>
              </w:rPr>
              <w:t>之後本會多位親教多次</w:t>
            </w:r>
            <w:r w:rsidRPr="00F43332">
              <w:rPr>
                <w:rFonts w:ascii="微軟正黑體" w:eastAsia="微軟正黑體" w:hAnsi="微軟正黑體" w:cs="Times New Roman" w:hint="eastAsia"/>
                <w:szCs w:val="24"/>
              </w:rPr>
              <w:t>接受專訪，介紹正覺及如來藏法，與弘揚中國的優秀傳統佛教文化。</w:t>
            </w:r>
          </w:p>
        </w:tc>
      </w:tr>
      <w:tr w:rsidR="00F43332" w:rsidRPr="00F43332" w14:paraId="01475467" w14:textId="5BD7C1A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0FD9B40"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C39AE7B"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2014/07/24</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BE7826C" w14:textId="3853652C"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首次舉辦教師研習營</w:t>
            </w:r>
          </w:p>
        </w:tc>
        <w:tc>
          <w:tcPr>
            <w:tcW w:w="8222" w:type="dxa"/>
          </w:tcPr>
          <w:p w14:paraId="24E49BCA" w14:textId="774AAA23" w:rsidR="00540BBB" w:rsidRPr="00F43332" w:rsidRDefault="00540BBB" w:rsidP="00540BBB">
            <w:pPr>
              <w:spacing w:line="320" w:lineRule="exact"/>
              <w:rPr>
                <w:rFonts w:ascii="微軟正黑體" w:eastAsia="微軟正黑體" w:hAnsi="微軟正黑體"/>
                <w:szCs w:val="24"/>
              </w:rPr>
            </w:pPr>
            <w:r w:rsidRPr="00F43332">
              <w:rPr>
                <w:rFonts w:ascii="微軟正黑體" w:eastAsia="微軟正黑體" w:hAnsi="微軟正黑體" w:hint="eastAsia"/>
                <w:szCs w:val="24"/>
              </w:rPr>
              <w:t>鑑於老師們在學校經常面對種種新挑戰，正覺教育基金會</w:t>
            </w:r>
            <w:r w:rsidRPr="00F43332">
              <w:rPr>
                <w:rFonts w:ascii="微軟正黑體" w:eastAsia="微軟正黑體" w:hAnsi="微軟正黑體" w:cs="Times New Roman"/>
                <w:szCs w:val="24"/>
              </w:rPr>
              <w:t>2014/7/24</w:t>
            </w:r>
            <w:r w:rsidRPr="00F43332">
              <w:rPr>
                <w:rStyle w:val="af2"/>
                <w:rFonts w:ascii="微軟正黑體" w:eastAsia="微軟正黑體" w:hAnsi="微軟正黑體"/>
                <w:szCs w:val="24"/>
              </w:rPr>
              <w:footnoteReference w:id="220"/>
            </w:r>
            <w:r w:rsidRPr="00F43332">
              <w:rPr>
                <w:rFonts w:ascii="微軟正黑體" w:eastAsia="微軟正黑體" w:hAnsi="微軟正黑體" w:cs="Times New Roman" w:hint="eastAsia"/>
                <w:szCs w:val="24"/>
              </w:rPr>
              <w:t>首次</w:t>
            </w:r>
            <w:r w:rsidRPr="00F43332">
              <w:rPr>
                <w:rFonts w:ascii="微軟正黑體" w:eastAsia="微軟正黑體" w:hAnsi="微軟正黑體" w:hint="eastAsia"/>
                <w:szCs w:val="24"/>
              </w:rPr>
              <w:t>舉辦「生命的圓滿」教師研習營，對象為高中職、國中小學、幼稚園老師</w:t>
            </w:r>
            <w:r w:rsidRPr="00F43332">
              <w:rPr>
                <w:rStyle w:val="af2"/>
                <w:rFonts w:ascii="微軟正黑體" w:eastAsia="微軟正黑體" w:hAnsi="微軟正黑體"/>
                <w:szCs w:val="24"/>
              </w:rPr>
              <w:footnoteReference w:id="221"/>
            </w:r>
            <w:r w:rsidRPr="00F43332">
              <w:rPr>
                <w:rFonts w:ascii="微軟正黑體" w:eastAsia="微軟正黑體" w:hAnsi="微軟正黑體" w:hint="eastAsia"/>
                <w:szCs w:val="24"/>
              </w:rPr>
              <w:t>，透過研習活動幫助老師開闊視野，面對教學困境。</w:t>
            </w:r>
          </w:p>
          <w:p w14:paraId="7139514C" w14:textId="7C31890E" w:rsidR="00540BBB" w:rsidRPr="00F43332" w:rsidRDefault="00540BBB" w:rsidP="00540BBB">
            <w:pPr>
              <w:spacing w:line="320" w:lineRule="exact"/>
              <w:rPr>
                <w:rFonts w:ascii="微軟正黑體" w:eastAsia="微軟正黑體" w:hAnsi="微軟正黑體"/>
                <w:szCs w:val="24"/>
              </w:rPr>
            </w:pPr>
            <w:r w:rsidRPr="00F43332">
              <w:rPr>
                <w:rFonts w:ascii="微軟正黑體" w:eastAsia="微軟正黑體" w:hAnsi="微軟正黑體" w:hint="eastAsia"/>
                <w:szCs w:val="24"/>
              </w:rPr>
              <w:t>為了符合教師實務需求，正覺教研營漸次發展出以「生命深化、情緒管理、溝通工具」為主軸之三年系列課程</w:t>
            </w:r>
            <w:r w:rsidRPr="00F43332">
              <w:rPr>
                <w:rStyle w:val="af2"/>
                <w:rFonts w:ascii="微軟正黑體" w:eastAsia="微軟正黑體" w:hAnsi="微軟正黑體"/>
                <w:szCs w:val="24"/>
              </w:rPr>
              <w:footnoteReference w:id="222"/>
            </w:r>
            <w:r w:rsidRPr="00F43332">
              <w:rPr>
                <w:rFonts w:ascii="微軟正黑體" w:eastAsia="微軟正黑體" w:hAnsi="微軟正黑體" w:hint="eastAsia"/>
                <w:szCs w:val="24"/>
              </w:rPr>
              <w:t>，以及進入校園舉辦之「專題、狀況</w:t>
            </w:r>
            <w:r w:rsidRPr="00F43332">
              <w:rPr>
                <w:rFonts w:ascii="微軟正黑體" w:eastAsia="微軟正黑體" w:hAnsi="微軟正黑體" w:hint="eastAsia"/>
                <w:szCs w:val="24"/>
              </w:rPr>
              <w:lastRenderedPageBreak/>
              <w:t>劇、心靈激湯」三合一研習活動</w:t>
            </w:r>
            <w:r w:rsidRPr="00F43332">
              <w:rPr>
                <w:rStyle w:val="af2"/>
                <w:rFonts w:ascii="微軟正黑體" w:eastAsia="微軟正黑體" w:hAnsi="微軟正黑體"/>
                <w:szCs w:val="24"/>
              </w:rPr>
              <w:footnoteReference w:id="223"/>
            </w:r>
            <w:r w:rsidRPr="00F43332">
              <w:rPr>
                <w:rFonts w:ascii="微軟正黑體" w:eastAsia="微軟正黑體" w:hAnsi="微軟正黑體" w:hint="eastAsia"/>
                <w:szCs w:val="24"/>
              </w:rPr>
              <w:t>。目前臺北暑假教研營、臺中寒假教研營，為本會每年舉辦之重要活動，每學期亦固定舉辦一天或半天之校內教研營</w:t>
            </w:r>
            <w:r w:rsidRPr="00F43332">
              <w:rPr>
                <w:rStyle w:val="af2"/>
                <w:rFonts w:ascii="微軟正黑體" w:eastAsia="微軟正黑體" w:hAnsi="微軟正黑體"/>
                <w:szCs w:val="24"/>
              </w:rPr>
              <w:footnoteReference w:id="224"/>
            </w:r>
            <w:r w:rsidRPr="00F43332">
              <w:rPr>
                <w:rFonts w:ascii="微軟正黑體" w:eastAsia="微軟正黑體" w:hAnsi="微軟正黑體" w:hint="eastAsia"/>
                <w:szCs w:val="24"/>
              </w:rPr>
              <w:t>。</w:t>
            </w:r>
          </w:p>
          <w:p w14:paraId="7F2C2A6E" w14:textId="45D4A69E"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2017年成立「正覺教師研習營」網站</w:t>
            </w:r>
            <w:r w:rsidRPr="00F43332">
              <w:rPr>
                <w:rStyle w:val="af2"/>
                <w:rFonts w:ascii="微軟正黑體" w:eastAsia="微軟正黑體" w:hAnsi="微軟正黑體"/>
                <w:szCs w:val="24"/>
              </w:rPr>
              <w:footnoteReference w:id="225"/>
            </w:r>
            <w:r w:rsidRPr="00F43332">
              <w:rPr>
                <w:rFonts w:ascii="微軟正黑體" w:eastAsia="微軟正黑體" w:hAnsi="微軟正黑體" w:hint="eastAsia"/>
                <w:szCs w:val="24"/>
              </w:rPr>
              <w:t>，彙整研習活動精彩回顧和教戰手冊等</w:t>
            </w:r>
            <w:r w:rsidR="000324EC" w:rsidRPr="00F43332">
              <w:rPr>
                <w:rFonts w:ascii="微軟正黑體" w:eastAsia="微軟正黑體" w:hAnsi="微軟正黑體" w:hint="eastAsia"/>
                <w:szCs w:val="24"/>
              </w:rPr>
              <w:t>影片文章</w:t>
            </w:r>
            <w:r w:rsidRPr="00F43332">
              <w:rPr>
                <w:rFonts w:ascii="微軟正黑體" w:eastAsia="微軟正黑體" w:hAnsi="微軟正黑體" w:hint="eastAsia"/>
                <w:szCs w:val="24"/>
              </w:rPr>
              <w:t>。</w:t>
            </w:r>
          </w:p>
        </w:tc>
      </w:tr>
      <w:tr w:rsidR="00F43332" w:rsidRPr="00F43332" w14:paraId="5B61F68D" w14:textId="5C64C235"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87DAEC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8A64348"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2014/08/01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D7021B3" w14:textId="0D9C1159" w:rsidR="00540BBB" w:rsidRPr="00F43332" w:rsidRDefault="00540BBB" w:rsidP="00540BBB">
            <w:pPr>
              <w:spacing w:after="0" w:line="300" w:lineRule="exact"/>
              <w:jc w:val="both"/>
              <w:rPr>
                <w:rFonts w:ascii="微軟正黑體" w:eastAsia="微軟正黑體" w:hAnsi="微軟正黑體" w:cs="Times New Roman"/>
                <w:szCs w:val="24"/>
              </w:rPr>
            </w:pPr>
            <w:bookmarkStart w:id="1450" w:name="_Hlk198811384"/>
            <w:r w:rsidRPr="00F43332">
              <w:rPr>
                <w:rFonts w:ascii="微軟正黑體" w:eastAsia="微軟正黑體" w:hAnsi="微軟正黑體" w:cs="Times New Roman" w:hint="eastAsia"/>
                <w:szCs w:val="24"/>
              </w:rPr>
              <w:t>出版</w:t>
            </w:r>
            <w:r w:rsidRPr="00F43332">
              <w:rPr>
                <w:rFonts w:ascii="微軟正黑體" w:eastAsia="微軟正黑體" w:hAnsi="微軟正黑體" w:hint="eastAsia"/>
                <w:szCs w:val="24"/>
                <w:shd w:val="clear" w:color="auto" w:fill="FFFFFF"/>
              </w:rPr>
              <w:t>郭正益老師著</w:t>
            </w:r>
            <w:r w:rsidRPr="00F43332">
              <w:rPr>
                <w:rFonts w:ascii="微軟正黑體" w:eastAsia="微軟正黑體" w:hAnsi="微軟正黑體" w:cs="Times New Roman" w:hint="eastAsia"/>
                <w:szCs w:val="24"/>
              </w:rPr>
              <w:t>《甘願做菩薩》</w:t>
            </w:r>
            <w:bookmarkEnd w:id="1450"/>
          </w:p>
        </w:tc>
        <w:tc>
          <w:tcPr>
            <w:tcW w:w="8222" w:type="dxa"/>
          </w:tcPr>
          <w:p w14:paraId="066A2A9F" w14:textId="48901688" w:rsidR="00540BBB" w:rsidRPr="00F43332" w:rsidRDefault="00540BBB" w:rsidP="00540BBB">
            <w:pPr>
              <w:spacing w:after="0" w:line="300" w:lineRule="exact"/>
              <w:jc w:val="both"/>
              <w:rPr>
                <w:rFonts w:ascii="微軟正黑體" w:eastAsia="微軟正黑體" w:hAnsi="微軟正黑體"/>
                <w:szCs w:val="24"/>
                <w:shd w:val="clear" w:color="auto" w:fill="FFFFFF"/>
              </w:rPr>
            </w:pPr>
            <w:r w:rsidRPr="00F43332">
              <w:rPr>
                <w:rFonts w:ascii="微軟正黑體" w:eastAsia="微軟正黑體" w:hAnsi="微軟正黑體" w:hint="eastAsia"/>
                <w:szCs w:val="24"/>
                <w:shd w:val="clear" w:color="auto" w:fill="FFFFFF"/>
              </w:rPr>
              <w:t>本會郭正益老師所著《甘願做菩薩》，闡述菩薩真實及修心理趣。「菩薩」就是心量廣大，壞事向自己，好事予他</w:t>
            </w:r>
            <w:commentRangeStart w:id="1451"/>
            <w:commentRangeStart w:id="1452"/>
            <w:r w:rsidRPr="00F43332">
              <w:rPr>
                <w:rFonts w:ascii="微軟正黑體" w:eastAsia="微軟正黑體" w:hAnsi="微軟正黑體" w:hint="eastAsia"/>
                <w:szCs w:val="24"/>
                <w:shd w:val="clear" w:color="auto" w:fill="FFFFFF"/>
              </w:rPr>
              <w:t>人</w:t>
            </w:r>
            <w:commentRangeEnd w:id="1451"/>
            <w:r w:rsidR="00F43332" w:rsidRPr="00F43332">
              <w:rPr>
                <w:rStyle w:val="af5"/>
                <w:rFonts w:ascii="微軟正黑體" w:eastAsia="微軟正黑體" w:hAnsi="微軟正黑體"/>
                <w:sz w:val="24"/>
                <w:szCs w:val="24"/>
                <w:shd w:val="clear" w:color="auto" w:fill="FFFFFF"/>
                <w:vertAlign w:val="superscript"/>
                <w:rPrChange w:id="1453" w:author="駱淳渝" w:date="2026-02-05T22:26:00Z" w16du:dateUtc="2026-02-05T14:26:00Z">
                  <w:rPr>
                    <w:rStyle w:val="af5"/>
                    <w:rFonts w:ascii="微軟正黑體" w:eastAsia="微軟正黑體" w:hAnsi="微軟正黑體"/>
                    <w:sz w:val="24"/>
                    <w:szCs w:val="24"/>
                    <w:shd w:val="clear" w:color="auto" w:fill="FFFFFF"/>
                    <w:vertAlign w:val="superscript"/>
                  </w:rPr>
                </w:rPrChange>
              </w:rPr>
              <w:commentReference w:id="1451"/>
            </w:r>
            <w:commentRangeEnd w:id="1452"/>
            <w:r w:rsidRPr="00F43332">
              <w:rPr>
                <w:rStyle w:val="af5"/>
                <w:rFonts w:ascii="微軟正黑體" w:eastAsia="微軟正黑體" w:hAnsi="微軟正黑體"/>
                <w:sz w:val="24"/>
                <w:szCs w:val="24"/>
                <w:shd w:val="clear" w:color="auto" w:fill="FFFFFF"/>
                <w:vertAlign w:val="superscript"/>
                <w:rPrChange w:id="1454" w:author="駱淳渝" w:date="2026-02-05T22:26:00Z" w16du:dateUtc="2026-02-05T14:26:00Z">
                  <w:rPr>
                    <w:rStyle w:val="af5"/>
                    <w:rFonts w:ascii="微軟正黑體" w:eastAsia="微軟正黑體" w:hAnsi="微軟正黑體"/>
                    <w:sz w:val="24"/>
                    <w:szCs w:val="24"/>
                    <w:shd w:val="clear" w:color="auto" w:fill="FFFFFF"/>
                    <w:vertAlign w:val="superscript"/>
                  </w:rPr>
                </w:rPrChange>
              </w:rPr>
              <w:commentReference w:id="1452"/>
            </w:r>
            <w:r w:rsidRPr="00F43332">
              <w:rPr>
                <w:rStyle w:val="af2"/>
                <w:rFonts w:ascii="微軟正黑體" w:eastAsia="微軟正黑體" w:hAnsi="微軟正黑體"/>
                <w:szCs w:val="24"/>
                <w:shd w:val="clear" w:color="auto" w:fill="FFFFFF"/>
                <w:rPrChange w:id="1455" w:author="駱淳渝" w:date="2026-02-05T22:26:00Z" w16du:dateUtc="2026-02-05T14:26:00Z">
                  <w:rPr>
                    <w:rStyle w:val="af2"/>
                    <w:rFonts w:ascii="微軟正黑體" w:eastAsia="微軟正黑體" w:hAnsi="微軟正黑體"/>
                    <w:szCs w:val="24"/>
                    <w:shd w:val="clear" w:color="auto" w:fill="FFFFFF"/>
                  </w:rPr>
                </w:rPrChange>
              </w:rPr>
              <w:footnoteReference w:id="226"/>
            </w:r>
            <w:r w:rsidRPr="00F43332">
              <w:rPr>
                <w:rFonts w:ascii="微軟正黑體" w:eastAsia="微軟正黑體" w:hAnsi="微軟正黑體" w:hint="eastAsia"/>
                <w:szCs w:val="24"/>
                <w:shd w:val="clear" w:color="auto" w:fill="FFFFFF"/>
              </w:rPr>
              <w:t>，依止如來藏服務假我的體性，轉而服務一切有情</w:t>
            </w:r>
            <w:r w:rsidRPr="00F43332">
              <w:rPr>
                <w:rStyle w:val="af2"/>
                <w:rFonts w:ascii="微軟正黑體" w:eastAsia="微軟正黑體" w:hAnsi="微軟正黑體"/>
                <w:szCs w:val="24"/>
                <w:shd w:val="clear" w:color="auto" w:fill="FFFFFF"/>
              </w:rPr>
              <w:footnoteReference w:id="227"/>
            </w:r>
            <w:r w:rsidRPr="00F43332">
              <w:rPr>
                <w:rFonts w:ascii="微軟正黑體" w:eastAsia="微軟正黑體" w:hAnsi="微軟正黑體" w:hint="eastAsia"/>
                <w:szCs w:val="24"/>
                <w:shd w:val="clear" w:color="auto" w:fill="FFFFFF"/>
              </w:rPr>
              <w:t>。佛弟子欲圓滿佛菩提道，須從「甘願」作一位真正的菩薩開始，堅固菩薩作意，方能日漸成為無私無我的菩薩。</w:t>
            </w:r>
          </w:p>
          <w:p w14:paraId="207B5C06" w14:textId="7563CE68" w:rsidR="00782CF3" w:rsidRPr="00F43332" w:rsidRDefault="00782CF3"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shd w:val="clear" w:color="auto" w:fill="FFFFFF"/>
              </w:rPr>
              <w:t>本書</w:t>
            </w:r>
            <w:r w:rsidR="009240DD" w:rsidRPr="00F43332">
              <w:rPr>
                <w:rFonts w:ascii="微軟正黑體" w:eastAsia="微軟正黑體" w:hAnsi="微軟正黑體" w:hint="eastAsia"/>
                <w:szCs w:val="24"/>
                <w:shd w:val="clear" w:color="auto" w:fill="FFFFFF"/>
              </w:rPr>
              <w:t>廣受</w:t>
            </w:r>
            <w:r w:rsidR="009240DD" w:rsidRPr="00F43332">
              <w:rPr>
                <w:rFonts w:ascii="微軟正黑體" w:eastAsia="微軟正黑體" w:hAnsi="微軟正黑體"/>
                <w:szCs w:val="24"/>
                <w:shd w:val="clear" w:color="auto" w:fill="FFFFFF"/>
              </w:rPr>
              <w:t>大眾</w:t>
            </w:r>
            <w:r w:rsidR="009240DD" w:rsidRPr="00F43332">
              <w:rPr>
                <w:rFonts w:ascii="微軟正黑體" w:eastAsia="微軟正黑體" w:hAnsi="微軟正黑體" w:hint="eastAsia"/>
                <w:szCs w:val="24"/>
                <w:shd w:val="clear" w:color="auto" w:fill="FFFFFF"/>
              </w:rPr>
              <w:t>歡迎</w:t>
            </w:r>
            <w:r w:rsidR="009240DD" w:rsidRPr="00F43332">
              <w:rPr>
                <w:rFonts w:ascii="微軟正黑體" w:eastAsia="微軟正黑體" w:hAnsi="微軟正黑體"/>
                <w:szCs w:val="24"/>
                <w:shd w:val="clear" w:color="auto" w:fill="FFFFFF"/>
              </w:rPr>
              <w:t>，迄今結緣</w:t>
            </w:r>
            <w:r w:rsidR="00205449" w:rsidRPr="00F43332">
              <w:rPr>
                <w:rFonts w:ascii="微軟正黑體" w:eastAsia="微軟正黑體" w:hAnsi="微軟正黑體" w:hint="eastAsia"/>
                <w:szCs w:val="24"/>
                <w:shd w:val="clear" w:color="auto" w:fill="FFFFFF"/>
              </w:rPr>
              <w:t>印行</w:t>
            </w:r>
            <w:r w:rsidR="009240DD" w:rsidRPr="00F43332">
              <w:rPr>
                <w:rFonts w:ascii="微軟正黑體" w:eastAsia="微軟正黑體" w:hAnsi="微軟正黑體"/>
                <w:szCs w:val="24"/>
                <w:shd w:val="clear" w:color="auto" w:fill="FFFFFF"/>
              </w:rPr>
              <w:t>已逾十九萬冊</w:t>
            </w:r>
            <w:r w:rsidRPr="00F43332">
              <w:rPr>
                <w:rFonts w:ascii="微軟正黑體" w:eastAsia="微軟正黑體" w:hAnsi="微軟正黑體"/>
                <w:szCs w:val="24"/>
                <w:shd w:val="clear" w:color="auto" w:fill="FFFFFF"/>
              </w:rPr>
              <w:t>。</w:t>
            </w:r>
            <w:r w:rsidR="000A691C" w:rsidRPr="00F43332">
              <w:rPr>
                <w:rStyle w:val="af2"/>
                <w:rFonts w:ascii="微軟正黑體" w:eastAsia="微軟正黑體" w:hAnsi="微軟正黑體"/>
                <w:szCs w:val="24"/>
                <w:shd w:val="clear" w:color="auto" w:fill="FFFFFF"/>
              </w:rPr>
              <w:footnoteReference w:id="228"/>
            </w:r>
          </w:p>
        </w:tc>
      </w:tr>
      <w:tr w:rsidR="00F43332" w:rsidRPr="00F43332" w14:paraId="1DDB3FD6" w14:textId="378613D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83C6041"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F458012"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2014/09/00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4EFFF1" w14:textId="204AF65C" w:rsidR="00540BBB" w:rsidRPr="00F43332" w:rsidRDefault="00540BBB" w:rsidP="00540BBB">
            <w:pPr>
              <w:spacing w:after="0" w:line="300" w:lineRule="exact"/>
              <w:jc w:val="both"/>
              <w:rPr>
                <w:rFonts w:ascii="微軟正黑體" w:eastAsia="微軟正黑體" w:hAnsi="微軟正黑體" w:cs="Times New Roman"/>
                <w:szCs w:val="24"/>
              </w:rPr>
            </w:pPr>
            <w:bookmarkStart w:id="1463" w:name="_Hlk185597638"/>
            <w:r w:rsidRPr="00F43332">
              <w:rPr>
                <w:rFonts w:ascii="微軟正黑體" w:eastAsia="微軟正黑體" w:hAnsi="微軟正黑體" w:cs="Times New Roman" w:hint="eastAsia"/>
                <w:szCs w:val="24"/>
              </w:rPr>
              <w:t>出版孫正德老師著《中觀金鑑》</w:t>
            </w:r>
            <w:bookmarkEnd w:id="1463"/>
          </w:p>
        </w:tc>
        <w:tc>
          <w:tcPr>
            <w:tcW w:w="8222" w:type="dxa"/>
          </w:tcPr>
          <w:p w14:paraId="6FB884B9" w14:textId="77777777"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本會孫正德老師撰寫《中觀金鑑》，辨正應成派中觀邪見之謬誤。本書以《金鑑》為名，意謂未來佛門凡是談到中觀，均須依據《中觀金鑑》所講為準。</w:t>
            </w:r>
          </w:p>
          <w:p w14:paraId="14C8B282" w14:textId="76E84DCE"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自古六識論者分為應成派中觀及自續派中觀，假借中觀為名，否定八識心王並行運作之法界事實與聖教，歷代密宗諸「法王」皆屬此二派所攝。後以釋印順為首之台灣、大陸諸多顯教大法師，亦俱修學此二邪見而落入意識心中。佛護、清辨等應成、自續派中觀師著作已列入《大藏經》中，其常見、斷見戲論流毒必須廣破之，以免繼續遺毒今人與後人</w:t>
            </w:r>
            <w:r w:rsidRPr="00F43332">
              <w:rPr>
                <w:rStyle w:val="af2"/>
                <w:rFonts w:ascii="微軟正黑體" w:eastAsia="微軟正黑體" w:hAnsi="微軟正黑體" w:cs="Times New Roman"/>
                <w:szCs w:val="24"/>
              </w:rPr>
              <w:footnoteReference w:id="229"/>
            </w:r>
            <w:r w:rsidRPr="00F43332">
              <w:rPr>
                <w:rFonts w:ascii="微軟正黑體" w:eastAsia="微軟正黑體" w:hAnsi="微軟正黑體" w:cs="Times New Roman" w:hint="eastAsia"/>
                <w:szCs w:val="24"/>
              </w:rPr>
              <w:t>。</w:t>
            </w:r>
          </w:p>
          <w:p w14:paraId="2DB31743" w14:textId="7274DE18"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《中觀金鑑》上中下三冊，分別於2014/9、2014/11及2015/1出版。</w:t>
            </w:r>
          </w:p>
        </w:tc>
      </w:tr>
      <w:tr w:rsidR="00F43332" w:rsidRPr="00F43332" w14:paraId="5AB242DC" w14:textId="4A90331D"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F2CC9A2"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4404455"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2014/09/13</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08A7414" w14:textId="1523799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開放會外人士免換證件進入臺北講堂聽經</w:t>
            </w:r>
            <w:r w:rsidRPr="00F43332">
              <w:rPr>
                <w:rStyle w:val="af2"/>
                <w:rFonts w:ascii="微軟正黑體" w:eastAsia="微軟正黑體" w:hAnsi="微軟正黑體"/>
                <w:bCs/>
                <w:szCs w:val="24"/>
              </w:rPr>
              <w:footnoteReference w:id="230"/>
            </w:r>
          </w:p>
        </w:tc>
        <w:tc>
          <w:tcPr>
            <w:tcW w:w="8222" w:type="dxa"/>
          </w:tcPr>
          <w:p w14:paraId="1905CE35" w14:textId="1597524D"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2014/9/13正覺同修會臺北市第五、第六講堂舉行安座法會，之後開放會外人士免換證件進入第五、第六講堂恭聽 平實導師週二講經。</w:t>
            </w:r>
            <w:r w:rsidRPr="00F43332">
              <w:rPr>
                <w:rStyle w:val="af2"/>
                <w:rFonts w:ascii="微軟正黑體" w:eastAsia="微軟正黑體" w:hAnsi="微軟正黑體"/>
                <w:szCs w:val="24"/>
              </w:rPr>
              <w:footnoteReference w:id="231"/>
            </w:r>
            <w:r w:rsidRPr="00F43332">
              <w:rPr>
                <w:rFonts w:ascii="微軟正黑體" w:eastAsia="微軟正黑體" w:hAnsi="微軟正黑體" w:cs="新細明體" w:hint="eastAsia"/>
                <w:szCs w:val="24"/>
                <w:lang w:bidi="ar-SA"/>
                <w:rPrChange w:id="1470" w:author="駱淳渝" w:date="2026-02-05T22:26:00Z" w16du:dateUtc="2026-02-05T14:26:00Z">
                  <w:rPr>
                    <w:rFonts w:ascii="新細明體" w:hAnsi="新細明體" w:cs="新細明體" w:hint="eastAsia"/>
                    <w:szCs w:val="24"/>
                    <w:lang w:bidi="ar-SA"/>
                  </w:rPr>
                </w:rPrChange>
              </w:rPr>
              <w:t xml:space="preserve"> </w:t>
            </w:r>
          </w:p>
        </w:tc>
      </w:tr>
      <w:tr w:rsidR="00F43332" w:rsidRPr="00F43332" w14:paraId="1B38B45C" w14:textId="0EC4859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3BBCB04"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680ACE"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2014/11/16</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735D12" w14:textId="7BAA2F1C"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正覺祖師堂舉行安奉聖</w:t>
            </w:r>
            <w:r w:rsidRPr="00F43332">
              <w:rPr>
                <w:rFonts w:ascii="微軟正黑體" w:eastAsia="微軟正黑體" w:hAnsi="微軟正黑體" w:cs="Times New Roman"/>
                <w:szCs w:val="24"/>
              </w:rPr>
              <w:t xml:space="preserve"> 克勤圜悟菩薩舍利法會</w:t>
            </w:r>
          </w:p>
        </w:tc>
        <w:tc>
          <w:tcPr>
            <w:tcW w:w="8222" w:type="dxa"/>
          </w:tcPr>
          <w:p w14:paraId="2445F6DB" w14:textId="4ADE46DF"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繼2013年安奉佛菩薩舍利後，又因緣成熟獲得聖 克勤圜悟菩薩舍利，平實導師於2014/11/16在臺灣桃園大溪祖師堂主持安奉法會</w:t>
            </w:r>
            <w:r w:rsidRPr="00F43332">
              <w:rPr>
                <w:rStyle w:val="af2"/>
                <w:rFonts w:ascii="微軟正黑體" w:eastAsia="微軟正黑體" w:hAnsi="微軟正黑體" w:cs="Times New Roman"/>
                <w:szCs w:val="24"/>
              </w:rPr>
              <w:footnoteReference w:id="232"/>
            </w:r>
            <w:r w:rsidRPr="00F43332">
              <w:rPr>
                <w:rFonts w:ascii="微軟正黑體" w:eastAsia="微軟正黑體" w:hAnsi="微軟正黑體" w:cs="Times New Roman" w:hint="eastAsia"/>
                <w:szCs w:val="24"/>
              </w:rPr>
              <w:t>。</w:t>
            </w:r>
          </w:p>
        </w:tc>
      </w:tr>
      <w:tr w:rsidR="00F43332" w:rsidRPr="00F43332" w14:paraId="2AA423F3" w14:textId="2B1BF2D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96BEF35"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CC4B086"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2015/04</w:t>
            </w:r>
            <w:r w:rsidRPr="00F43332">
              <w:rPr>
                <w:rStyle w:val="af2"/>
                <w:rFonts w:ascii="微軟正黑體" w:eastAsia="微軟正黑體" w:hAnsi="微軟正黑體"/>
                <w:bCs/>
                <w:szCs w:val="24"/>
              </w:rPr>
              <w:footnoteReference w:id="233"/>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0B4F093" w14:textId="4C51C30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開始發行正覺電子書</w:t>
            </w:r>
          </w:p>
        </w:tc>
        <w:tc>
          <w:tcPr>
            <w:tcW w:w="8222" w:type="dxa"/>
          </w:tcPr>
          <w:p w14:paraId="6A4026A7" w14:textId="595C1B60" w:rsidR="00540BBB" w:rsidRPr="00F43332" w:rsidRDefault="00540BBB" w:rsidP="00540BBB">
            <w:pPr>
              <w:spacing w:after="0" w:line="32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2015/4</w:t>
            </w:r>
            <w:r w:rsidRPr="00F43332">
              <w:rPr>
                <w:rStyle w:val="af2"/>
                <w:rFonts w:ascii="微軟正黑體" w:eastAsia="微軟正黑體" w:hAnsi="微軟正黑體"/>
                <w:szCs w:val="24"/>
              </w:rPr>
              <w:footnoteReference w:id="234"/>
            </w:r>
            <w:r w:rsidRPr="00F43332">
              <w:rPr>
                <w:rFonts w:ascii="微軟正黑體" w:eastAsia="微軟正黑體" w:hAnsi="微軟正黑體" w:hint="eastAsia"/>
                <w:szCs w:val="24"/>
              </w:rPr>
              <w:t>開始發行正覺電子書，2024年起陸續將結緣書轉製為國際通用EPUB格式，於讀墨、樂天等電子書平台提供讀者免費下載</w:t>
            </w:r>
            <w:r w:rsidRPr="00F43332">
              <w:rPr>
                <w:rStyle w:val="af2"/>
                <w:rFonts w:ascii="微軟正黑體" w:eastAsia="微軟正黑體" w:hAnsi="微軟正黑體"/>
                <w:szCs w:val="24"/>
              </w:rPr>
              <w:footnoteReference w:id="235"/>
            </w:r>
            <w:r w:rsidRPr="00F43332">
              <w:rPr>
                <w:rFonts w:ascii="微軟正黑體" w:eastAsia="微軟正黑體" w:hAnsi="微軟正黑體" w:hint="eastAsia"/>
                <w:szCs w:val="24"/>
              </w:rPr>
              <w:t>。</w:t>
            </w:r>
            <w:r w:rsidRPr="00F43332">
              <w:rPr>
                <w:rFonts w:ascii="微軟正黑體" w:eastAsia="微軟正黑體" w:hAnsi="微軟正黑體" w:cs="Times New Roman" w:hint="eastAsia"/>
                <w:szCs w:val="24"/>
              </w:rPr>
              <w:t>2025/07/30發行</w:t>
            </w:r>
            <w:r w:rsidRPr="00F43332">
              <w:rPr>
                <w:rFonts w:ascii="微軟正黑體" w:eastAsia="微軟正黑體" w:hAnsi="微軟正黑體" w:cs="Times New Roman" w:hint="eastAsia"/>
                <w:bCs/>
                <w:szCs w:val="24"/>
              </w:rPr>
              <w:t>EPUB電子書</w:t>
            </w:r>
            <w:r w:rsidRPr="00F43332">
              <w:rPr>
                <w:rFonts w:ascii="微軟正黑體" w:eastAsia="微軟正黑體" w:hAnsi="微軟正黑體" w:cs="Times New Roman" w:hint="eastAsia"/>
                <w:szCs w:val="24"/>
              </w:rPr>
              <w:t>《觀世音菩薩普門品講義》上下冊。</w:t>
            </w:r>
          </w:p>
        </w:tc>
      </w:tr>
      <w:tr w:rsidR="00F43332" w:rsidRPr="00F43332" w14:paraId="63585A7C" w14:textId="3A17BADF"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23C436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CF35210" w14:textId="25C22D30"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2015/09</w:t>
            </w:r>
            <w:r w:rsidRPr="00F43332">
              <w:rPr>
                <w:rStyle w:val="af2"/>
                <w:rFonts w:ascii="微軟正黑體" w:eastAsia="微軟正黑體" w:hAnsi="微軟正黑體" w:cs="Times New Roman"/>
                <w:szCs w:val="24"/>
              </w:rPr>
              <w:footnoteReference w:id="236"/>
            </w:r>
            <w:r w:rsidRPr="00F43332">
              <w:rPr>
                <w:rFonts w:ascii="微軟正黑體" w:eastAsia="微軟正黑體" w:hAnsi="微軟正黑體" w:cs="Times New Roman" w:hint="eastAsia"/>
                <w:szCs w:val="24"/>
              </w:rPr>
              <w:t>/00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DA019C3" w14:textId="1DF5A040"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成立念佛班</w:t>
            </w:r>
            <w:r w:rsidRPr="00F43332">
              <w:rPr>
                <w:rStyle w:val="af2"/>
                <w:rFonts w:ascii="微軟正黑體" w:eastAsia="微軟正黑體" w:hAnsi="微軟正黑體"/>
                <w:bCs/>
                <w:szCs w:val="24"/>
              </w:rPr>
              <w:footnoteReference w:id="237"/>
            </w:r>
          </w:p>
        </w:tc>
        <w:tc>
          <w:tcPr>
            <w:tcW w:w="8222" w:type="dxa"/>
          </w:tcPr>
          <w:p w14:paraId="3B68CD8F" w14:textId="012F111B" w:rsidR="00540BBB" w:rsidRPr="00F43332" w:rsidRDefault="00540BBB" w:rsidP="00540BBB">
            <w:pPr>
              <w:spacing w:after="0" w:line="300" w:lineRule="exact"/>
              <w:jc w:val="both"/>
              <w:rPr>
                <w:rFonts w:ascii="微軟正黑體" w:eastAsia="微軟正黑體" w:hAnsi="微軟正黑體" w:cs="Times New Roman"/>
                <w:szCs w:val="24"/>
              </w:rPr>
            </w:pPr>
            <w:commentRangeStart w:id="1479"/>
            <w:commentRangeStart w:id="1480"/>
            <w:commentRangeStart w:id="1481"/>
            <w:commentRangeStart w:id="1482"/>
            <w:r w:rsidRPr="00F43332">
              <w:rPr>
                <w:rFonts w:ascii="微軟正黑體" w:eastAsia="微軟正黑體" w:hAnsi="微軟正黑體" w:cs="Times New Roman" w:hint="eastAsia"/>
                <w:szCs w:val="24"/>
              </w:rPr>
              <w:t>本會</w:t>
            </w:r>
            <w:commentRangeEnd w:id="1479"/>
            <w:r w:rsidR="00F43332" w:rsidRPr="00F43332">
              <w:rPr>
                <w:rStyle w:val="af5"/>
                <w:rFonts w:ascii="微軟正黑體" w:eastAsia="微軟正黑體" w:hAnsi="微軟正黑體" w:cs="Times New Roman"/>
                <w:sz w:val="24"/>
                <w:szCs w:val="24"/>
                <w:rPrChange w:id="1483" w:author="駱淳渝" w:date="2026-02-05T22:26:00Z" w16du:dateUtc="2026-02-05T14:26:00Z">
                  <w:rPr>
                    <w:rStyle w:val="af5"/>
                    <w:rFonts w:ascii="微軟正黑體" w:eastAsia="微軟正黑體" w:hAnsi="微軟正黑體" w:cs="Times New Roman"/>
                    <w:sz w:val="24"/>
                    <w:szCs w:val="24"/>
                  </w:rPr>
                </w:rPrChange>
              </w:rPr>
              <w:commentReference w:id="1479"/>
            </w:r>
            <w:commentRangeEnd w:id="1480"/>
            <w:r w:rsidRPr="00F43332">
              <w:rPr>
                <w:rStyle w:val="af5"/>
                <w:rFonts w:ascii="微軟正黑體" w:eastAsia="微軟正黑體" w:hAnsi="微軟正黑體" w:cs="Times New Roman"/>
                <w:sz w:val="24"/>
                <w:szCs w:val="24"/>
                <w:rPrChange w:id="1484" w:author="駱淳渝" w:date="2026-02-05T22:26:00Z" w16du:dateUtc="2026-02-05T14:26:00Z">
                  <w:rPr>
                    <w:rStyle w:val="af5"/>
                    <w:rFonts w:ascii="微軟正黑體" w:eastAsia="微軟正黑體" w:hAnsi="微軟正黑體" w:cs="Times New Roman"/>
                    <w:sz w:val="24"/>
                    <w:szCs w:val="24"/>
                  </w:rPr>
                </w:rPrChange>
              </w:rPr>
              <w:commentReference w:id="1480"/>
            </w:r>
            <w:commentRangeEnd w:id="1481"/>
            <w:r w:rsidRPr="00F43332">
              <w:rPr>
                <w:rStyle w:val="af5"/>
                <w:rFonts w:ascii="微軟正黑體" w:eastAsia="微軟正黑體" w:hAnsi="微軟正黑體" w:cs="Times New Roman"/>
                <w:sz w:val="24"/>
                <w:szCs w:val="24"/>
                <w:rPrChange w:id="1485" w:author="駱淳渝" w:date="2026-02-05T22:26:00Z" w16du:dateUtc="2026-02-05T14:26:00Z">
                  <w:rPr>
                    <w:rStyle w:val="af5"/>
                    <w:rFonts w:ascii="微軟正黑體" w:eastAsia="微軟正黑體" w:hAnsi="微軟正黑體" w:cs="Times New Roman"/>
                    <w:sz w:val="24"/>
                    <w:szCs w:val="24"/>
                  </w:rPr>
                </w:rPrChange>
              </w:rPr>
              <w:commentReference w:id="1481"/>
            </w:r>
            <w:commentRangeEnd w:id="1482"/>
            <w:r w:rsidRPr="00F43332">
              <w:rPr>
                <w:rStyle w:val="af5"/>
                <w:rFonts w:ascii="微軟正黑體" w:eastAsia="微軟正黑體" w:hAnsi="微軟正黑體" w:cs="Times New Roman"/>
                <w:sz w:val="24"/>
                <w:szCs w:val="24"/>
                <w:rPrChange w:id="1486" w:author="駱淳渝" w:date="2026-02-05T22:26:00Z" w16du:dateUtc="2026-02-05T14:26:00Z">
                  <w:rPr>
                    <w:rStyle w:val="af5"/>
                    <w:rFonts w:ascii="微軟正黑體" w:eastAsia="微軟正黑體" w:hAnsi="微軟正黑體" w:cs="Times New Roman"/>
                    <w:sz w:val="24"/>
                    <w:szCs w:val="24"/>
                  </w:rPr>
                </w:rPrChange>
              </w:rPr>
              <w:commentReference w:id="1482"/>
            </w:r>
            <w:r w:rsidRPr="00F43332">
              <w:rPr>
                <w:rFonts w:ascii="微軟正黑體" w:eastAsia="微軟正黑體" w:hAnsi="微軟正黑體" w:cs="Times New Roman"/>
                <w:szCs w:val="24"/>
                <w:rPrChange w:id="1487" w:author="駱淳渝" w:date="2026-02-05T22:26:00Z" w16du:dateUtc="2026-02-05T14:26:00Z">
                  <w:rPr>
                    <w:rFonts w:ascii="微軟正黑體" w:eastAsia="微軟正黑體" w:hAnsi="微軟正黑體" w:cs="Times New Roman"/>
                    <w:szCs w:val="24"/>
                  </w:rPr>
                </w:rPrChange>
              </w:rPr>
              <w:t>2015/9</w:t>
            </w:r>
            <w:r w:rsidRPr="00F43332">
              <w:rPr>
                <w:rFonts w:ascii="微軟正黑體" w:eastAsia="微軟正黑體" w:hAnsi="微軟正黑體" w:cs="Times New Roman" w:hint="eastAsia"/>
                <w:szCs w:val="24"/>
              </w:rPr>
              <w:t>成立念佛班</w:t>
            </w:r>
            <w:r w:rsidRPr="00F43332">
              <w:rPr>
                <w:rStyle w:val="af2"/>
                <w:rFonts w:ascii="微軟正黑體" w:eastAsia="微軟正黑體" w:hAnsi="微軟正黑體" w:cs="Times New Roman"/>
                <w:szCs w:val="24"/>
              </w:rPr>
              <w:footnoteReference w:id="238"/>
            </w:r>
            <w:r w:rsidRPr="00F43332">
              <w:rPr>
                <w:rFonts w:ascii="微軟正黑體" w:eastAsia="微軟正黑體" w:hAnsi="微軟正黑體" w:cs="Times New Roman" w:hint="eastAsia"/>
                <w:szCs w:val="24"/>
              </w:rPr>
              <w:t>，提供禪淨班、進階班學員及其眷屬參與共修念佛，並讓發願往生西方極樂世界的同修能在講堂安住。後因新冠疫情影響，念佛班共修暫停。</w:t>
            </w:r>
          </w:p>
        </w:tc>
      </w:tr>
      <w:tr w:rsidR="00F43332" w:rsidRPr="00F43332" w14:paraId="14BD3717" w14:textId="77777777" w:rsidTr="12B8A48B">
        <w:tc>
          <w:tcPr>
            <w:tcW w:w="1108"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79D77CE5"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szCs w:val="24"/>
              </w:rPr>
            </w:pPr>
          </w:p>
        </w:tc>
        <w:tc>
          <w:tcPr>
            <w:tcW w:w="201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5ADF47D0"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2016/04/00</w:t>
            </w:r>
          </w:p>
        </w:tc>
        <w:tc>
          <w:tcPr>
            <w:tcW w:w="4395"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42D2E2AF" w14:textId="77777777" w:rsidR="00540BBB" w:rsidRPr="00F43332" w:rsidRDefault="00540BBB" w:rsidP="00540BBB">
            <w:pPr>
              <w:spacing w:after="0" w:line="300" w:lineRule="exact"/>
              <w:jc w:val="both"/>
              <w:rPr>
                <w:rFonts w:ascii="微軟正黑體" w:eastAsia="微軟正黑體" w:hAnsi="微軟正黑體" w:cs="Times New Roman"/>
                <w:szCs w:val="24"/>
                <w:rPrChange w:id="1490" w:author="駱淳渝" w:date="2026-02-05T22:26:00Z" w16du:dateUtc="2026-02-05T14:26:00Z">
                  <w:rPr>
                    <w:rFonts w:ascii="微軟正黑體" w:eastAsia="微軟正黑體" w:hAnsi="微軟正黑體" w:cs="Times New Roman"/>
                    <w:szCs w:val="24"/>
                  </w:rPr>
                </w:rPrChange>
              </w:rPr>
            </w:pPr>
            <w:commentRangeStart w:id="1491"/>
            <w:commentRangeStart w:id="1492"/>
            <w:commentRangeStart w:id="1493"/>
            <w:commentRangeStart w:id="1494"/>
            <w:commentRangeStart w:id="1495"/>
            <w:r w:rsidRPr="00F43332">
              <w:rPr>
                <w:rFonts w:ascii="微軟正黑體" w:eastAsia="微軟正黑體" w:hAnsi="微軟正黑體" w:cs="Times New Roman" w:hint="eastAsia"/>
                <w:szCs w:val="24"/>
              </w:rPr>
              <w:t>出版</w:t>
            </w:r>
            <w:r w:rsidRPr="00F43332">
              <w:rPr>
                <w:rStyle w:val="af2"/>
                <w:rFonts w:ascii="微軟正黑體" w:eastAsia="微軟正黑體" w:hAnsi="微軟正黑體"/>
                <w:bCs/>
                <w:szCs w:val="24"/>
              </w:rPr>
              <w:footnoteReference w:id="239"/>
            </w:r>
            <w:r w:rsidRPr="00F43332">
              <w:rPr>
                <w:rFonts w:ascii="微軟正黑體" w:eastAsia="微軟正黑體" w:hAnsi="微軟正黑體" w:cs="Times New Roman" w:hint="eastAsia"/>
                <w:szCs w:val="24"/>
              </w:rPr>
              <w:t>英文版《無相念佛》</w:t>
            </w:r>
            <w:commentRangeEnd w:id="1491"/>
            <w:r w:rsidR="00F43332" w:rsidRPr="00F43332">
              <w:rPr>
                <w:rStyle w:val="af5"/>
                <w:rFonts w:ascii="微軟正黑體" w:eastAsia="微軟正黑體" w:hAnsi="微軟正黑體" w:cs="Times New Roman"/>
                <w:sz w:val="24"/>
                <w:szCs w:val="24"/>
                <w:rPrChange w:id="1498" w:author="駱淳渝" w:date="2026-02-05T22:26:00Z" w16du:dateUtc="2026-02-05T14:26:00Z">
                  <w:rPr>
                    <w:rStyle w:val="af5"/>
                    <w:rFonts w:ascii="微軟正黑體" w:eastAsia="微軟正黑體" w:hAnsi="微軟正黑體" w:cs="Times New Roman"/>
                    <w:sz w:val="24"/>
                    <w:szCs w:val="24"/>
                  </w:rPr>
                </w:rPrChange>
              </w:rPr>
              <w:commentReference w:id="1491"/>
            </w:r>
            <w:commentRangeEnd w:id="1492"/>
            <w:r w:rsidRPr="00F43332">
              <w:rPr>
                <w:rStyle w:val="af5"/>
                <w:rFonts w:ascii="微軟正黑體" w:eastAsia="微軟正黑體" w:hAnsi="微軟正黑體" w:cs="Times New Roman"/>
                <w:sz w:val="24"/>
                <w:szCs w:val="24"/>
                <w:rPrChange w:id="1499" w:author="駱淳渝" w:date="2026-02-05T22:26:00Z" w16du:dateUtc="2026-02-05T14:26:00Z">
                  <w:rPr>
                    <w:rStyle w:val="af5"/>
                    <w:rFonts w:ascii="微軟正黑體" w:eastAsia="微軟正黑體" w:hAnsi="微軟正黑體" w:cs="Times New Roman"/>
                    <w:sz w:val="24"/>
                    <w:szCs w:val="24"/>
                  </w:rPr>
                </w:rPrChange>
              </w:rPr>
              <w:commentReference w:id="1492"/>
            </w:r>
            <w:commentRangeEnd w:id="1493"/>
            <w:r w:rsidRPr="00F43332">
              <w:rPr>
                <w:rStyle w:val="af5"/>
                <w:rFonts w:ascii="微軟正黑體" w:eastAsia="微軟正黑體" w:hAnsi="微軟正黑體" w:cs="Times New Roman"/>
                <w:sz w:val="24"/>
                <w:szCs w:val="24"/>
                <w:rPrChange w:id="1500" w:author="駱淳渝" w:date="2026-02-05T22:26:00Z" w16du:dateUtc="2026-02-05T14:26:00Z">
                  <w:rPr>
                    <w:rStyle w:val="af5"/>
                    <w:rFonts w:ascii="微軟正黑體" w:eastAsia="微軟正黑體" w:hAnsi="微軟正黑體" w:cs="Times New Roman"/>
                    <w:sz w:val="24"/>
                    <w:szCs w:val="24"/>
                  </w:rPr>
                </w:rPrChange>
              </w:rPr>
              <w:commentReference w:id="1493"/>
            </w:r>
            <w:commentRangeEnd w:id="1494"/>
            <w:r w:rsidRPr="00F43332">
              <w:rPr>
                <w:rStyle w:val="af5"/>
                <w:rFonts w:ascii="微軟正黑體" w:eastAsia="微軟正黑體" w:hAnsi="微軟正黑體" w:cs="Times New Roman"/>
                <w:sz w:val="24"/>
                <w:szCs w:val="24"/>
                <w:rPrChange w:id="1501" w:author="駱淳渝" w:date="2026-02-05T22:26:00Z" w16du:dateUtc="2026-02-05T14:26:00Z">
                  <w:rPr>
                    <w:rStyle w:val="af5"/>
                    <w:rFonts w:ascii="微軟正黑體" w:eastAsia="微軟正黑體" w:hAnsi="微軟正黑體" w:cs="Times New Roman"/>
                    <w:sz w:val="24"/>
                    <w:szCs w:val="24"/>
                  </w:rPr>
                </w:rPrChange>
              </w:rPr>
              <w:commentReference w:id="1494"/>
            </w:r>
            <w:commentRangeEnd w:id="1495"/>
            <w:r w:rsidRPr="00F43332">
              <w:rPr>
                <w:rStyle w:val="af5"/>
                <w:rFonts w:ascii="微軟正黑體" w:eastAsia="微軟正黑體" w:hAnsi="微軟正黑體" w:cs="Times New Roman"/>
                <w:sz w:val="24"/>
                <w:szCs w:val="24"/>
                <w:rPrChange w:id="1502" w:author="駱淳渝" w:date="2026-02-05T22:26:00Z" w16du:dateUtc="2026-02-05T14:26:00Z">
                  <w:rPr>
                    <w:rStyle w:val="af5"/>
                    <w:rFonts w:ascii="微軟正黑體" w:eastAsia="微軟正黑體" w:hAnsi="微軟正黑體" w:cs="Times New Roman"/>
                    <w:sz w:val="24"/>
                    <w:szCs w:val="24"/>
                  </w:rPr>
                </w:rPrChange>
              </w:rPr>
              <w:commentReference w:id="1495"/>
            </w:r>
          </w:p>
        </w:tc>
        <w:tc>
          <w:tcPr>
            <w:tcW w:w="8222" w:type="dxa"/>
            <w:shd w:val="clear" w:color="auto" w:fill="FFFFFF" w:themeFill="background1"/>
          </w:tcPr>
          <w:p w14:paraId="6013DC19" w14:textId="5823161C" w:rsidR="00540BBB" w:rsidRPr="00F43332" w:rsidRDefault="00540BBB" w:rsidP="00540BBB">
            <w:pPr>
              <w:spacing w:after="0" w:line="300" w:lineRule="exact"/>
              <w:jc w:val="both"/>
              <w:rPr>
                <w:rFonts w:ascii="微軟正黑體" w:eastAsia="微軟正黑體" w:hAnsi="微軟正黑體" w:cs="Times New Roman"/>
                <w:szCs w:val="24"/>
                <w:rPrChange w:id="1503" w:author="駱淳渝" w:date="2026-02-05T22:26:00Z" w16du:dateUtc="2026-02-05T14:26:00Z">
                  <w:rPr>
                    <w:rFonts w:ascii="微軟正黑體" w:eastAsia="微軟正黑體" w:hAnsi="微軟正黑體" w:cs="Times New Roman"/>
                    <w:color w:val="EE0000"/>
                    <w:szCs w:val="24"/>
                  </w:rPr>
                </w:rPrChange>
              </w:rPr>
            </w:pPr>
            <w:r w:rsidRPr="00F43332">
              <w:rPr>
                <w:rFonts w:ascii="微軟正黑體" w:eastAsia="微軟正黑體" w:hAnsi="微軟正黑體" w:cs="Times New Roman"/>
                <w:szCs w:val="24"/>
              </w:rPr>
              <w:t>2016/4</w:t>
            </w:r>
            <w:r w:rsidRPr="00F43332">
              <w:rPr>
                <w:rStyle w:val="af2"/>
                <w:rFonts w:ascii="微軟正黑體" w:eastAsia="微軟正黑體" w:hAnsi="微軟正黑體" w:cs="Times New Roman"/>
                <w:szCs w:val="24"/>
              </w:rPr>
              <w:footnoteReference w:id="240"/>
            </w:r>
            <w:r w:rsidRPr="00F43332">
              <w:rPr>
                <w:rFonts w:ascii="微軟正黑體" w:eastAsia="微軟正黑體" w:hAnsi="微軟正黑體" w:cs="Times New Roman" w:hint="eastAsia"/>
                <w:szCs w:val="24"/>
              </w:rPr>
              <w:t>首度在美國發行英文版</w:t>
            </w:r>
            <w:r w:rsidRPr="00F43332">
              <w:rPr>
                <w:rFonts w:ascii="微軟正黑體" w:eastAsia="微軟正黑體" w:hAnsi="微軟正黑體" w:hint="eastAsia"/>
                <w:szCs w:val="24"/>
              </w:rPr>
              <w:t>《無相念佛》</w:t>
            </w:r>
            <w:r w:rsidRPr="00F43332">
              <w:rPr>
                <w:rFonts w:ascii="微軟正黑體" w:eastAsia="微軟正黑體" w:hAnsi="微軟正黑體" w:cs="Times New Roman" w:hint="eastAsia"/>
                <w:szCs w:val="24"/>
              </w:rPr>
              <w:t>，讓西方有緣者接觸正法知見。</w:t>
            </w:r>
          </w:p>
          <w:p w14:paraId="0C2C2612" w14:textId="69D96EF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bCs/>
                <w:kern w:val="0"/>
                <w:szCs w:val="24"/>
                <w:lang w:val="zh-TW"/>
                <w14:ligatures w14:val="none"/>
              </w:rPr>
              <w:t>之後英譯導師著作及其他種類的出版品有很大進展，陸續完成包括《我與無我、狂密與真密、鈍鳥與靈龜》十多本英譯局版書。之後，相繼推出法文、西班牙文、越南文、泰文等多國譯本</w:t>
            </w:r>
            <w:r w:rsidRPr="00F43332">
              <w:rPr>
                <w:rStyle w:val="af2"/>
                <w:rFonts w:ascii="微軟正黑體" w:eastAsia="微軟正黑體" w:hAnsi="微軟正黑體"/>
                <w:bCs/>
                <w:szCs w:val="24"/>
              </w:rPr>
              <w:footnoteReference w:id="241"/>
            </w:r>
            <w:r w:rsidRPr="00F43332">
              <w:rPr>
                <w:rFonts w:ascii="微軟正黑體" w:eastAsia="微軟正黑體" w:hAnsi="微軟正黑體" w:cs="Times New Roman" w:hint="eastAsia"/>
                <w:bCs/>
                <w:kern w:val="0"/>
                <w:szCs w:val="24"/>
                <w:lang w:val="zh-TW"/>
                <w14:ligatures w14:val="none"/>
              </w:rPr>
              <w:t>。</w:t>
            </w:r>
          </w:p>
        </w:tc>
      </w:tr>
      <w:tr w:rsidR="00F43332" w:rsidRPr="00F43332" w14:paraId="613A1B72" w14:textId="1BCAE4B8"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F03ED6E"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4B885A8"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2016/04/13</w:t>
            </w:r>
            <w:r w:rsidRPr="00F43332">
              <w:rPr>
                <w:rStyle w:val="af2"/>
                <w:rFonts w:ascii="微軟正黑體" w:eastAsia="微軟正黑體" w:hAnsi="微軟正黑體"/>
                <w:bCs/>
                <w:szCs w:val="24"/>
              </w:rPr>
              <w:footnoteReference w:id="242"/>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5EC38B3" w14:textId="65B8DEF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正覺教育基金會在校園首演友善短劇</w:t>
            </w:r>
          </w:p>
        </w:tc>
        <w:tc>
          <w:tcPr>
            <w:tcW w:w="8222" w:type="dxa"/>
          </w:tcPr>
          <w:p w14:paraId="51B51AEB" w14:textId="4217FD9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正覺教育基金會2016/4/13在臺灣新北市三多國小首演「想愛就把心打開」短劇，推行反霸凌、反性騷的友善校園教育。2016/05/13</w:t>
            </w:r>
            <w:r w:rsidRPr="00F43332">
              <w:rPr>
                <w:rStyle w:val="af2"/>
                <w:rFonts w:ascii="微軟正黑體" w:eastAsia="微軟正黑體" w:hAnsi="微軟正黑體"/>
                <w:szCs w:val="24"/>
              </w:rPr>
              <w:footnoteReference w:id="243"/>
            </w:r>
            <w:r w:rsidRPr="00F43332">
              <w:rPr>
                <w:rFonts w:ascii="微軟正黑體" w:eastAsia="微軟正黑體" w:hAnsi="微軟正黑體" w:hint="eastAsia"/>
                <w:szCs w:val="24"/>
              </w:rPr>
              <w:t>在臺北市立陽明高中國中部首演「我的青春 我的媽」，以及「X+Y=Z家庭方程式」專題講座，宣導性平教育與家暴防治等主題</w:t>
            </w:r>
            <w:r w:rsidRPr="00F43332">
              <w:rPr>
                <w:rStyle w:val="af2"/>
                <w:rFonts w:ascii="微軟正黑體" w:eastAsia="微軟正黑體" w:hAnsi="微軟正黑體"/>
                <w:szCs w:val="24"/>
              </w:rPr>
              <w:footnoteReference w:id="244"/>
            </w:r>
            <w:r w:rsidRPr="00F43332">
              <w:rPr>
                <w:rFonts w:ascii="微軟正黑體" w:eastAsia="微軟正黑體" w:hAnsi="微軟正黑體" w:hint="eastAsia"/>
                <w:szCs w:val="24"/>
              </w:rPr>
              <w:t>。之後應邀前往各地學校，宣導性平教育、性騷擾、性霸凌、性剝削、性侵害防治、品格教育、家庭暴力等主題。</w:t>
            </w:r>
            <w:r w:rsidRPr="00F43332">
              <w:rPr>
                <w:rStyle w:val="af2"/>
                <w:rFonts w:ascii="微軟正黑體" w:eastAsia="微軟正黑體" w:hAnsi="微軟正黑體"/>
                <w:szCs w:val="24"/>
              </w:rPr>
              <w:footnoteReference w:id="245"/>
            </w:r>
          </w:p>
        </w:tc>
      </w:tr>
      <w:tr w:rsidR="00F43332" w:rsidRPr="00F43332" w14:paraId="627833B0" w14:textId="2BD68C6E" w:rsidTr="12B8A48B">
        <w:tc>
          <w:tcPr>
            <w:tcW w:w="1108" w:type="dxa"/>
            <w:tcMar>
              <w:top w:w="40" w:type="dxa"/>
              <w:left w:w="40" w:type="dxa"/>
              <w:bottom w:w="40" w:type="dxa"/>
              <w:right w:w="40" w:type="dxa"/>
            </w:tcMar>
            <w:vAlign w:val="center"/>
          </w:tcPr>
          <w:p w14:paraId="0D3BD69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BA4CB41"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2017/02/18</w:t>
            </w:r>
          </w:p>
        </w:tc>
        <w:tc>
          <w:tcPr>
            <w:tcW w:w="4395" w:type="dxa"/>
            <w:tcMar>
              <w:top w:w="100" w:type="dxa"/>
              <w:left w:w="100" w:type="dxa"/>
              <w:bottom w:w="100" w:type="dxa"/>
              <w:right w:w="100" w:type="dxa"/>
            </w:tcMar>
            <w:vAlign w:val="center"/>
          </w:tcPr>
          <w:p w14:paraId="0C165961" w14:textId="2D676F5B"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 New Roman" w:hint="eastAsia"/>
                <w:bCs/>
                <w:szCs w:val="24"/>
              </w:rPr>
              <w:t>播出「佛法東來」系列影片</w:t>
            </w:r>
          </w:p>
        </w:tc>
        <w:tc>
          <w:tcPr>
            <w:tcW w:w="8222" w:type="dxa"/>
          </w:tcPr>
          <w:p w14:paraId="60D61061" w14:textId="49527902"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正覺教團製作「佛法東來」三集系列影片，在臺灣年代</w:t>
            </w:r>
            <w:r w:rsidRPr="00F43332">
              <w:rPr>
                <w:rFonts w:ascii="微軟正黑體" w:eastAsia="微軟正黑體" w:hAnsi="微軟正黑體" w:cs="Times New Roman"/>
                <w:szCs w:val="24"/>
              </w:rPr>
              <w:t>much</w:t>
            </w:r>
            <w:r w:rsidRPr="00F43332">
              <w:rPr>
                <w:rFonts w:ascii="微軟正黑體" w:eastAsia="微軟正黑體" w:hAnsi="微軟正黑體" w:cs="Times New Roman" w:hint="eastAsia"/>
                <w:szCs w:val="24"/>
              </w:rPr>
              <w:t>電視臺連續三週播出，影片內容自</w:t>
            </w:r>
            <w:r w:rsidRPr="00F43332">
              <w:rPr>
                <w:rFonts w:ascii="微軟正黑體" w:eastAsia="微軟正黑體" w:hAnsi="微軟正黑體" w:cs="Times New Roman"/>
                <w:szCs w:val="24"/>
              </w:rPr>
              <w:t>2500</w:t>
            </w:r>
            <w:r w:rsidRPr="00F43332">
              <w:rPr>
                <w:rFonts w:ascii="微軟正黑體" w:eastAsia="微軟正黑體" w:hAnsi="微軟正黑體" w:cs="Times New Roman" w:hint="eastAsia"/>
                <w:szCs w:val="24"/>
              </w:rPr>
              <w:t>多年前 釋迦牟尼佛授記佛法將東來震旦為始，歷述 世尊拈花示眾、迦葉契入微笑；至第二十八祖達摩祖師渡海東來，佛法傳至中國大興；再至玄奘菩薩西行取經，回國後致力譯經、興揚唯識意旨，將中國大乘佛法推上顚峰。</w:t>
            </w:r>
          </w:p>
        </w:tc>
      </w:tr>
      <w:tr w:rsidR="00F43332" w:rsidRPr="00F43332" w14:paraId="79D668EB" w14:textId="0F3F50D4"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863C3C6"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65A5ECA"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2017/</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6/</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F35FBF" w14:textId="7BF92BE6"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w:t>
            </w:r>
            <w:r w:rsidR="000F45CF" w:rsidRPr="00F43332">
              <w:rPr>
                <w:rFonts w:ascii="微軟正黑體" w:eastAsia="微軟正黑體" w:hAnsi="微軟正黑體" w:cs="Times New Roman" w:hint="eastAsia"/>
                <w:szCs w:val="24"/>
              </w:rPr>
              <w:t>雙語繪本</w:t>
            </w:r>
            <w:r w:rsidRPr="00F43332">
              <w:rPr>
                <w:rFonts w:ascii="微軟正黑體" w:eastAsia="微軟正黑體" w:hAnsi="微軟正黑體" w:cs="Times New Roman" w:hint="eastAsia"/>
                <w:szCs w:val="24"/>
              </w:rPr>
              <w:t>《八個奇妙的心》</w:t>
            </w:r>
          </w:p>
        </w:tc>
        <w:tc>
          <w:tcPr>
            <w:tcW w:w="8222" w:type="dxa"/>
          </w:tcPr>
          <w:p w14:paraId="0B0C8499" w14:textId="104AF7DA"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bCs/>
                <w:kern w:val="0"/>
                <w:szCs w:val="24"/>
                <w:lang w:val="zh-TW"/>
                <w14:ligatures w14:val="none"/>
              </w:rPr>
              <w:t>本書</w:t>
            </w:r>
            <w:r w:rsidRPr="00F43332">
              <w:rPr>
                <w:rFonts w:ascii="微軟正黑體" w:eastAsia="微軟正黑體" w:hAnsi="微軟正黑體" w:cs="Times New Roman"/>
                <w:bCs/>
                <w:kern w:val="0"/>
                <w:szCs w:val="24"/>
                <w:lang w:val="zh-TW"/>
                <w14:ligatures w14:val="none"/>
              </w:rPr>
              <w:t>採用</w:t>
            </w:r>
            <w:r w:rsidRPr="00F43332">
              <w:rPr>
                <w:rFonts w:ascii="微軟正黑體" w:eastAsia="微軟正黑體" w:hAnsi="微軟正黑體" w:cs="Times New Roman" w:hint="eastAsia"/>
                <w:bCs/>
                <w:kern w:val="0"/>
                <w:szCs w:val="24"/>
                <w:lang w:val="zh-TW"/>
                <w14:ligatures w14:val="none"/>
              </w:rPr>
              <w:t>圖畫</w:t>
            </w:r>
            <w:r w:rsidRPr="00F43332">
              <w:rPr>
                <w:rFonts w:ascii="微軟正黑體" w:eastAsia="微軟正黑體" w:hAnsi="微軟正黑體" w:cs="Times New Roman"/>
                <w:bCs/>
                <w:kern w:val="0"/>
                <w:szCs w:val="24"/>
                <w:lang w:val="zh-TW"/>
                <w14:ligatures w14:val="none"/>
              </w:rPr>
              <w:t>形式</w:t>
            </w:r>
            <w:r w:rsidRPr="00F43332">
              <w:rPr>
                <w:rFonts w:ascii="微軟正黑體" w:eastAsia="微軟正黑體" w:hAnsi="微軟正黑體" w:cs="Times New Roman" w:hint="eastAsia"/>
                <w:bCs/>
                <w:kern w:val="0"/>
                <w:szCs w:val="24"/>
                <w:lang w:val="zh-TW"/>
                <w14:ligatures w14:val="none"/>
              </w:rPr>
              <w:t>，以中英雙語介紹</w:t>
            </w:r>
            <w:r w:rsidRPr="00F43332">
              <w:rPr>
                <w:rFonts w:ascii="微軟正黑體" w:eastAsia="微軟正黑體" w:hAnsi="微軟正黑體" w:cs="Times New Roman"/>
                <w:bCs/>
                <w:kern w:val="0"/>
                <w:szCs w:val="24"/>
                <w:lang w:val="zh-TW"/>
                <w14:ligatures w14:val="none"/>
              </w:rPr>
              <w:t xml:space="preserve"> </w:t>
            </w:r>
            <w:r w:rsidRPr="00F43332">
              <w:rPr>
                <w:rFonts w:ascii="微軟正黑體" w:eastAsia="微軟正黑體" w:hAnsi="微軟正黑體" w:cs="Times New Roman" w:hint="eastAsia"/>
                <w:bCs/>
                <w:kern w:val="0"/>
                <w:szCs w:val="24"/>
                <w:lang w:val="zh-TW"/>
                <w14:ligatures w14:val="none"/>
              </w:rPr>
              <w:t>釋迦牟尼佛開示每個人都有八個心識，並製作成影片，以十多</w:t>
            </w:r>
            <w:r w:rsidRPr="00F43332">
              <w:rPr>
                <w:rFonts w:ascii="微軟正黑體" w:eastAsia="微軟正黑體" w:hAnsi="微軟正黑體" w:cs="Times New Roman"/>
                <w:bCs/>
                <w:kern w:val="0"/>
                <w:szCs w:val="24"/>
                <w:lang w:val="zh-TW"/>
                <w14:ligatures w14:val="none"/>
              </w:rPr>
              <w:t>國語言</w:t>
            </w:r>
            <w:r w:rsidRPr="00F43332">
              <w:rPr>
                <w:rStyle w:val="af2"/>
                <w:rFonts w:ascii="微軟正黑體" w:eastAsia="微軟正黑體" w:hAnsi="微軟正黑體"/>
                <w:bCs/>
                <w:szCs w:val="24"/>
              </w:rPr>
              <w:footnoteReference w:id="246"/>
            </w:r>
            <w:r w:rsidRPr="00F43332">
              <w:rPr>
                <w:rFonts w:ascii="微軟正黑體" w:eastAsia="微軟正黑體" w:hAnsi="微軟正黑體" w:cs="Times New Roman" w:hint="eastAsia"/>
                <w:bCs/>
                <w:kern w:val="0"/>
                <w:szCs w:val="24"/>
                <w:lang w:val="zh-TW"/>
                <w14:ligatures w14:val="none"/>
              </w:rPr>
              <w:t>發布於網站上。</w:t>
            </w:r>
            <w:r w:rsidRPr="00F43332">
              <w:rPr>
                <w:rFonts w:ascii="微軟正黑體" w:eastAsia="微軟正黑體" w:hAnsi="微軟正黑體" w:cs="Times New Roman"/>
                <w:bCs/>
                <w:kern w:val="0"/>
                <w:szCs w:val="24"/>
                <w:lang w:val="zh-TW"/>
                <w14:ligatures w14:val="none"/>
              </w:rPr>
              <w:t>2025/8/10</w:t>
            </w:r>
            <w:r w:rsidRPr="00F43332">
              <w:rPr>
                <w:rFonts w:ascii="微軟正黑體" w:eastAsia="微軟正黑體" w:hAnsi="微軟正黑體" w:cs="Times New Roman" w:hint="eastAsia"/>
                <w:bCs/>
                <w:kern w:val="0"/>
                <w:szCs w:val="24"/>
                <w:lang w:val="zh-TW"/>
                <w14:ligatures w14:val="none"/>
              </w:rPr>
              <w:t>由郭正益老師改寫，插畫家李憶婷小姐繪圖，製成精美繪本出版。</w:t>
            </w:r>
          </w:p>
        </w:tc>
      </w:tr>
      <w:tr w:rsidR="00F43332" w:rsidRPr="00F43332" w14:paraId="11F9D872" w14:textId="7A47A22B"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184057E"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0D39202"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2017/06/30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F952B65" w14:textId="4BCDEE06"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出版</w:t>
            </w:r>
            <w:r w:rsidRPr="00F43332">
              <w:rPr>
                <w:rFonts w:ascii="微軟正黑體" w:eastAsia="微軟正黑體" w:hAnsi="微軟正黑體" w:cs="Times New Roman" w:hint="eastAsia"/>
                <w:szCs w:val="24"/>
              </w:rPr>
              <w:t>張善思居士著《次法—實證佛法前應有的條件》</w:t>
            </w:r>
          </w:p>
        </w:tc>
        <w:tc>
          <w:tcPr>
            <w:tcW w:w="8222" w:type="dxa"/>
          </w:tcPr>
          <w:p w14:paraId="2EBA886C" w14:textId="77777777" w:rsidR="00540BBB" w:rsidRPr="00F43332" w:rsidRDefault="00540BBB" w:rsidP="00540BBB">
            <w:pPr>
              <w:tabs>
                <w:tab w:val="left" w:pos="807"/>
              </w:tabs>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本會張善思居士所著《次法—實證佛法前應有的條件》，以 佛陀在《阿含經》中教導的次法「施論、戒論、生天之論、欲為不淨、上漏為患、出要為上」為架構，闡述實踐次法是眾生的福德基礎，更是佛法實證所需的必要條件</w:t>
            </w:r>
            <w:r w:rsidRPr="00F43332">
              <w:rPr>
                <w:rStyle w:val="af2"/>
                <w:rFonts w:ascii="微軟正黑體" w:eastAsia="微軟正黑體" w:hAnsi="微軟正黑體" w:cs="Times New Roman" w:hint="eastAsia"/>
                <w:szCs w:val="24"/>
              </w:rPr>
              <w:footnoteReference w:id="247"/>
            </w:r>
            <w:commentRangeStart w:id="1520"/>
            <w:commentRangeStart w:id="1521"/>
            <w:r w:rsidRPr="00F43332">
              <w:rPr>
                <w:rFonts w:ascii="微軟正黑體" w:eastAsia="微軟正黑體" w:hAnsi="微軟正黑體" w:cs="Times New Roman" w:hint="eastAsia"/>
                <w:szCs w:val="24"/>
              </w:rPr>
              <w:t>。本書之出版</w:t>
            </w:r>
            <w:commentRangeEnd w:id="1520"/>
            <w:r w:rsidR="00F43332" w:rsidRPr="00F43332">
              <w:rPr>
                <w:rStyle w:val="af5"/>
                <w:rFonts w:ascii="微軟正黑體" w:eastAsia="微軟正黑體" w:hAnsi="微軟正黑體" w:cs="Times New Roman" w:hint="eastAsia"/>
                <w:sz w:val="24"/>
                <w:szCs w:val="24"/>
                <w:rPrChange w:id="1522" w:author="駱淳渝" w:date="2026-02-05T22:26:00Z" w16du:dateUtc="2026-02-05T14:26:00Z">
                  <w:rPr>
                    <w:rStyle w:val="af5"/>
                    <w:rFonts w:ascii="微軟正黑體" w:eastAsia="微軟正黑體" w:hAnsi="微軟正黑體" w:cs="Times New Roman" w:hint="eastAsia"/>
                    <w:sz w:val="24"/>
                    <w:szCs w:val="24"/>
                  </w:rPr>
                </w:rPrChange>
              </w:rPr>
              <w:commentReference w:id="1520"/>
            </w:r>
            <w:commentRangeEnd w:id="1521"/>
            <w:r w:rsidRPr="00F43332">
              <w:rPr>
                <w:rStyle w:val="af5"/>
                <w:rFonts w:ascii="微軟正黑體" w:eastAsia="微軟正黑體" w:hAnsi="微軟正黑體" w:cs="Times New Roman" w:hint="eastAsia"/>
                <w:sz w:val="24"/>
                <w:szCs w:val="24"/>
                <w:rPrChange w:id="1523" w:author="駱淳渝" w:date="2026-02-05T22:26:00Z" w16du:dateUtc="2026-02-05T14:26:00Z">
                  <w:rPr>
                    <w:rStyle w:val="af5"/>
                    <w:rFonts w:ascii="微軟正黑體" w:eastAsia="微軟正黑體" w:hAnsi="微軟正黑體" w:cs="Times New Roman" w:hint="eastAsia"/>
                    <w:sz w:val="24"/>
                    <w:szCs w:val="24"/>
                  </w:rPr>
                </w:rPrChange>
              </w:rPr>
              <w:commentReference w:id="1521"/>
            </w:r>
            <w:r w:rsidRPr="00F43332">
              <w:rPr>
                <w:rFonts w:ascii="微軟正黑體" w:eastAsia="微軟正黑體" w:hAnsi="微軟正黑體" w:cs="Times New Roman" w:hint="eastAsia"/>
                <w:szCs w:val="24"/>
                <w:rPrChange w:id="1524" w:author="駱淳渝" w:date="2026-02-05T22:26:00Z" w16du:dateUtc="2026-02-05T14:26:00Z">
                  <w:rPr>
                    <w:rFonts w:ascii="微軟正黑體" w:eastAsia="微軟正黑體" w:hAnsi="微軟正黑體" w:cs="Times New Roman" w:hint="eastAsia"/>
                    <w:szCs w:val="24"/>
                  </w:rPr>
                </w:rPrChange>
              </w:rPr>
              <w:t>期能</w:t>
            </w:r>
            <w:r w:rsidRPr="00F43332">
              <w:rPr>
                <w:rFonts w:ascii="微軟正黑體" w:eastAsia="微軟正黑體" w:hAnsi="微軟正黑體" w:hint="eastAsia"/>
                <w:szCs w:val="24"/>
              </w:rPr>
              <w:t>救護諸方於次法無真修實證之法師居士能免於大妄語業誤導眾生</w:t>
            </w:r>
            <w:r w:rsidRPr="00F43332">
              <w:rPr>
                <w:rStyle w:val="af2"/>
                <w:rFonts w:ascii="微軟正黑體" w:eastAsia="微軟正黑體" w:hAnsi="微軟正黑體"/>
                <w:szCs w:val="24"/>
              </w:rPr>
              <w:footnoteReference w:id="248"/>
            </w:r>
            <w:r w:rsidRPr="00F43332">
              <w:rPr>
                <w:rFonts w:ascii="微軟正黑體" w:eastAsia="微軟正黑體" w:hAnsi="微軟正黑體" w:hint="eastAsia"/>
                <w:szCs w:val="24"/>
              </w:rPr>
              <w:t>。</w:t>
            </w:r>
          </w:p>
          <w:p w14:paraId="29253B7E" w14:textId="45105D5E" w:rsidR="00540BBB" w:rsidRPr="00F43332" w:rsidRDefault="00540BBB" w:rsidP="00540BBB">
            <w:pPr>
              <w:spacing w:after="0" w:line="300" w:lineRule="exact"/>
              <w:jc w:val="both"/>
              <w:rPr>
                <w:rFonts w:ascii="微軟正黑體" w:eastAsia="微軟正黑體" w:hAnsi="微軟正黑體" w:cs="Times New Roman"/>
                <w:szCs w:val="24"/>
              </w:rPr>
            </w:pPr>
            <w:commentRangeStart w:id="1527"/>
            <w:commentRangeStart w:id="1528"/>
            <w:r w:rsidRPr="00F43332">
              <w:rPr>
                <w:rFonts w:ascii="微軟正黑體" w:eastAsia="微軟正黑體" w:hAnsi="微軟正黑體" w:cs="Times New Roman" w:hint="eastAsia"/>
                <w:szCs w:val="24"/>
              </w:rPr>
              <w:t>本</w:t>
            </w:r>
            <w:commentRangeEnd w:id="1527"/>
            <w:r w:rsidR="00F43332" w:rsidRPr="00F43332">
              <w:rPr>
                <w:rStyle w:val="af5"/>
                <w:rFonts w:ascii="微軟正黑體" w:eastAsia="微軟正黑體" w:hAnsi="微軟正黑體" w:cs="Times New Roman" w:hint="eastAsia"/>
                <w:sz w:val="24"/>
                <w:szCs w:val="24"/>
                <w:rPrChange w:id="1529" w:author="駱淳渝" w:date="2026-02-05T22:26:00Z" w16du:dateUtc="2026-02-05T14:26:00Z">
                  <w:rPr>
                    <w:rStyle w:val="af5"/>
                    <w:rFonts w:ascii="微軟正黑體" w:eastAsia="微軟正黑體" w:hAnsi="微軟正黑體" w:cs="Times New Roman" w:hint="eastAsia"/>
                    <w:sz w:val="24"/>
                    <w:szCs w:val="24"/>
                  </w:rPr>
                </w:rPrChange>
              </w:rPr>
              <w:commentReference w:id="1527"/>
            </w:r>
            <w:commentRangeEnd w:id="1528"/>
            <w:r w:rsidRPr="00F43332">
              <w:rPr>
                <w:rStyle w:val="af5"/>
                <w:rFonts w:ascii="微軟正黑體" w:eastAsia="微軟正黑體" w:hAnsi="微軟正黑體" w:cs="Times New Roman" w:hint="eastAsia"/>
                <w:sz w:val="24"/>
                <w:szCs w:val="24"/>
                <w:rPrChange w:id="1530" w:author="駱淳渝" w:date="2026-02-05T22:26:00Z" w16du:dateUtc="2026-02-05T14:26:00Z">
                  <w:rPr>
                    <w:rStyle w:val="af5"/>
                    <w:rFonts w:ascii="微軟正黑體" w:eastAsia="微軟正黑體" w:hAnsi="微軟正黑體" w:cs="Times New Roman" w:hint="eastAsia"/>
                    <w:sz w:val="24"/>
                    <w:szCs w:val="24"/>
                  </w:rPr>
                </w:rPrChange>
              </w:rPr>
              <w:commentReference w:id="1528"/>
            </w:r>
            <w:r w:rsidRPr="00F43332">
              <w:rPr>
                <w:rFonts w:ascii="微軟正黑體" w:eastAsia="微軟正黑體" w:hAnsi="微軟正黑體" w:cs="Times New Roman" w:hint="eastAsia"/>
                <w:szCs w:val="24"/>
                <w:rPrChange w:id="1531" w:author="駱淳渝" w:date="2026-02-05T22:26:00Z" w16du:dateUtc="2026-02-05T14:26:00Z">
                  <w:rPr>
                    <w:rFonts w:ascii="微軟正黑體" w:eastAsia="微軟正黑體" w:hAnsi="微軟正黑體" w:cs="Times New Roman" w:hint="eastAsia"/>
                    <w:szCs w:val="24"/>
                  </w:rPr>
                </w:rPrChange>
              </w:rPr>
              <w:t>書</w:t>
            </w:r>
            <w:r w:rsidRPr="00F43332">
              <w:rPr>
                <w:rFonts w:ascii="微軟正黑體" w:eastAsia="微軟正黑體" w:hAnsi="微軟正黑體" w:cs="Times New Roman" w:hint="eastAsia"/>
                <w:szCs w:val="24"/>
              </w:rPr>
              <w:t>2017年6月及8月出版上下兩冊。</w:t>
            </w:r>
          </w:p>
        </w:tc>
      </w:tr>
      <w:tr w:rsidR="00F43332" w:rsidRPr="00F43332" w14:paraId="2C37B791" w14:textId="14680B98" w:rsidTr="12B8A48B">
        <w:tc>
          <w:tcPr>
            <w:tcW w:w="1108" w:type="dxa"/>
            <w:tcMar>
              <w:top w:w="40" w:type="dxa"/>
              <w:left w:w="40" w:type="dxa"/>
              <w:bottom w:w="40" w:type="dxa"/>
              <w:right w:w="40" w:type="dxa"/>
            </w:tcMar>
            <w:vAlign w:val="center"/>
          </w:tcPr>
          <w:p w14:paraId="38F13F9E"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A225EB3"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2017/12/16</w:t>
            </w:r>
          </w:p>
        </w:tc>
        <w:tc>
          <w:tcPr>
            <w:tcW w:w="4395" w:type="dxa"/>
            <w:tcMar>
              <w:top w:w="100" w:type="dxa"/>
              <w:left w:w="100" w:type="dxa"/>
              <w:bottom w:w="100" w:type="dxa"/>
              <w:right w:w="100" w:type="dxa"/>
            </w:tcMar>
            <w:vAlign w:val="center"/>
          </w:tcPr>
          <w:p w14:paraId="3397CBC0" w14:textId="363137D1"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成立戒律院</w:t>
            </w:r>
          </w:p>
        </w:tc>
        <w:tc>
          <w:tcPr>
            <w:tcW w:w="8222" w:type="dxa"/>
          </w:tcPr>
          <w:p w14:paraId="7691903F" w14:textId="689DB690" w:rsidR="00540BBB" w:rsidRPr="00F43332" w:rsidRDefault="00540BBB" w:rsidP="00540BBB">
            <w:pPr>
              <w:spacing w:after="0" w:line="300" w:lineRule="exact"/>
              <w:jc w:val="both"/>
              <w:rPr>
                <w:rFonts w:ascii="微軟正黑體" w:eastAsia="微軟正黑體" w:hAnsi="微軟正黑體" w:cs="Times New Roman"/>
                <w:bCs/>
                <w:szCs w:val="24"/>
              </w:rPr>
            </w:pPr>
            <w:bookmarkStart w:id="1532" w:name="_Hlk200978758"/>
            <w:r w:rsidRPr="00F43332">
              <w:rPr>
                <w:rFonts w:ascii="微軟正黑體" w:eastAsia="微軟正黑體" w:hAnsi="微軟正黑體" w:cs="Times New Roman" w:hint="eastAsia"/>
                <w:szCs w:val="24"/>
              </w:rPr>
              <w:t>本會2017/12設置戒律院，並於臺灣北、中、南三地設置分院。戒律院職掌親教師、理監事丶董事丶各級行政幹部、以及各講堂學員、會員違戒違規行為之監察丶羯磨及處置。</w:t>
            </w:r>
            <w:bookmarkEnd w:id="1532"/>
          </w:p>
        </w:tc>
      </w:tr>
      <w:tr w:rsidR="00F43332" w:rsidRPr="00F43332" w14:paraId="11A8AFDF" w14:textId="4957AC69" w:rsidTr="12B8A48B">
        <w:tc>
          <w:tcPr>
            <w:tcW w:w="1108" w:type="dxa"/>
            <w:tcMar>
              <w:top w:w="40" w:type="dxa"/>
              <w:left w:w="40" w:type="dxa"/>
              <w:bottom w:w="40" w:type="dxa"/>
              <w:right w:w="40" w:type="dxa"/>
            </w:tcMar>
            <w:vAlign w:val="center"/>
          </w:tcPr>
          <w:p w14:paraId="708A06A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7A2EDBE2"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2017/12/19</w:t>
            </w:r>
          </w:p>
        </w:tc>
        <w:tc>
          <w:tcPr>
            <w:tcW w:w="4395" w:type="dxa"/>
            <w:tcMar>
              <w:top w:w="100" w:type="dxa"/>
              <w:left w:w="100" w:type="dxa"/>
              <w:bottom w:w="100" w:type="dxa"/>
              <w:right w:w="100" w:type="dxa"/>
            </w:tcMar>
            <w:vAlign w:val="center"/>
          </w:tcPr>
          <w:p w14:paraId="72B6606A" w14:textId="2EBC1531"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 New Roman" w:hint="eastAsia"/>
                <w:bCs/>
                <w:szCs w:val="24"/>
              </w:rPr>
              <w:t>導師開講《大法鼓經》</w:t>
            </w:r>
          </w:p>
        </w:tc>
        <w:tc>
          <w:tcPr>
            <w:tcW w:w="8222" w:type="dxa"/>
          </w:tcPr>
          <w:p w14:paraId="437E04CC" w14:textId="30B79A20" w:rsidR="00540BBB" w:rsidRPr="00F43332" w:rsidRDefault="00540BBB" w:rsidP="00540BBB">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2017/12/19</w:t>
            </w:r>
            <w:r w:rsidRPr="00F43332">
              <w:rPr>
                <w:rFonts w:ascii="微軟正黑體" w:eastAsia="微軟正黑體" w:hAnsi="微軟正黑體" w:cs="Times New Roman"/>
                <w:szCs w:val="24"/>
              </w:rPr>
              <w:t xml:space="preserve"> </w:t>
            </w:r>
            <w:r w:rsidRPr="00F43332">
              <w:rPr>
                <w:rFonts w:ascii="微軟正黑體" w:eastAsia="微軟正黑體" w:hAnsi="微軟正黑體" w:cs="Times New Roman" w:hint="eastAsia"/>
                <w:szCs w:val="24"/>
              </w:rPr>
              <w:t>平實導師開講《大法鼓經》，詳解 世尊宣演此經之因緣及真實義理，開顯「信大方廣」的菩薩功德，詳釋「非法亦法，法亦非法」之真諦。2019/1/22宣演圓滿後出版《大法鼓經講義》全套共六輯。於2023/1/30出版第一輯，</w:t>
            </w:r>
            <w:r w:rsidRPr="00F43332" w:rsidDel="00DA1BB9">
              <w:rPr>
                <w:rFonts w:ascii="微軟正黑體" w:eastAsia="微軟正黑體" w:hAnsi="微軟正黑體" w:cs="Times New Roman" w:hint="eastAsia"/>
                <w:szCs w:val="24"/>
              </w:rPr>
              <w:t xml:space="preserve"> </w:t>
            </w:r>
            <w:r w:rsidRPr="00F43332">
              <w:rPr>
                <w:rFonts w:ascii="微軟正黑體" w:eastAsia="微軟正黑體" w:hAnsi="微軟正黑體" w:cs="Times New Roman" w:hint="eastAsia"/>
                <w:szCs w:val="24"/>
              </w:rPr>
              <w:t>2023/11/30出版第六輯。</w:t>
            </w:r>
          </w:p>
        </w:tc>
      </w:tr>
      <w:tr w:rsidR="00F43332" w:rsidRPr="00F43332" w14:paraId="08950B18" w14:textId="548AD8FB"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F6FB50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B7FF401"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2018/00/00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6C0A1E2" w14:textId="7BC67FED" w:rsidR="00540BBB" w:rsidRPr="00F43332" w:rsidRDefault="00847D31"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正式編制大量義工</w:t>
            </w:r>
            <w:r w:rsidRPr="00F43332">
              <w:rPr>
                <w:rFonts w:ascii="微軟正黑體" w:eastAsia="微軟正黑體" w:hAnsi="微軟正黑體" w:cs="Times New Roman" w:hint="eastAsia"/>
                <w:szCs w:val="24"/>
              </w:rPr>
              <w:t>投入</w:t>
            </w:r>
            <w:r w:rsidR="00540BBB" w:rsidRPr="00F43332">
              <w:rPr>
                <w:rFonts w:ascii="微軟正黑體" w:eastAsia="微軟正黑體" w:hAnsi="微軟正黑體" w:cs="Times New Roman" w:hint="eastAsia"/>
                <w:szCs w:val="24"/>
              </w:rPr>
              <w:t>編纂</w:t>
            </w:r>
            <w:r w:rsidR="00540BBB" w:rsidRPr="00F43332">
              <w:rPr>
                <w:rFonts w:ascii="微軟正黑體" w:eastAsia="微軟正黑體" w:hAnsi="微軟正黑體" w:cs="Times New Roman" w:hint="eastAsia"/>
                <w:bCs/>
                <w:szCs w:val="24"/>
              </w:rPr>
              <w:t>《正覺藏》</w:t>
            </w:r>
          </w:p>
        </w:tc>
        <w:tc>
          <w:tcPr>
            <w:tcW w:w="8222" w:type="dxa"/>
          </w:tcPr>
          <w:p w14:paraId="6DB2EAF9" w14:textId="63D694AD" w:rsidR="00540BBB" w:rsidRPr="00F43332" w:rsidRDefault="007E6645" w:rsidP="00847D31">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szCs w:val="24"/>
              </w:rPr>
              <w:t>編纂《正覺藏》乃平實導師為復興中國佛教所確立之三大志業之一。</w:t>
            </w:r>
            <w:r w:rsidR="00540BBB" w:rsidRPr="00F43332">
              <w:rPr>
                <w:rFonts w:ascii="微軟正黑體" w:eastAsia="微軟正黑體" w:hAnsi="微軟正黑體" w:hint="eastAsia"/>
                <w:szCs w:val="24"/>
              </w:rPr>
              <w:t>自2005年起</w:t>
            </w:r>
            <w:r w:rsidR="00540BBB" w:rsidRPr="00F43332">
              <w:rPr>
                <w:rStyle w:val="af2"/>
                <w:rFonts w:ascii="微軟正黑體" w:eastAsia="微軟正黑體" w:hAnsi="微軟正黑體"/>
                <w:szCs w:val="24"/>
              </w:rPr>
              <w:footnoteReference w:id="249"/>
            </w:r>
            <w:r w:rsidR="00540BBB" w:rsidRPr="00F43332">
              <w:rPr>
                <w:rFonts w:ascii="微軟正黑體" w:eastAsia="微軟正黑體" w:hAnsi="微軟正黑體" w:hint="eastAsia"/>
                <w:szCs w:val="24"/>
              </w:rPr>
              <w:t>，</w:t>
            </w:r>
            <w:r w:rsidRPr="00F43332">
              <w:rPr>
                <w:rFonts w:ascii="微軟正黑體" w:eastAsia="微軟正黑體" w:hAnsi="微軟正黑體"/>
                <w:szCs w:val="24"/>
              </w:rPr>
              <w:t>導師即率領實證同修展開前置校勘作業，旨在針對《大正藏》及現行《中華電子佛典》（CBETA）</w:t>
            </w:r>
            <w:r w:rsidR="00540BBB" w:rsidRPr="00F43332">
              <w:rPr>
                <w:rStyle w:val="af2"/>
                <w:rFonts w:ascii="微軟正黑體" w:eastAsia="微軟正黑體" w:hAnsi="微軟正黑體"/>
                <w:szCs w:val="24"/>
              </w:rPr>
              <w:footnoteReference w:id="250"/>
            </w:r>
            <w:r w:rsidRPr="00F43332">
              <w:rPr>
                <w:rFonts w:ascii="微軟正黑體" w:eastAsia="微軟正黑體" w:hAnsi="微軟正黑體"/>
                <w:szCs w:val="24"/>
              </w:rPr>
              <w:t>中混雜之疑偽經論——特別是六識論與藏密等非佛說之經典、咒語及法義——進行深度辨析與剔除。為使此項宏大工程邁向制度化運作，本會於2018年起正式編制大量義工投入校勘、斷句及辨正工作，避免後世學人再被誤導。</w:t>
            </w:r>
          </w:p>
        </w:tc>
      </w:tr>
      <w:tr w:rsidR="00F43332" w:rsidRPr="00F43332" w14:paraId="71F9141F" w14:textId="5D41ABC4" w:rsidTr="12B8A48B">
        <w:tc>
          <w:tcPr>
            <w:tcW w:w="1108" w:type="dxa"/>
            <w:tcMar>
              <w:top w:w="40" w:type="dxa"/>
              <w:left w:w="40" w:type="dxa"/>
              <w:bottom w:w="40" w:type="dxa"/>
              <w:right w:w="40" w:type="dxa"/>
            </w:tcMar>
            <w:vAlign w:val="center"/>
          </w:tcPr>
          <w:p w14:paraId="26921566"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D4B9F54"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2018/03/12</w:t>
            </w:r>
          </w:p>
        </w:tc>
        <w:tc>
          <w:tcPr>
            <w:tcW w:w="4395" w:type="dxa"/>
            <w:tcMar>
              <w:top w:w="100" w:type="dxa"/>
              <w:left w:w="100" w:type="dxa"/>
              <w:bottom w:w="100" w:type="dxa"/>
              <w:right w:w="100" w:type="dxa"/>
            </w:tcMar>
            <w:vAlign w:val="center"/>
          </w:tcPr>
          <w:p w14:paraId="692C38F9" w14:textId="66A22E8B" w:rsidR="00540BBB" w:rsidRPr="00F43332" w:rsidDel="005E1ED3"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bCs/>
              </w:rPr>
              <w:t>嚴正抗議</w:t>
            </w:r>
            <w:r w:rsidRPr="00F43332">
              <w:rPr>
                <w:rFonts w:ascii="微軟正黑體" w:eastAsia="微軟正黑體" w:hAnsi="微軟正黑體"/>
                <w:bCs/>
              </w:rPr>
              <w:t>CBETA收錄外道典籍</w:t>
            </w:r>
          </w:p>
        </w:tc>
        <w:tc>
          <w:tcPr>
            <w:tcW w:w="8222" w:type="dxa"/>
          </w:tcPr>
          <w:p w14:paraId="3B676EAC" w14:textId="7636011B"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Roman"/>
                <w:szCs w:val="24"/>
                <w:lang w:bidi="ar-SA"/>
              </w:rPr>
              <w:t>2016</w:t>
            </w:r>
            <w:r w:rsidRPr="00F43332">
              <w:rPr>
                <w:rFonts w:ascii="微軟正黑體" w:eastAsia="微軟正黑體" w:hAnsi="微軟正黑體" w:cs="Songti TC" w:hint="eastAsia"/>
                <w:szCs w:val="24"/>
                <w:lang w:bidi="ar-SA"/>
              </w:rPr>
              <w:t>年《中華電子佛典》收錄藍吉富主編的《大藏經補編》偽經</w:t>
            </w:r>
            <w:r w:rsidRPr="00F43332">
              <w:rPr>
                <w:rStyle w:val="af2"/>
                <w:rFonts w:ascii="微軟正黑體" w:eastAsia="微軟正黑體" w:hAnsi="微軟正黑體" w:cs="Songti TC"/>
                <w:szCs w:val="24"/>
                <w:lang w:bidi="ar-SA"/>
              </w:rPr>
              <w:footnoteReference w:id="251"/>
            </w:r>
            <w:r w:rsidRPr="00F43332">
              <w:rPr>
                <w:rFonts w:ascii="微軟正黑體" w:eastAsia="微軟正黑體" w:hAnsi="微軟正黑體" w:cs="Songti TC" w:hint="eastAsia"/>
                <w:szCs w:val="24"/>
                <w:lang w:bidi="ar-SA"/>
              </w:rPr>
              <w:t>，為此正覺電子報自第</w:t>
            </w:r>
            <w:r w:rsidRPr="00F43332">
              <w:rPr>
                <w:rFonts w:ascii="微軟正黑體" w:eastAsia="微軟正黑體" w:hAnsi="微軟正黑體" w:cs="Times-Roman"/>
                <w:szCs w:val="24"/>
                <w:lang w:bidi="ar-SA"/>
              </w:rPr>
              <w:t>140</w:t>
            </w:r>
            <w:r w:rsidRPr="00F43332">
              <w:rPr>
                <w:rFonts w:ascii="微軟正黑體" w:eastAsia="微軟正黑體" w:hAnsi="微軟正黑體" w:cs="Songti TC" w:hint="eastAsia"/>
                <w:szCs w:val="24"/>
                <w:lang w:bidi="ar-SA"/>
              </w:rPr>
              <w:t>期起刊載嚴正抗議，正告電子佛典協會：《中華電子佛典》新增宗喀巴等密教邪師之論，絕非佛典，應擯除爾等邪論</w:t>
            </w:r>
            <w:r w:rsidRPr="00F43332">
              <w:rPr>
                <w:rFonts w:ascii="微軟正黑體" w:eastAsia="微軟正黑體" w:hAnsi="微軟正黑體" w:cs="Times New Roman" w:hint="eastAsia"/>
                <w:szCs w:val="24"/>
              </w:rPr>
              <w:t>，以免</w:t>
            </w:r>
            <w:r w:rsidRPr="00F43332">
              <w:rPr>
                <w:rFonts w:ascii="微軟正黑體" w:eastAsia="微軟正黑體" w:hAnsi="微軟正黑體" w:cs="Times New Roman"/>
                <w:szCs w:val="24"/>
              </w:rPr>
              <w:t>斷害自他今時後世的法身慧命</w:t>
            </w:r>
            <w:r w:rsidRPr="00F43332">
              <w:rPr>
                <w:rFonts w:ascii="微軟正黑體" w:eastAsia="微軟正黑體" w:hAnsi="微軟正黑體" w:cs="Times New Roman" w:hint="eastAsia"/>
                <w:szCs w:val="24"/>
              </w:rPr>
              <w:t>。</w:t>
            </w:r>
          </w:p>
        </w:tc>
      </w:tr>
      <w:tr w:rsidR="00F43332" w:rsidRPr="00F43332" w14:paraId="6AF35310" w14:textId="0A0D889D"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7B85D395"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812F1B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2018/</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7/</w:t>
            </w:r>
            <w:r w:rsidRPr="00F43332">
              <w:rPr>
                <w:rFonts w:ascii="微軟正黑體" w:eastAsia="微軟正黑體" w:hAnsi="微軟正黑體" w:cs="Times New Roman" w:hint="eastAsia"/>
                <w:szCs w:val="24"/>
              </w:rPr>
              <w:t>3</w:t>
            </w:r>
            <w:r w:rsidRPr="00F43332">
              <w:rPr>
                <w:rFonts w:ascii="微軟正黑體" w:eastAsia="微軟正黑體" w:hAnsi="微軟正黑體" w:cs="Times New Roman"/>
                <w:szCs w:val="24"/>
              </w:rPr>
              <w:t>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9D0CE2D" w14:textId="0B5B95BE"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出版《涅槃》</w:t>
            </w:r>
          </w:p>
        </w:tc>
        <w:tc>
          <w:tcPr>
            <w:tcW w:w="8222" w:type="dxa"/>
          </w:tcPr>
          <w:p w14:paraId="53DA4EAD" w14:textId="50458B8A"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在《涅槃》一書深入闡釋四種涅槃：二乘聖者的有餘涅槃、無餘涅槃，以及大乘聖者的本來自性清淨涅槃與佛地的無住處涅槃。此理古來少有人言，以致學佛人誤會涅槃正理者比比皆是。導師今於此書中廣說四種涅槃，以及實證之理、實證前應有之條件等，並願佛門四眾進求涅盤、得成佛道。</w:t>
            </w:r>
          </w:p>
          <w:p w14:paraId="443EB77E" w14:textId="7909363C"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lastRenderedPageBreak/>
              <w:t>2018/7/</w:t>
            </w:r>
            <w:r w:rsidRPr="00F43332">
              <w:rPr>
                <w:rFonts w:ascii="微軟正黑體" w:eastAsia="微軟正黑體" w:hAnsi="微軟正黑體" w:cs="Times New Roman" w:hint="eastAsia"/>
                <w:szCs w:val="24"/>
              </w:rPr>
              <w:t>3</w:t>
            </w:r>
            <w:r w:rsidRPr="00F43332">
              <w:rPr>
                <w:rFonts w:ascii="微軟正黑體" w:eastAsia="微軟正黑體" w:hAnsi="微軟正黑體" w:cs="Times New Roman"/>
                <w:szCs w:val="24"/>
              </w:rPr>
              <w:t>1</w:t>
            </w:r>
            <w:r w:rsidRPr="00F43332">
              <w:rPr>
                <w:rFonts w:ascii="微軟正黑體" w:eastAsia="微軟正黑體" w:hAnsi="微軟正黑體" w:cs="Times New Roman" w:hint="eastAsia"/>
                <w:szCs w:val="24"/>
              </w:rPr>
              <w:t>出版《涅槃》上冊，2018/9/30出版《涅槃》下冊。</w:t>
            </w:r>
          </w:p>
        </w:tc>
      </w:tr>
      <w:tr w:rsidR="00F43332" w:rsidRPr="00F43332" w14:paraId="5BC77E54" w14:textId="3512290D" w:rsidTr="12B8A48B">
        <w:tc>
          <w:tcPr>
            <w:tcW w:w="1108" w:type="dxa"/>
            <w:tcMar>
              <w:top w:w="40" w:type="dxa"/>
              <w:left w:w="40" w:type="dxa"/>
              <w:bottom w:w="40" w:type="dxa"/>
              <w:right w:w="40" w:type="dxa"/>
            </w:tcMar>
            <w:vAlign w:val="center"/>
          </w:tcPr>
          <w:p w14:paraId="13C6720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3F11D2C2"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2018/08/25</w:t>
            </w:r>
          </w:p>
        </w:tc>
        <w:tc>
          <w:tcPr>
            <w:tcW w:w="4395" w:type="dxa"/>
            <w:tcMar>
              <w:top w:w="100" w:type="dxa"/>
              <w:left w:w="100" w:type="dxa"/>
              <w:bottom w:w="100" w:type="dxa"/>
              <w:right w:w="100" w:type="dxa"/>
            </w:tcMar>
            <w:vAlign w:val="center"/>
          </w:tcPr>
          <w:p w14:paraId="29CF3040" w14:textId="17071848" w:rsidR="00540BBB" w:rsidRPr="00F43332" w:rsidRDefault="6EEF9B0A" w:rsidP="2EFFC1D2">
            <w:pPr>
              <w:spacing w:after="0" w:line="300" w:lineRule="exact"/>
              <w:jc w:val="both"/>
              <w:rPr>
                <w:rFonts w:ascii="微軟正黑體" w:eastAsia="微軟正黑體" w:hAnsi="微軟正黑體"/>
              </w:rPr>
            </w:pPr>
            <w:r w:rsidRPr="00F43332">
              <w:rPr>
                <w:rFonts w:ascii="微軟正黑體" w:eastAsia="微軟正黑體" w:hAnsi="微軟正黑體" w:cs="Times New Roman"/>
              </w:rPr>
              <w:t>調整組織架構</w:t>
            </w:r>
            <w:r w:rsidR="6C70EDD5" w:rsidRPr="00F43332">
              <w:rPr>
                <w:rFonts w:ascii="微軟正黑體" w:eastAsia="微軟正黑體" w:hAnsi="微軟正黑體" w:cs="Times New Roman"/>
              </w:rPr>
              <w:t>，因應復興中國佛教大業之需要</w:t>
            </w:r>
          </w:p>
        </w:tc>
        <w:tc>
          <w:tcPr>
            <w:tcW w:w="8222" w:type="dxa"/>
          </w:tcPr>
          <w:p w14:paraId="14BDAE1E" w14:textId="793E0D39" w:rsidR="00540BBB" w:rsidRPr="00F43332" w:rsidRDefault="00540BBB" w:rsidP="00540BBB">
            <w:pPr>
              <w:spacing w:line="300" w:lineRule="exact"/>
              <w:jc w:val="both"/>
              <w:rPr>
                <w:rFonts w:ascii="微軟正黑體" w:eastAsia="微軟正黑體" w:hAnsi="微軟正黑體" w:cs="Times New Roman"/>
                <w:bCs/>
                <w:szCs w:val="24"/>
              </w:rPr>
            </w:pPr>
            <w:r w:rsidRPr="00F43332">
              <w:rPr>
                <w:rFonts w:ascii="微軟正黑體" w:eastAsia="微軟正黑體" w:hAnsi="微軟正黑體" w:hint="eastAsia"/>
                <w:szCs w:val="24"/>
                <w:rPrChange w:id="1539" w:author="駱淳渝" w:date="2026-02-05T22:26:00Z" w16du:dateUtc="2026-02-05T14:26:00Z">
                  <w:rPr>
                    <w:rFonts w:ascii="微軟正黑體" w:eastAsia="微軟正黑體" w:hAnsi="微軟正黑體" w:hint="eastAsia"/>
                    <w:color w:val="000000" w:themeColor="text1"/>
                    <w:szCs w:val="24"/>
                  </w:rPr>
                </w:rPrChange>
              </w:rPr>
              <w:t>佛教正覺同修會與正覺教育基金會（正覺二會）</w:t>
            </w:r>
            <w:r w:rsidRPr="00F43332">
              <w:rPr>
                <w:rFonts w:ascii="微軟正黑體" w:eastAsia="微軟正黑體" w:hAnsi="微軟正黑體" w:cs="Times New Roman" w:hint="eastAsia"/>
                <w:szCs w:val="24"/>
              </w:rPr>
              <w:t>為因應</w:t>
            </w:r>
            <w:r w:rsidRPr="00F43332">
              <w:rPr>
                <w:rFonts w:ascii="微軟正黑體" w:eastAsia="微軟正黑體" w:hAnsi="微軟正黑體" w:hint="eastAsia"/>
                <w:szCs w:val="24"/>
                <w:rPrChange w:id="1540" w:author="駱淳渝" w:date="2026-02-05T22:26:00Z" w16du:dateUtc="2026-02-05T14:26:00Z">
                  <w:rPr>
                    <w:rFonts w:ascii="微軟正黑體" w:eastAsia="微軟正黑體" w:hAnsi="微軟正黑體" w:hint="eastAsia"/>
                    <w:color w:val="000000" w:themeColor="text1"/>
                    <w:szCs w:val="24"/>
                  </w:rPr>
                </w:rPrChange>
              </w:rPr>
              <w:t>復興中國佛教業務需要</w:t>
            </w:r>
            <w:r w:rsidRPr="00F43332">
              <w:rPr>
                <w:rStyle w:val="af2"/>
                <w:rFonts w:ascii="微軟正黑體" w:eastAsia="微軟正黑體" w:hAnsi="微軟正黑體" w:cs="Times New Roman"/>
                <w:szCs w:val="24"/>
              </w:rPr>
              <w:footnoteReference w:id="252"/>
            </w:r>
            <w:r w:rsidRPr="00F43332">
              <w:rPr>
                <w:rFonts w:ascii="微軟正黑體" w:eastAsia="微軟正黑體" w:hAnsi="微軟正黑體" w:cs="Times New Roman" w:hint="eastAsia"/>
                <w:szCs w:val="24"/>
              </w:rPr>
              <w:t>，新制定正覺二會一寺组織，原八組升格為八部，自2</w:t>
            </w:r>
            <w:r w:rsidRPr="00F43332">
              <w:rPr>
                <w:rFonts w:ascii="微軟正黑體" w:eastAsia="微軟正黑體" w:hAnsi="微軟正黑體" w:cs="Times New Roman"/>
                <w:szCs w:val="24"/>
              </w:rPr>
              <w:t>018/8/25</w:t>
            </w:r>
            <w:r w:rsidRPr="00F43332">
              <w:rPr>
                <w:rFonts w:ascii="微軟正黑體" w:eastAsia="微軟正黑體" w:hAnsi="微軟正黑體" w:cs="Times New Roman" w:hint="eastAsia"/>
                <w:szCs w:val="24"/>
              </w:rPr>
              <w:t>實施。</w:t>
            </w:r>
            <w:r w:rsidRPr="00F43332">
              <w:rPr>
                <w:rStyle w:val="af2"/>
                <w:rFonts w:ascii="微軟正黑體" w:eastAsia="微軟正黑體" w:hAnsi="微軟正黑體" w:cs="Times New Roman"/>
                <w:szCs w:val="24"/>
              </w:rPr>
              <w:footnoteReference w:id="253"/>
            </w:r>
          </w:p>
        </w:tc>
      </w:tr>
      <w:tr w:rsidR="00F43332" w:rsidRPr="00F43332" w14:paraId="1B3CEA48" w14:textId="4BCD78EF" w:rsidTr="12B8A48B">
        <w:tc>
          <w:tcPr>
            <w:tcW w:w="1108" w:type="dxa"/>
            <w:tcMar>
              <w:top w:w="40" w:type="dxa"/>
              <w:left w:w="40" w:type="dxa"/>
              <w:bottom w:w="40" w:type="dxa"/>
              <w:right w:w="40" w:type="dxa"/>
            </w:tcMar>
            <w:vAlign w:val="center"/>
          </w:tcPr>
          <w:p w14:paraId="0F4632C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31618F1"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2018/12/25</w:t>
            </w:r>
            <w:r w:rsidRPr="00F43332">
              <w:rPr>
                <w:rStyle w:val="af2"/>
                <w:rFonts w:ascii="微軟正黑體" w:eastAsia="微軟正黑體" w:hAnsi="微軟正黑體" w:cs="Times New Roman"/>
                <w:bCs/>
                <w:szCs w:val="24"/>
              </w:rPr>
              <w:footnoteReference w:id="254"/>
            </w:r>
          </w:p>
        </w:tc>
        <w:tc>
          <w:tcPr>
            <w:tcW w:w="4395" w:type="dxa"/>
            <w:tcMar>
              <w:top w:w="100" w:type="dxa"/>
              <w:left w:w="100" w:type="dxa"/>
              <w:bottom w:w="100" w:type="dxa"/>
              <w:right w:w="100" w:type="dxa"/>
            </w:tcMar>
            <w:vAlign w:val="center"/>
          </w:tcPr>
          <w:p w14:paraId="51C78E92" w14:textId="5C8E39A5"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bCs/>
                <w:szCs w:val="24"/>
              </w:rPr>
              <w:t>設置「執事幹部違背四攝法信箱」</w:t>
            </w:r>
          </w:p>
        </w:tc>
        <w:tc>
          <w:tcPr>
            <w:tcW w:w="8222" w:type="dxa"/>
          </w:tcPr>
          <w:p w14:paraId="24A53FF8" w14:textId="68D69C5C"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2018/12/15</w:t>
            </w:r>
            <w:r w:rsidRPr="00F43332">
              <w:rPr>
                <w:rFonts w:ascii="微軟正黑體" w:eastAsia="微軟正黑體" w:hAnsi="微軟正黑體" w:cs="Times New Roman"/>
                <w:szCs w:val="24"/>
                <w:vertAlign w:val="superscript"/>
              </w:rPr>
              <w:footnoteReference w:id="255"/>
            </w:r>
            <w:r w:rsidRPr="00F43332">
              <w:rPr>
                <w:rFonts w:ascii="微軟正黑體" w:eastAsia="微軟正黑體" w:hAnsi="微軟正黑體" w:cs="Times New Roman" w:hint="eastAsia"/>
                <w:szCs w:val="24"/>
              </w:rPr>
              <w:t>本會設置「執事幹部違背四攝法信箱」，</w:t>
            </w:r>
            <w:r w:rsidRPr="00F43332">
              <w:rPr>
                <w:rFonts w:ascii="微軟正黑體" w:eastAsia="微軟正黑體" w:hAnsi="微軟正黑體" w:cs="Times New Roman" w:hint="eastAsia"/>
                <w:bCs/>
                <w:szCs w:val="24"/>
              </w:rPr>
              <w:t>學員如發現有執事幹部違背四攝法情事，經私下勸導後仍繼續違犯，可向此信箱提出檢舉。設置此信箱旨在提醒同修在修學六度及各種執事過程中，不應偏離四攝法，達成導師對同修「上下和樂，勝義僧團無諍」的期許。</w:t>
            </w:r>
          </w:p>
        </w:tc>
      </w:tr>
      <w:tr w:rsidR="00F43332" w:rsidRPr="00F43332" w14:paraId="7E4067A8" w14:textId="7293CA15" w:rsidTr="12B8A48B">
        <w:tc>
          <w:tcPr>
            <w:tcW w:w="1108" w:type="dxa"/>
            <w:tcMar>
              <w:top w:w="40" w:type="dxa"/>
              <w:left w:w="40" w:type="dxa"/>
              <w:bottom w:w="40" w:type="dxa"/>
              <w:right w:w="40" w:type="dxa"/>
            </w:tcMar>
            <w:vAlign w:val="center"/>
          </w:tcPr>
          <w:p w14:paraId="0AF48FD2"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633E1F96"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2019/02/12</w:t>
            </w:r>
          </w:p>
        </w:tc>
        <w:tc>
          <w:tcPr>
            <w:tcW w:w="4395" w:type="dxa"/>
            <w:tcMar>
              <w:top w:w="100" w:type="dxa"/>
              <w:left w:w="100" w:type="dxa"/>
              <w:bottom w:w="100" w:type="dxa"/>
              <w:right w:w="100" w:type="dxa"/>
            </w:tcMar>
            <w:vAlign w:val="center"/>
          </w:tcPr>
          <w:p w14:paraId="614EB573" w14:textId="2E22FCED"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導師開講《不退轉法輪經》</w:t>
            </w:r>
          </w:p>
        </w:tc>
        <w:tc>
          <w:tcPr>
            <w:tcW w:w="8222" w:type="dxa"/>
          </w:tcPr>
          <w:p w14:paraId="2E95CDDB" w14:textId="47B5F3B4" w:rsidR="00540BBB" w:rsidRPr="00F43332" w:rsidRDefault="00540BBB" w:rsidP="00540BBB">
            <w:pPr>
              <w:spacing w:after="0" w:line="300" w:lineRule="exact"/>
              <w:jc w:val="both"/>
              <w:rPr>
                <w:rFonts w:ascii="微軟正黑體" w:eastAsia="微軟正黑體" w:hAnsi="微軟正黑體"/>
                <w:szCs w:val="24"/>
              </w:rPr>
            </w:pPr>
            <w:r w:rsidRPr="00F43332">
              <w:rPr>
                <w:rFonts w:ascii="微軟正黑體" w:eastAsia="微軟正黑體" w:hAnsi="微軟正黑體" w:cs="Times New Roman" w:hint="eastAsia"/>
                <w:szCs w:val="24"/>
              </w:rPr>
              <w:t>2019/2/12</w:t>
            </w:r>
            <w:r w:rsidRPr="00F43332">
              <w:rPr>
                <w:rFonts w:ascii="微軟正黑體" w:eastAsia="微軟正黑體" w:hAnsi="微軟正黑體" w:cs="Times New Roman"/>
                <w:szCs w:val="24"/>
                <w:vertAlign w:val="superscript"/>
              </w:rPr>
              <w:footnoteReference w:id="256"/>
            </w:r>
            <w:r w:rsidRPr="00F43332">
              <w:rPr>
                <w:rFonts w:ascii="微軟正黑體" w:eastAsia="微軟正黑體" w:hAnsi="微軟正黑體" w:cs="Times New Roman"/>
                <w:szCs w:val="24"/>
              </w:rPr>
              <w:t xml:space="preserve"> </w:t>
            </w:r>
            <w:r w:rsidRPr="00F43332">
              <w:rPr>
                <w:rFonts w:ascii="微軟正黑體" w:eastAsia="微軟正黑體" w:hAnsi="微軟正黑體" w:cs="Times New Roman" w:hint="eastAsia"/>
                <w:szCs w:val="24"/>
              </w:rPr>
              <w:t>平實導師開演《不退轉法輪經》。此經是大乘般若期前的通教經典，導師詳解此經，讓聽聞者能解「釋迦牟尼」即能仁寂靜的第八識真如之深義，</w:t>
            </w:r>
            <w:r w:rsidRPr="00F43332">
              <w:rPr>
                <w:rFonts w:ascii="微軟正黑體" w:eastAsia="微軟正黑體" w:hAnsi="微軟正黑體" w:hint="eastAsia"/>
                <w:szCs w:val="24"/>
              </w:rPr>
              <w:t>聽聞「此經」及「釋迦牟尼佛」聖名已，未來當得不退轉於大乘法輪。</w:t>
            </w:r>
          </w:p>
          <w:p w14:paraId="271D046E" w14:textId="77777777" w:rsidR="00540BBB" w:rsidRPr="00F43332" w:rsidRDefault="00540BBB" w:rsidP="00540BBB">
            <w:pPr>
              <w:spacing w:after="0" w:line="300" w:lineRule="exact"/>
              <w:jc w:val="both"/>
              <w:rPr>
                <w:rFonts w:ascii="微軟正黑體" w:eastAsia="微軟正黑體" w:hAnsi="微軟正黑體"/>
                <w:szCs w:val="24"/>
              </w:rPr>
            </w:pPr>
            <w:r w:rsidRPr="00F43332">
              <w:rPr>
                <w:rFonts w:ascii="微軟正黑體" w:eastAsia="微軟正黑體" w:hAnsi="微軟正黑體" w:hint="eastAsia"/>
                <w:szCs w:val="24"/>
              </w:rPr>
              <w:t>鑑於正覺同修會曾發生三次法難，導師不願再有任何人退轉，是故特意宣說此經。</w:t>
            </w:r>
          </w:p>
          <w:p w14:paraId="2ABC824A" w14:textId="78CC6630"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 New Roman"/>
                <w:szCs w:val="24"/>
              </w:rPr>
              <w:t>2021/3/3</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vertAlign w:val="superscript"/>
              </w:rPr>
              <w:footnoteReference w:id="257"/>
            </w:r>
            <w:r w:rsidRPr="00F43332">
              <w:rPr>
                <w:rFonts w:ascii="微軟正黑體" w:eastAsia="微軟正黑體" w:hAnsi="微軟正黑體" w:cs="Times New Roman" w:hint="eastAsia"/>
                <w:szCs w:val="24"/>
              </w:rPr>
              <w:t>宣講圓滿後出版《不退轉法輪經》全套共十輯，2024/1/30出版第一輯，</w:t>
            </w:r>
            <w:commentRangeStart w:id="1551"/>
            <w:r w:rsidRPr="00F43332">
              <w:rPr>
                <w:rFonts w:ascii="微軟正黑體" w:eastAsia="微軟正黑體" w:hAnsi="微軟正黑體" w:cs="Times New Roman" w:hint="eastAsia"/>
                <w:szCs w:val="24"/>
                <w:highlight w:val="yellow"/>
              </w:rPr>
              <w:t>○○/○○/○○</w:t>
            </w:r>
            <w:commentRangeEnd w:id="1551"/>
            <w:r w:rsidR="00F43332" w:rsidRPr="00F43332">
              <w:rPr>
                <w:rStyle w:val="af5"/>
                <w:rFonts w:ascii="微軟正黑體" w:eastAsia="微軟正黑體" w:hAnsi="微軟正黑體" w:cs="Times New Roman" w:hint="eastAsia"/>
                <w:sz w:val="24"/>
                <w:szCs w:val="24"/>
                <w:rPrChange w:id="1552" w:author="駱淳渝" w:date="2026-02-05T22:26:00Z" w16du:dateUtc="2026-02-05T14:26:00Z">
                  <w:rPr>
                    <w:rStyle w:val="af5"/>
                    <w:rFonts w:ascii="微軟正黑體" w:eastAsia="微軟正黑體" w:hAnsi="微軟正黑體" w:cs="Times New Roman" w:hint="eastAsia"/>
                    <w:sz w:val="24"/>
                    <w:szCs w:val="24"/>
                  </w:rPr>
                </w:rPrChange>
              </w:rPr>
              <w:commentReference w:id="1551"/>
            </w:r>
            <w:r w:rsidRPr="00F43332">
              <w:rPr>
                <w:rFonts w:ascii="微軟正黑體" w:eastAsia="微軟正黑體" w:hAnsi="微軟正黑體" w:cs="Times New Roman" w:hint="eastAsia"/>
                <w:szCs w:val="24"/>
                <w:rPrChange w:id="1553" w:author="駱淳渝" w:date="2026-02-05T22:26:00Z" w16du:dateUtc="2026-02-05T14:26:00Z">
                  <w:rPr>
                    <w:rFonts w:ascii="微軟正黑體" w:eastAsia="微軟正黑體" w:hAnsi="微軟正黑體" w:cs="Times New Roman" w:hint="eastAsia"/>
                    <w:szCs w:val="24"/>
                  </w:rPr>
                </w:rPrChange>
              </w:rPr>
              <w:t>出版第十輯。</w:t>
            </w:r>
          </w:p>
        </w:tc>
      </w:tr>
      <w:tr w:rsidR="00F43332" w:rsidRPr="00F43332" w14:paraId="42CBFDDF" w14:textId="1CDF11B3"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7D589C7"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6134095"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2019/03/09</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BA14AD4" w14:textId="62034E29"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臺北市十樓講堂舉行釋迦牟尼佛舍利安奉大典法會</w:t>
            </w:r>
          </w:p>
        </w:tc>
        <w:tc>
          <w:tcPr>
            <w:tcW w:w="8222" w:type="dxa"/>
          </w:tcPr>
          <w:p w14:paraId="34B6B813" w14:textId="0344DCDE" w:rsidR="00540BBB" w:rsidRPr="00F43332" w:rsidRDefault="00540BBB" w:rsidP="00540BBB">
            <w:pPr>
              <w:spacing w:after="0" w:line="300" w:lineRule="exact"/>
              <w:jc w:val="both"/>
              <w:rPr>
                <w:rFonts w:ascii="微軟正黑體" w:eastAsia="微軟正黑體" w:hAnsi="微軟正黑體" w:cs="Times New Roman"/>
                <w:szCs w:val="24"/>
              </w:rPr>
            </w:pPr>
          </w:p>
        </w:tc>
      </w:tr>
      <w:tr w:rsidR="00F43332" w:rsidRPr="00F43332" w14:paraId="1D861FF9" w14:textId="60C085A5"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4614537"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2A9241A"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2020/02/02</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DDABA1C" w14:textId="4F0DD838"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因應新冠肺炎影響，本會暫停弘法事務</w:t>
            </w:r>
            <w:r w:rsidRPr="00F43332">
              <w:rPr>
                <w:rStyle w:val="af2"/>
                <w:rFonts w:ascii="微軟正黑體" w:eastAsia="微軟正黑體" w:hAnsi="微軟正黑體" w:cs="Times New Roman"/>
                <w:bCs/>
                <w:szCs w:val="24"/>
              </w:rPr>
              <w:footnoteReference w:id="258"/>
            </w:r>
          </w:p>
        </w:tc>
        <w:tc>
          <w:tcPr>
            <w:tcW w:w="8222" w:type="dxa"/>
          </w:tcPr>
          <w:p w14:paraId="0913CD25" w14:textId="0AE5DFCB" w:rsidR="00540BBB" w:rsidRPr="00F43332" w:rsidRDefault="00540BBB" w:rsidP="00540BBB">
            <w:pPr>
              <w:spacing w:after="0"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2020春節期間，受到新冠肺炎蔓延影響，本會各地講堂於2020/2/2停</w:t>
            </w:r>
            <w:r w:rsidRPr="00F43332">
              <w:rPr>
                <w:rFonts w:ascii="微軟正黑體" w:eastAsia="微軟正黑體" w:hAnsi="微軟正黑體" w:cs="Times New Roman" w:hint="eastAsia"/>
                <w:szCs w:val="24"/>
              </w:rPr>
              <w:lastRenderedPageBreak/>
              <w:t>課，至2020/6/13復課</w:t>
            </w:r>
            <w:r w:rsidRPr="00F43332">
              <w:rPr>
                <w:rStyle w:val="af2"/>
                <w:rFonts w:ascii="微軟正黑體" w:eastAsia="微軟正黑體" w:hAnsi="微軟正黑體" w:cs="Times New Roman"/>
                <w:szCs w:val="24"/>
              </w:rPr>
              <w:footnoteReference w:id="259"/>
            </w:r>
            <w:r w:rsidRPr="00F43332">
              <w:rPr>
                <w:rFonts w:ascii="微軟正黑體" w:eastAsia="微軟正黑體" w:hAnsi="微軟正黑體" w:cs="Times New Roman" w:hint="eastAsia"/>
                <w:szCs w:val="24"/>
              </w:rPr>
              <w:t>。之後隨著新冠肺炎疫情數度反覆，助念及法會暫停，改為線上法會，供同修在家線上參與，</w:t>
            </w:r>
            <w:r w:rsidRPr="00F43332">
              <w:rPr>
                <w:rFonts w:ascii="微軟正黑體" w:eastAsia="微軟正黑體" w:hAnsi="微軟正黑體" w:cs="Times New Roman"/>
                <w:szCs w:val="24"/>
              </w:rPr>
              <w:t>2021/05/25首次新增在家助念，在家彌陀、悲增法會模式，發布在家助</w:t>
            </w:r>
            <w:r w:rsidRPr="00F43332">
              <w:rPr>
                <w:rFonts w:ascii="微軟正黑體" w:eastAsia="微軟正黑體" w:hAnsi="微軟正黑體" w:cs="Times New Roman" w:hint="eastAsia"/>
                <w:szCs w:val="24"/>
              </w:rPr>
              <w:t>念及法會儀軌</w:t>
            </w:r>
            <w:r w:rsidRPr="00F43332">
              <w:rPr>
                <w:rStyle w:val="af2"/>
                <w:rFonts w:ascii="微軟正黑體" w:eastAsia="微軟正黑體" w:hAnsi="微軟正黑體" w:cs="Times New Roman"/>
                <w:szCs w:val="24"/>
              </w:rPr>
              <w:footnoteReference w:id="260"/>
            </w:r>
            <w:r w:rsidRPr="00F43332">
              <w:rPr>
                <w:rFonts w:ascii="微軟正黑體" w:eastAsia="微軟正黑體" w:hAnsi="微軟正黑體" w:cs="Times New Roman"/>
                <w:szCs w:val="24"/>
              </w:rPr>
              <w:t>。</w:t>
            </w:r>
            <w:r w:rsidRPr="00F43332">
              <w:rPr>
                <w:rFonts w:ascii="微軟正黑體" w:eastAsia="微軟正黑體" w:hAnsi="微軟正黑體" w:cs="Times New Roman" w:hint="eastAsia"/>
                <w:szCs w:val="24"/>
              </w:rPr>
              <w:t>期間並兩度停課，直至2022/8/10起回復正常共修</w:t>
            </w:r>
            <w:r w:rsidRPr="00F43332">
              <w:rPr>
                <w:rStyle w:val="af2"/>
                <w:rFonts w:ascii="微軟正黑體" w:eastAsia="微軟正黑體" w:hAnsi="微軟正黑體" w:cs="Times New Roman"/>
                <w:szCs w:val="24"/>
              </w:rPr>
              <w:footnoteReference w:id="261"/>
            </w:r>
            <w:r w:rsidRPr="00F43332">
              <w:rPr>
                <w:rFonts w:ascii="微軟正黑體" w:eastAsia="微軟正黑體" w:hAnsi="微軟正黑體" w:cs="Times New Roman" w:hint="eastAsia"/>
                <w:szCs w:val="24"/>
              </w:rPr>
              <w:t>，助念與法會亦相繼恢復。</w:t>
            </w:r>
          </w:p>
          <w:p w14:paraId="54D3F57D" w14:textId="57B1A9E8"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暫停共修期間，平實導師及六位親教師在正覺官網發表專文，勸勉同修們善護身心，減少聚會；好好讀書及觀行，以增進智慧；唯有保得百年身，方能繼續進展道業、守護正法。</w:t>
            </w:r>
          </w:p>
        </w:tc>
      </w:tr>
      <w:tr w:rsidR="00F43332" w:rsidRPr="00F43332" w14:paraId="70C8E42B" w14:textId="627DA17D" w:rsidTr="12B8A48B">
        <w:tc>
          <w:tcPr>
            <w:tcW w:w="1108" w:type="dxa"/>
            <w:tcMar>
              <w:top w:w="40" w:type="dxa"/>
              <w:left w:w="40" w:type="dxa"/>
              <w:bottom w:w="40" w:type="dxa"/>
              <w:right w:w="40" w:type="dxa"/>
            </w:tcMar>
            <w:vAlign w:val="center"/>
          </w:tcPr>
          <w:p w14:paraId="3D85602F"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0C7C4EA"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2020/04/01</w:t>
            </w:r>
          </w:p>
        </w:tc>
        <w:tc>
          <w:tcPr>
            <w:tcW w:w="4395" w:type="dxa"/>
            <w:tcMar>
              <w:top w:w="100" w:type="dxa"/>
              <w:left w:w="100" w:type="dxa"/>
              <w:bottom w:w="100" w:type="dxa"/>
              <w:right w:w="100" w:type="dxa"/>
            </w:tcMar>
            <w:vAlign w:val="center"/>
          </w:tcPr>
          <w:p w14:paraId="4ADA16AE" w14:textId="2FC7290B"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推出「玄奘文化千年路」系列影片</w:t>
            </w:r>
          </w:p>
        </w:tc>
        <w:tc>
          <w:tcPr>
            <w:tcW w:w="8222" w:type="dxa"/>
          </w:tcPr>
          <w:p w14:paraId="08A91387" w14:textId="7AE512D9"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 New Roman" w:hint="eastAsia"/>
                <w:szCs w:val="24"/>
              </w:rPr>
              <w:t>為感懷 玄奘菩薩對大乘佛法貢獻及其對後世佛弟子綿長教化，正覺同修會於</w:t>
            </w:r>
            <w:r w:rsidRPr="00F43332">
              <w:rPr>
                <w:rFonts w:ascii="微軟正黑體" w:eastAsia="微軟正黑體" w:hAnsi="微軟正黑體" w:cs="Times New Roman"/>
                <w:szCs w:val="24"/>
              </w:rPr>
              <w:t>2020/4/1玄奘菩薩1421歲誕辰紀念日</w:t>
            </w:r>
            <w:r w:rsidRPr="00F43332">
              <w:rPr>
                <w:rFonts w:ascii="微軟正黑體" w:eastAsia="微軟正黑體" w:hAnsi="微軟正黑體" w:cs="Times New Roman" w:hint="eastAsia"/>
                <w:szCs w:val="24"/>
              </w:rPr>
              <w:t>起，一連七天於</w:t>
            </w:r>
            <w:r w:rsidRPr="00F43332">
              <w:rPr>
                <w:rFonts w:ascii="微軟正黑體" w:eastAsia="微軟正黑體" w:hAnsi="微軟正黑體" w:cs="Times New Roman"/>
                <w:szCs w:val="24"/>
              </w:rPr>
              <w:t>youtube</w:t>
            </w:r>
            <w:r w:rsidRPr="00F43332">
              <w:rPr>
                <w:rFonts w:ascii="微軟正黑體" w:eastAsia="微軟正黑體" w:hAnsi="微軟正黑體" w:cs="Times New Roman" w:hint="eastAsia"/>
                <w:szCs w:val="24"/>
              </w:rPr>
              <w:t>平台</w:t>
            </w:r>
            <w:r w:rsidRPr="00F43332">
              <w:rPr>
                <w:rStyle w:val="af2"/>
                <w:rFonts w:ascii="微軟正黑體" w:eastAsia="微軟正黑體" w:hAnsi="微軟正黑體" w:cs="Times New Roman"/>
                <w:szCs w:val="24"/>
              </w:rPr>
              <w:footnoteReference w:id="262"/>
            </w:r>
            <w:r w:rsidRPr="00F43332">
              <w:rPr>
                <w:rFonts w:ascii="微軟正黑體" w:eastAsia="微軟正黑體" w:hAnsi="微軟正黑體" w:cs="Times New Roman" w:hint="eastAsia"/>
                <w:szCs w:val="24"/>
              </w:rPr>
              <w:t>推出「玄奘文化千年路」系列影片，</w:t>
            </w:r>
            <w:r w:rsidRPr="00F43332">
              <w:rPr>
                <w:rFonts w:ascii="微軟正黑體" w:eastAsia="微軟正黑體" w:hAnsi="微軟正黑體" w:hint="eastAsia"/>
                <w:szCs w:val="24"/>
              </w:rPr>
              <w:t>以圖片插畫方式呈現，輔以訪談敘事鋪陳 玄奘菩薩傳奇一生。</w:t>
            </w:r>
          </w:p>
        </w:tc>
      </w:tr>
      <w:tr w:rsidR="00F43332" w:rsidRPr="00F43332" w14:paraId="32C3424E" w14:textId="595ED0B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5E637BC"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BF519B6"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2020/06/04</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E842F9" w14:textId="4110F855"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琅琊閣退轉事件</w:t>
            </w:r>
          </w:p>
        </w:tc>
        <w:tc>
          <w:tcPr>
            <w:tcW w:w="8222" w:type="dxa"/>
          </w:tcPr>
          <w:p w14:paraId="423FB26C" w14:textId="018F4B3E" w:rsidR="00540BBB" w:rsidRPr="00F43332" w:rsidRDefault="00540BBB" w:rsidP="00540BBB">
            <w:pPr>
              <w:spacing w:after="0" w:line="320" w:lineRule="exact"/>
              <w:rPr>
                <w:rFonts w:ascii="微軟正黑體" w:eastAsia="微軟正黑體" w:hAnsi="微軟正黑體" w:cs="Times New Roman"/>
                <w:szCs w:val="24"/>
                <w:rPrChange w:id="1564" w:author="駱淳渝" w:date="2026-02-05T22:26:00Z" w16du:dateUtc="2026-02-05T14:26:00Z">
                  <w:rPr>
                    <w:rFonts w:ascii="微軟正黑體" w:eastAsia="微軟正黑體" w:hAnsi="微軟正黑體" w:cs="Times New Roman"/>
                    <w:color w:val="FF00FF"/>
                    <w:szCs w:val="24"/>
                  </w:rPr>
                </w:rPrChange>
              </w:rPr>
            </w:pPr>
            <w:r w:rsidRPr="00F43332">
              <w:rPr>
                <w:rFonts w:ascii="微軟正黑體" w:eastAsia="微軟正黑體" w:hAnsi="微軟正黑體" w:cs="Times New Roman" w:hint="eastAsia"/>
                <w:szCs w:val="24"/>
              </w:rPr>
              <w:t>琅琊閣退轉事件起因於少數人在英譯</w:t>
            </w:r>
            <w:r w:rsidRPr="00F43332">
              <w:rPr>
                <w:rFonts w:ascii="微軟正黑體" w:eastAsia="微軟正黑體" w:hAnsi="微軟正黑體" w:cs="Times New Roman"/>
                <w:szCs w:val="24"/>
              </w:rPr>
              <w:t xml:space="preserve"> </w:t>
            </w:r>
            <w:r w:rsidRPr="00F43332">
              <w:rPr>
                <w:rFonts w:ascii="微軟正黑體" w:eastAsia="微軟正黑體" w:hAnsi="微軟正黑體" w:cs="Times New Roman" w:hint="eastAsia"/>
                <w:szCs w:val="24"/>
              </w:rPr>
              <w:t>平實導師專著期間，在事相上對本會幹部義工不滿，進而引生對法義的質難，盼同修會瓦解。</w:t>
            </w:r>
            <w:commentRangeStart w:id="1565"/>
            <w:commentRangeEnd w:id="1565"/>
            <w:r w:rsidR="00F43332" w:rsidRPr="00F43332">
              <w:rPr>
                <w:rStyle w:val="af5"/>
                <w:rFonts w:ascii="微軟正黑體" w:eastAsia="微軟正黑體" w:hAnsi="微軟正黑體" w:cs="Times New Roman"/>
                <w:sz w:val="24"/>
                <w:szCs w:val="24"/>
                <w:rPrChange w:id="1566" w:author="駱淳渝" w:date="2026-02-05T22:26:00Z" w16du:dateUtc="2026-02-05T14:26:00Z">
                  <w:rPr>
                    <w:rStyle w:val="af5"/>
                    <w:rFonts w:ascii="微軟正黑體" w:eastAsia="微軟正黑體" w:hAnsi="微軟正黑體" w:cs="Times New Roman"/>
                    <w:color w:val="FF00FF"/>
                    <w:sz w:val="24"/>
                    <w:szCs w:val="24"/>
                  </w:rPr>
                </w:rPrChange>
              </w:rPr>
              <w:commentReference w:id="1565"/>
            </w:r>
          </w:p>
          <w:p w14:paraId="257A2944" w14:textId="30D26154"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本會弘法視頻節目自</w:t>
            </w:r>
            <w:commentRangeStart w:id="1567"/>
            <w:r w:rsidRPr="00F43332">
              <w:rPr>
                <w:rFonts w:ascii="微軟正黑體" w:eastAsia="微軟正黑體" w:hAnsi="微軟正黑體" w:cs="Times New Roman" w:hint="eastAsia"/>
                <w:szCs w:val="24"/>
              </w:rPr>
              <w:t>2021/6/1</w:t>
            </w:r>
            <w:commentRangeEnd w:id="1567"/>
            <w:r w:rsidR="00F43332" w:rsidRPr="00F43332">
              <w:rPr>
                <w:rStyle w:val="af5"/>
                <w:rFonts w:ascii="微軟正黑體" w:eastAsia="微軟正黑體" w:hAnsi="微軟正黑體" w:cs="Times New Roman" w:hint="eastAsia"/>
                <w:sz w:val="24"/>
                <w:szCs w:val="24"/>
                <w:rPrChange w:id="1568" w:author="駱淳渝" w:date="2026-02-05T22:26:00Z" w16du:dateUtc="2026-02-05T14:26:00Z">
                  <w:rPr>
                    <w:rStyle w:val="af5"/>
                    <w:rFonts w:ascii="微軟正黑體" w:eastAsia="微軟正黑體" w:hAnsi="微軟正黑體" w:cs="Times New Roman" w:hint="eastAsia"/>
                    <w:sz w:val="24"/>
                    <w:szCs w:val="24"/>
                  </w:rPr>
                </w:rPrChange>
              </w:rPr>
              <w:commentReference w:id="1567"/>
            </w:r>
            <w:r w:rsidRPr="00F43332">
              <w:rPr>
                <w:rFonts w:ascii="微軟正黑體" w:eastAsia="微軟正黑體" w:hAnsi="微軟正黑體" w:cs="Times New Roman" w:hint="eastAsia"/>
                <w:szCs w:val="24"/>
                <w:rPrChange w:id="1569" w:author="駱淳渝" w:date="2026-02-05T22:26:00Z" w16du:dateUtc="2026-02-05T14:26:00Z">
                  <w:rPr>
                    <w:rFonts w:ascii="微軟正黑體" w:eastAsia="微軟正黑體" w:hAnsi="微軟正黑體" w:cs="Times New Roman" w:hint="eastAsia"/>
                    <w:szCs w:val="24"/>
                  </w:rPr>
                </w:rPrChange>
              </w:rPr>
              <w:t>起陸續推出《三乘菩提之相似佛法—重蹈燈下黑之琅琊閣》（一）、（二），於</w:t>
            </w:r>
            <w:r w:rsidRPr="00F43332">
              <w:rPr>
                <w:rFonts w:ascii="微軟正黑體" w:eastAsia="微軟正黑體" w:hAnsi="微軟正黑體" w:cs="Times New Roman" w:hint="eastAsia"/>
                <w:szCs w:val="24"/>
              </w:rPr>
              <w:t>2024/2/27</w:t>
            </w:r>
            <w:r w:rsidRPr="00F43332">
              <w:rPr>
                <w:rStyle w:val="af2"/>
                <w:rFonts w:ascii="微軟正黑體" w:eastAsia="微軟正黑體" w:hAnsi="微軟正黑體" w:cs="Times New Roman"/>
                <w:szCs w:val="24"/>
              </w:rPr>
              <w:footnoteReference w:id="263"/>
            </w:r>
            <w:r w:rsidRPr="00F43332">
              <w:rPr>
                <w:rFonts w:ascii="微軟正黑體" w:eastAsia="微軟正黑體" w:hAnsi="微軟正黑體" w:cs="Times New Roman" w:hint="eastAsia"/>
                <w:szCs w:val="24"/>
              </w:rPr>
              <w:t>播畢，至此本會針對琅琊閣法義辨正已經完成。</w:t>
            </w:r>
          </w:p>
        </w:tc>
      </w:tr>
      <w:tr w:rsidR="00F43332" w:rsidRPr="00F43332" w14:paraId="5518F036" w14:textId="77777777" w:rsidTr="12B8A48B">
        <w:tc>
          <w:tcPr>
            <w:tcW w:w="1108" w:type="dxa"/>
            <w:tcBorders>
              <w:top w:val="single" w:sz="4" w:space="0" w:color="auto"/>
              <w:left w:val="single" w:sz="4" w:space="0" w:color="auto"/>
              <w:bottom w:val="single" w:sz="4" w:space="0" w:color="auto"/>
              <w:right w:val="single" w:sz="4" w:space="0" w:color="auto"/>
            </w:tcBorders>
            <w:shd w:val="clear" w:color="auto" w:fill="FFFFFF" w:themeFill="background1"/>
            <w:tcMar>
              <w:top w:w="40" w:type="dxa"/>
              <w:left w:w="40" w:type="dxa"/>
              <w:bottom w:w="40" w:type="dxa"/>
              <w:right w:w="40" w:type="dxa"/>
            </w:tcMar>
            <w:vAlign w:val="center"/>
          </w:tcPr>
          <w:p w14:paraId="3BB8AA95"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szCs w:val="24"/>
              </w:rPr>
            </w:pPr>
          </w:p>
        </w:tc>
        <w:tc>
          <w:tcPr>
            <w:tcW w:w="2010" w:type="dxa"/>
            <w:tcBorders>
              <w:top w:val="single" w:sz="4" w:space="0" w:color="auto"/>
              <w:left w:val="single" w:sz="4" w:space="0" w:color="auto"/>
              <w:bottom w:val="single" w:sz="4" w:space="0" w:color="auto"/>
              <w:right w:val="single" w:sz="4" w:space="0" w:color="auto"/>
            </w:tcBorders>
            <w:shd w:val="clear" w:color="auto" w:fill="FFFF00"/>
            <w:tcMar>
              <w:top w:w="100" w:type="dxa"/>
              <w:left w:w="100" w:type="dxa"/>
              <w:bottom w:w="100" w:type="dxa"/>
              <w:right w:w="100" w:type="dxa"/>
            </w:tcMar>
            <w:vAlign w:val="center"/>
          </w:tcPr>
          <w:p w14:paraId="41DFEA10" w14:textId="3061E6E5" w:rsidR="00540BBB" w:rsidRPr="00F43332" w:rsidRDefault="69F2179C" w:rsidP="44D68EF9">
            <w:pPr>
              <w:spacing w:after="0" w:line="300" w:lineRule="exact"/>
              <w:rPr>
                <w:rFonts w:ascii="微軟正黑體" w:eastAsia="微軟正黑體" w:hAnsi="微軟正黑體" w:cs="Times New Roman"/>
              </w:rPr>
            </w:pPr>
            <w:commentRangeStart w:id="1572"/>
            <w:r w:rsidRPr="00F43332">
              <w:rPr>
                <w:rFonts w:ascii="微軟正黑體" w:eastAsia="微軟正黑體" w:hAnsi="微軟正黑體" w:cs="Times New Roman"/>
                <w:highlight w:val="yellow"/>
              </w:rPr>
              <w:t>202</w:t>
            </w:r>
            <w:r w:rsidR="57A19490" w:rsidRPr="00F43332">
              <w:rPr>
                <w:rFonts w:ascii="微軟正黑體" w:eastAsia="微軟正黑體" w:hAnsi="微軟正黑體" w:cs="Times New Roman"/>
                <w:highlight w:val="yellow"/>
              </w:rPr>
              <w:t>1</w:t>
            </w:r>
            <w:r w:rsidRPr="00F43332">
              <w:rPr>
                <w:rFonts w:ascii="微軟正黑體" w:eastAsia="微軟正黑體" w:hAnsi="微軟正黑體" w:cs="Times New Roman"/>
                <w:highlight w:val="yellow"/>
              </w:rPr>
              <w:t>/0</w:t>
            </w:r>
            <w:r w:rsidR="31B4C5A0" w:rsidRPr="00F43332">
              <w:rPr>
                <w:rFonts w:ascii="微軟正黑體" w:eastAsia="微軟正黑體" w:hAnsi="微軟正黑體" w:cs="Times New Roman"/>
                <w:highlight w:val="yellow"/>
              </w:rPr>
              <w:t>2</w:t>
            </w:r>
            <w:r w:rsidRPr="00F43332">
              <w:rPr>
                <w:rFonts w:ascii="微軟正黑體" w:eastAsia="微軟正黑體" w:hAnsi="微軟正黑體" w:cs="Times New Roman"/>
                <w:highlight w:val="yellow"/>
              </w:rPr>
              <w:t>/</w:t>
            </w:r>
            <w:r w:rsidR="2CD9F27F" w:rsidRPr="00F43332">
              <w:rPr>
                <w:rFonts w:ascii="微軟正黑體" w:eastAsia="微軟正黑體" w:hAnsi="微軟正黑體" w:cs="Times New Roman"/>
                <w:highlight w:val="yellow"/>
              </w:rPr>
              <w:t>12</w:t>
            </w:r>
            <w:commentRangeEnd w:id="1572"/>
            <w:r w:rsidR="00F43332" w:rsidRPr="00F43332">
              <w:rPr>
                <w:rStyle w:val="af5"/>
                <w:rFonts w:ascii="微軟正黑體" w:eastAsia="微軟正黑體" w:hAnsi="微軟正黑體" w:cs="Times New Roman"/>
                <w:sz w:val="24"/>
                <w:szCs w:val="30"/>
                <w:rPrChange w:id="1573" w:author="駱淳渝" w:date="2026-02-05T22:26:00Z" w16du:dateUtc="2026-02-05T14:26:00Z">
                  <w:rPr>
                    <w:rStyle w:val="af5"/>
                    <w:rFonts w:ascii="微軟正黑體" w:eastAsia="微軟正黑體" w:hAnsi="微軟正黑體" w:cs="Times New Roman"/>
                    <w:sz w:val="24"/>
                    <w:szCs w:val="30"/>
                  </w:rPr>
                </w:rPrChange>
              </w:rPr>
              <w:commentReference w:id="1572"/>
            </w:r>
            <w:r w:rsidRPr="00F43332">
              <w:rPr>
                <w:rFonts w:ascii="微軟正黑體" w:eastAsia="微軟正黑體" w:hAnsi="微軟正黑體" w:cs="Times New Roman"/>
                <w:rPrChange w:id="1574" w:author="駱淳渝" w:date="2026-02-05T22:26:00Z" w16du:dateUtc="2026-02-05T14:26:00Z">
                  <w:rPr>
                    <w:rFonts w:ascii="微軟正黑體" w:eastAsia="微軟正黑體" w:hAnsi="微軟正黑體" w:cs="Times New Roman"/>
                  </w:rPr>
                </w:rPrChange>
              </w:rPr>
              <w:t xml:space="preserve"> </w:t>
            </w:r>
          </w:p>
          <w:p w14:paraId="3674F5AA" w14:textId="36E3AA58" w:rsidR="00540BBB" w:rsidRPr="00F43332" w:rsidRDefault="00540BBB" w:rsidP="00540BBB">
            <w:pPr>
              <w:spacing w:after="0" w:line="300" w:lineRule="exact"/>
              <w:rPr>
                <w:rFonts w:ascii="微軟正黑體" w:eastAsia="微軟正黑體" w:hAnsi="微軟正黑體" w:cs="Times New Roman"/>
                <w:szCs w:val="24"/>
              </w:rPr>
            </w:pPr>
          </w:p>
        </w:tc>
        <w:tc>
          <w:tcPr>
            <w:tcW w:w="4395"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00" w:type="dxa"/>
              <w:bottom w:w="100" w:type="dxa"/>
              <w:right w:w="100" w:type="dxa"/>
            </w:tcMar>
            <w:vAlign w:val="center"/>
          </w:tcPr>
          <w:p w14:paraId="400144F0" w14:textId="554AA996" w:rsidR="00540BBB" w:rsidRPr="00F43332" w:rsidRDefault="6EE39644" w:rsidP="44D68EF9">
            <w:pPr>
              <w:spacing w:after="0" w:line="300" w:lineRule="exact"/>
              <w:jc w:val="both"/>
              <w:rPr>
                <w:rFonts w:ascii="微軟正黑體" w:eastAsia="微軟正黑體" w:hAnsi="微軟正黑體" w:cs="Times New Roman"/>
              </w:rPr>
            </w:pPr>
            <w:r w:rsidRPr="00F43332">
              <w:rPr>
                <w:rFonts w:ascii="微軟正黑體" w:eastAsia="微軟正黑體" w:hAnsi="微軟正黑體" w:cs="Times New Roman"/>
              </w:rPr>
              <w:t>啟用</w:t>
            </w:r>
            <w:r w:rsidR="69F2179C" w:rsidRPr="00F43332">
              <w:rPr>
                <w:rFonts w:ascii="微軟正黑體" w:eastAsia="微軟正黑體" w:hAnsi="微軟正黑體" w:cs="Times New Roman"/>
              </w:rPr>
              <w:t>新版《佛前大供》儀軌</w:t>
            </w:r>
            <w:r w:rsidR="59523C49" w:rsidRPr="00F43332">
              <w:rPr>
                <w:rFonts w:ascii="微軟正黑體" w:eastAsia="微軟正黑體" w:hAnsi="微軟正黑體" w:cs="Times New Roman"/>
              </w:rPr>
              <w:t>，剔除密教不清淨內容</w:t>
            </w:r>
          </w:p>
        </w:tc>
        <w:tc>
          <w:tcPr>
            <w:tcW w:w="8222" w:type="dxa"/>
            <w:shd w:val="clear" w:color="auto" w:fill="FFFFFF" w:themeFill="background1"/>
          </w:tcPr>
          <w:p w14:paraId="25FF7ADB" w14:textId="70AD550B" w:rsidR="00540BBB" w:rsidRPr="00F43332" w:rsidRDefault="6EEF9B0A" w:rsidP="00540BBB">
            <w:pPr>
              <w:spacing w:after="0" w:line="320" w:lineRule="exact"/>
              <w:rPr>
                <w:rFonts w:ascii="微軟正黑體" w:eastAsia="微軟正黑體" w:hAnsi="微軟正黑體" w:cs="Times New Roman"/>
                <w:szCs w:val="24"/>
              </w:rPr>
            </w:pPr>
            <w:bookmarkStart w:id="1575" w:name="_Hlk187524806"/>
            <w:commentRangeStart w:id="1576"/>
            <w:r w:rsidRPr="00F43332">
              <w:rPr>
                <w:rFonts w:ascii="微軟正黑體" w:eastAsia="微軟正黑體" w:hAnsi="微軟正黑體" w:cs="Times New Roman"/>
              </w:rPr>
              <w:t>2022/06/30</w:t>
            </w:r>
            <w:commentRangeEnd w:id="1576"/>
            <w:r w:rsidR="00F43332" w:rsidRPr="00F43332">
              <w:rPr>
                <w:rStyle w:val="af5"/>
                <w:rFonts w:ascii="微軟正黑體" w:eastAsia="微軟正黑體" w:hAnsi="微軟正黑體" w:cs="Times New Roman"/>
                <w:sz w:val="24"/>
                <w:szCs w:val="30"/>
                <w:rPrChange w:id="1577" w:author="駱淳渝" w:date="2026-02-05T22:26:00Z" w16du:dateUtc="2026-02-05T14:26:00Z">
                  <w:rPr>
                    <w:rStyle w:val="af5"/>
                    <w:rFonts w:ascii="微軟正黑體" w:eastAsia="微軟正黑體" w:hAnsi="微軟正黑體" w:cs="Times New Roman"/>
                    <w:sz w:val="24"/>
                    <w:szCs w:val="30"/>
                  </w:rPr>
                </w:rPrChange>
              </w:rPr>
              <w:commentReference w:id="1576"/>
            </w:r>
            <w:r w:rsidRPr="00F43332">
              <w:rPr>
                <w:rFonts w:ascii="微軟正黑體" w:eastAsia="微軟正黑體" w:hAnsi="微軟正黑體" w:cs="Times New Roman"/>
                <w:rPrChange w:id="1578" w:author="駱淳渝" w:date="2026-02-05T22:26:00Z" w16du:dateUtc="2026-02-05T14:26:00Z">
                  <w:rPr>
                    <w:rFonts w:ascii="微軟正黑體" w:eastAsia="微軟正黑體" w:hAnsi="微軟正黑體" w:cs="Times New Roman"/>
                  </w:rPr>
                </w:rPrChange>
              </w:rPr>
              <w:t xml:space="preserve"> </w:t>
            </w:r>
            <w:r w:rsidR="00540BBB" w:rsidRPr="00F43332">
              <w:rPr>
                <w:rStyle w:val="af2"/>
                <w:rFonts w:ascii="微軟正黑體" w:eastAsia="微軟正黑體" w:hAnsi="微軟正黑體" w:cs="Times New Roman"/>
                <w:szCs w:val="24"/>
              </w:rPr>
              <w:footnoteReference w:id="264"/>
            </w:r>
            <w:r w:rsidRPr="00F43332">
              <w:rPr>
                <w:rFonts w:ascii="微軟正黑體" w:eastAsia="微軟正黑體" w:hAnsi="微軟正黑體" w:cs="Times New Roman"/>
              </w:rPr>
              <w:t>首次實行《新蒙山·悲仰施食》法會儀軌</w:t>
            </w:r>
            <w:commentRangeStart w:id="1581"/>
            <w:commentRangeStart w:id="1582"/>
            <w:commentRangeEnd w:id="1581"/>
            <w:r w:rsidR="00F43332" w:rsidRPr="00F43332">
              <w:rPr>
                <w:rStyle w:val="af5"/>
                <w:rFonts w:ascii="微軟正黑體" w:eastAsia="微軟正黑體" w:hAnsi="微軟正黑體" w:cs="Times New Roman"/>
                <w:sz w:val="24"/>
                <w:szCs w:val="30"/>
                <w:rPrChange w:id="1583" w:author="駱淳渝" w:date="2026-02-05T22:26:00Z" w16du:dateUtc="2026-02-05T14:26:00Z">
                  <w:rPr>
                    <w:rStyle w:val="af5"/>
                    <w:rFonts w:ascii="微軟正黑體" w:eastAsia="微軟正黑體" w:hAnsi="微軟正黑體" w:cs="Times New Roman"/>
                    <w:sz w:val="24"/>
                    <w:szCs w:val="30"/>
                  </w:rPr>
                </w:rPrChange>
              </w:rPr>
              <w:commentReference w:id="1581"/>
            </w:r>
            <w:commentRangeEnd w:id="1582"/>
            <w:r w:rsidRPr="00F43332">
              <w:rPr>
                <w:rStyle w:val="af5"/>
                <w:rFonts w:ascii="微軟正黑體" w:eastAsia="微軟正黑體" w:hAnsi="微軟正黑體" w:cs="Times New Roman"/>
                <w:sz w:val="24"/>
                <w:szCs w:val="30"/>
                <w:rPrChange w:id="1584" w:author="駱淳渝" w:date="2026-02-05T22:26:00Z" w16du:dateUtc="2026-02-05T14:26:00Z">
                  <w:rPr>
                    <w:rStyle w:val="af5"/>
                    <w:rFonts w:ascii="微軟正黑體" w:eastAsia="微軟正黑體" w:hAnsi="微軟正黑體" w:cs="Times New Roman"/>
                    <w:sz w:val="24"/>
                    <w:szCs w:val="30"/>
                  </w:rPr>
                </w:rPrChange>
              </w:rPr>
              <w:commentReference w:id="1582"/>
            </w:r>
            <w:r w:rsidRPr="00F43332">
              <w:rPr>
                <w:rFonts w:ascii="微軟正黑體" w:eastAsia="微軟正黑體" w:hAnsi="微軟正黑體" w:cs="Times New Roman"/>
                <w:rPrChange w:id="1585" w:author="駱淳渝" w:date="2026-02-05T22:26:00Z" w16du:dateUtc="2026-02-05T14:26:00Z">
                  <w:rPr>
                    <w:rFonts w:ascii="微軟正黑體" w:eastAsia="微軟正黑體" w:hAnsi="微軟正黑體" w:cs="Times New Roman"/>
                  </w:rPr>
                </w:rPrChange>
              </w:rPr>
              <w:t>，</w:t>
            </w:r>
            <w:r w:rsidRPr="00F43332">
              <w:rPr>
                <w:rFonts w:ascii="微軟正黑體" w:eastAsia="微軟正黑體" w:hAnsi="微軟正黑體" w:cs="Times New Roman"/>
              </w:rPr>
              <w:t>2020/011/30</w:t>
            </w:r>
            <w:r w:rsidR="00540BBB" w:rsidRPr="00F43332">
              <w:rPr>
                <w:rStyle w:val="af2"/>
                <w:rFonts w:ascii="微軟正黑體" w:eastAsia="微軟正黑體" w:hAnsi="微軟正黑體" w:cs="Times New Roman"/>
                <w:szCs w:val="24"/>
              </w:rPr>
              <w:footnoteReference w:id="265"/>
            </w:r>
            <w:commentRangeStart w:id="1588"/>
            <w:commentRangeStart w:id="1589"/>
            <w:commentRangeStart w:id="1590"/>
            <w:commentRangeStart w:id="1591"/>
            <w:r w:rsidRPr="00F43332">
              <w:rPr>
                <w:rFonts w:ascii="微軟正黑體" w:eastAsia="微軟正黑體" w:hAnsi="微軟正黑體" w:cs="Times New Roman"/>
              </w:rPr>
              <w:t>開始實施</w:t>
            </w:r>
            <w:commentRangeEnd w:id="1588"/>
            <w:r w:rsidR="00F43332" w:rsidRPr="00F43332">
              <w:rPr>
                <w:rStyle w:val="af5"/>
                <w:rFonts w:ascii="微軟正黑體" w:eastAsia="微軟正黑體" w:hAnsi="微軟正黑體" w:cs="Times New Roman"/>
                <w:sz w:val="24"/>
                <w:szCs w:val="30"/>
                <w:rPrChange w:id="1592" w:author="駱淳渝" w:date="2026-02-05T22:26:00Z" w16du:dateUtc="2026-02-05T14:26:00Z">
                  <w:rPr>
                    <w:rStyle w:val="af5"/>
                    <w:rFonts w:ascii="微軟正黑體" w:eastAsia="微軟正黑體" w:hAnsi="微軟正黑體" w:cs="Times New Roman"/>
                    <w:sz w:val="24"/>
                    <w:szCs w:val="30"/>
                  </w:rPr>
                </w:rPrChange>
              </w:rPr>
              <w:commentReference w:id="1588"/>
            </w:r>
            <w:commentRangeEnd w:id="1589"/>
            <w:r w:rsidRPr="00F43332">
              <w:rPr>
                <w:rStyle w:val="af5"/>
                <w:rFonts w:ascii="微軟正黑體" w:eastAsia="微軟正黑體" w:hAnsi="微軟正黑體" w:cs="Times New Roman"/>
                <w:sz w:val="24"/>
                <w:szCs w:val="30"/>
                <w:rPrChange w:id="1593" w:author="駱淳渝" w:date="2026-02-05T22:26:00Z" w16du:dateUtc="2026-02-05T14:26:00Z">
                  <w:rPr>
                    <w:rStyle w:val="af5"/>
                    <w:rFonts w:ascii="微軟正黑體" w:eastAsia="微軟正黑體" w:hAnsi="微軟正黑體" w:cs="Times New Roman"/>
                    <w:sz w:val="24"/>
                    <w:szCs w:val="30"/>
                  </w:rPr>
                </w:rPrChange>
              </w:rPr>
              <w:commentReference w:id="1589"/>
            </w:r>
            <w:commentRangeEnd w:id="1590"/>
            <w:r w:rsidRPr="00F43332">
              <w:rPr>
                <w:rStyle w:val="af5"/>
                <w:rFonts w:ascii="微軟正黑體" w:eastAsia="微軟正黑體" w:hAnsi="微軟正黑體" w:cs="Times New Roman"/>
                <w:sz w:val="24"/>
                <w:szCs w:val="30"/>
                <w:rPrChange w:id="1594" w:author="駱淳渝" w:date="2026-02-05T22:26:00Z" w16du:dateUtc="2026-02-05T14:26:00Z">
                  <w:rPr>
                    <w:rStyle w:val="af5"/>
                    <w:rFonts w:ascii="微軟正黑體" w:eastAsia="微軟正黑體" w:hAnsi="微軟正黑體" w:cs="Times New Roman"/>
                    <w:sz w:val="24"/>
                    <w:szCs w:val="30"/>
                  </w:rPr>
                </w:rPrChange>
              </w:rPr>
              <w:commentReference w:id="1590"/>
            </w:r>
            <w:commentRangeEnd w:id="1591"/>
            <w:r w:rsidRPr="00F43332">
              <w:rPr>
                <w:rStyle w:val="af5"/>
                <w:rFonts w:ascii="微軟正黑體" w:eastAsia="微軟正黑體" w:hAnsi="微軟正黑體" w:cs="Times New Roman"/>
                <w:sz w:val="24"/>
                <w:szCs w:val="30"/>
                <w:rPrChange w:id="1595" w:author="駱淳渝" w:date="2026-02-05T22:26:00Z" w16du:dateUtc="2026-02-05T14:26:00Z">
                  <w:rPr>
                    <w:rStyle w:val="af5"/>
                    <w:rFonts w:ascii="微軟正黑體" w:eastAsia="微軟正黑體" w:hAnsi="微軟正黑體" w:cs="Times New Roman"/>
                    <w:sz w:val="24"/>
                    <w:szCs w:val="30"/>
                  </w:rPr>
                </w:rPrChange>
              </w:rPr>
              <w:commentReference w:id="1591"/>
            </w:r>
            <w:r w:rsidRPr="00F43332">
              <w:rPr>
                <w:rFonts w:ascii="微軟正黑體" w:eastAsia="微軟正黑體" w:hAnsi="微軟正黑體" w:cs="Times New Roman"/>
                <w:rPrChange w:id="1596" w:author="駱淳渝" w:date="2026-02-05T22:26:00Z" w16du:dateUtc="2026-02-05T14:26:00Z">
                  <w:rPr>
                    <w:rFonts w:ascii="微軟正黑體" w:eastAsia="微軟正黑體" w:hAnsi="微軟正黑體" w:cs="Times New Roman"/>
                  </w:rPr>
                </w:rPrChange>
              </w:rPr>
              <w:t>新版</w:t>
            </w:r>
            <w:commentRangeStart w:id="1597"/>
            <w:r w:rsidRPr="00F43332">
              <w:rPr>
                <w:rFonts w:ascii="微軟正黑體" w:eastAsia="微軟正黑體" w:hAnsi="微軟正黑體" w:cs="Times New Roman"/>
                <w:rPrChange w:id="1598" w:author="駱淳渝" w:date="2026-02-05T22:26:00Z" w16du:dateUtc="2026-02-05T14:26:00Z">
                  <w:rPr>
                    <w:rFonts w:ascii="微軟正黑體" w:eastAsia="微軟正黑體" w:hAnsi="微軟正黑體" w:cs="Times New Roman"/>
                  </w:rPr>
                </w:rPrChange>
              </w:rPr>
              <w:t>《</w:t>
            </w:r>
            <w:commentRangeEnd w:id="1597"/>
            <w:r w:rsidR="00F43332" w:rsidRPr="00F43332">
              <w:rPr>
                <w:rStyle w:val="af5"/>
                <w:rFonts w:ascii="微軟正黑體" w:eastAsia="微軟正黑體" w:hAnsi="微軟正黑體" w:cs="Times New Roman"/>
                <w:sz w:val="24"/>
                <w:szCs w:val="30"/>
                <w:rPrChange w:id="1599" w:author="駱淳渝" w:date="2026-02-05T22:26:00Z" w16du:dateUtc="2026-02-05T14:26:00Z">
                  <w:rPr>
                    <w:rStyle w:val="af5"/>
                    <w:rFonts w:ascii="微軟正黑體" w:eastAsia="微軟正黑體" w:hAnsi="微軟正黑體" w:cs="Times New Roman"/>
                    <w:sz w:val="24"/>
                    <w:szCs w:val="30"/>
                  </w:rPr>
                </w:rPrChange>
              </w:rPr>
              <w:commentReference w:id="1597"/>
            </w:r>
            <w:r w:rsidRPr="00F43332">
              <w:rPr>
                <w:rFonts w:ascii="微軟正黑體" w:eastAsia="微軟正黑體" w:hAnsi="微軟正黑體" w:cs="Times New Roman"/>
                <w:rPrChange w:id="1600" w:author="駱淳渝" w:date="2026-02-05T22:26:00Z" w16du:dateUtc="2026-02-05T14:26:00Z">
                  <w:rPr>
                    <w:rFonts w:ascii="微軟正黑體" w:eastAsia="微軟正黑體" w:hAnsi="微軟正黑體" w:cs="Times New Roman"/>
                  </w:rPr>
                </w:rPrChange>
              </w:rPr>
              <w:t>佛前大供》儀軌，</w:t>
            </w:r>
            <w:r w:rsidRPr="00F43332">
              <w:rPr>
                <w:rFonts w:ascii="微軟正黑體" w:eastAsia="微軟正黑體" w:hAnsi="微軟正黑體"/>
              </w:rPr>
              <w:t>剔除</w:t>
            </w:r>
            <w:r w:rsidRPr="00F43332">
              <w:rPr>
                <w:rFonts w:ascii="微軟正黑體" w:eastAsia="微軟正黑體" w:hAnsi="微軟正黑體" w:cs="Times New Roman"/>
              </w:rPr>
              <w:t>密教不清淨內容，</w:t>
            </w:r>
            <w:r w:rsidRPr="00F43332">
              <w:rPr>
                <w:rFonts w:ascii="微軟正黑體" w:eastAsia="微軟正黑體" w:hAnsi="微軟正黑體"/>
              </w:rPr>
              <w:t>實行</w:t>
            </w:r>
            <w:r w:rsidRPr="00F43332">
              <w:rPr>
                <w:rFonts w:ascii="微軟正黑體" w:eastAsia="微軟正黑體" w:hAnsi="微軟正黑體" w:cs="Times New Roman"/>
              </w:rPr>
              <w:t>真正體現佛教</w:t>
            </w:r>
            <w:r w:rsidRPr="00F43332">
              <w:rPr>
                <w:rFonts w:ascii="微軟正黑體" w:eastAsia="微軟正黑體" w:hAnsi="微軟正黑體" w:cs="Times New Roman"/>
              </w:rPr>
              <w:lastRenderedPageBreak/>
              <w:t>施食與供佛新版儀軌。</w:t>
            </w:r>
            <w:bookmarkEnd w:id="1575"/>
          </w:p>
        </w:tc>
      </w:tr>
      <w:tr w:rsidR="00F43332" w:rsidRPr="00F43332" w14:paraId="73714A87" w14:textId="77777777" w:rsidTr="12B8A48B">
        <w:tc>
          <w:tcPr>
            <w:tcW w:w="1108" w:type="dxa"/>
            <w:shd w:val="clear" w:color="auto" w:fill="FFFFFF" w:themeFill="background1"/>
            <w:tcMar>
              <w:top w:w="40" w:type="dxa"/>
              <w:left w:w="40" w:type="dxa"/>
              <w:bottom w:w="40" w:type="dxa"/>
              <w:right w:w="40" w:type="dxa"/>
            </w:tcMar>
            <w:vAlign w:val="center"/>
          </w:tcPr>
          <w:p w14:paraId="34F8A536"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szCs w:val="24"/>
              </w:rPr>
            </w:pPr>
          </w:p>
        </w:tc>
        <w:tc>
          <w:tcPr>
            <w:tcW w:w="2010" w:type="dxa"/>
            <w:shd w:val="clear" w:color="auto" w:fill="FFFFFF" w:themeFill="background1"/>
            <w:tcMar>
              <w:top w:w="100" w:type="dxa"/>
              <w:left w:w="100" w:type="dxa"/>
              <w:bottom w:w="100" w:type="dxa"/>
              <w:right w:w="100" w:type="dxa"/>
            </w:tcMar>
            <w:vAlign w:val="center"/>
          </w:tcPr>
          <w:p w14:paraId="41E6D173" w14:textId="77777777" w:rsidR="00540BBB" w:rsidRPr="00F43332" w:rsidRDefault="00540BBB" w:rsidP="00540BBB">
            <w:pPr>
              <w:spacing w:after="0" w:line="300" w:lineRule="exact"/>
              <w:rPr>
                <w:rFonts w:ascii="微軟正黑體" w:eastAsia="微軟正黑體" w:hAnsi="微軟正黑體" w:cs="Times New Roman"/>
                <w:bCs/>
                <w:szCs w:val="24"/>
              </w:rPr>
            </w:pPr>
            <w:r w:rsidRPr="00F43332">
              <w:rPr>
                <w:rFonts w:ascii="微軟正黑體" w:eastAsia="微軟正黑體" w:hAnsi="微軟正黑體"/>
                <w:bCs/>
              </w:rPr>
              <w:t>2021/03/30</w:t>
            </w:r>
          </w:p>
        </w:tc>
        <w:tc>
          <w:tcPr>
            <w:tcW w:w="4395" w:type="dxa"/>
            <w:shd w:val="clear" w:color="auto" w:fill="FFFFFF" w:themeFill="background1"/>
            <w:tcMar>
              <w:top w:w="100" w:type="dxa"/>
              <w:left w:w="100" w:type="dxa"/>
              <w:bottom w:w="100" w:type="dxa"/>
              <w:right w:w="100" w:type="dxa"/>
            </w:tcMar>
            <w:vAlign w:val="center"/>
          </w:tcPr>
          <w:p w14:paraId="4EFDF188" w14:textId="62708B23"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hint="eastAsia"/>
                <w:bCs/>
              </w:rPr>
              <w:t>導師二度開講《解深密經》</w:t>
            </w:r>
          </w:p>
        </w:tc>
        <w:tc>
          <w:tcPr>
            <w:tcW w:w="8222" w:type="dxa"/>
            <w:shd w:val="clear" w:color="auto" w:fill="FFFFFF" w:themeFill="background1"/>
          </w:tcPr>
          <w:p w14:paraId="1260F56F" w14:textId="32B3F4A5"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《解深密經》是 世尊晚年第三轉法輪時，宣說佛陀自內所證之境智行果及「諸法唯識」最極甚深祕密妙義</w:t>
            </w:r>
            <w:r w:rsidRPr="00F43332">
              <w:rPr>
                <w:rStyle w:val="af2"/>
                <w:rFonts w:ascii="微軟正黑體" w:eastAsia="微軟正黑體" w:hAnsi="微軟正黑體" w:cs="Times New Roman"/>
                <w:szCs w:val="24"/>
              </w:rPr>
              <w:footnoteReference w:id="266"/>
            </w:r>
            <w:r w:rsidRPr="00F43332">
              <w:rPr>
                <w:rFonts w:ascii="微軟正黑體" w:eastAsia="微軟正黑體" w:hAnsi="微軟正黑體" w:cs="Times New Roman" w:hint="eastAsia"/>
                <w:szCs w:val="24"/>
              </w:rPr>
              <w:t>之經典。2021/3/30平實導師重講此經，令證悟明心者明解大乘法道之成佛次第、悟後進修一切種智之內涵，亦令諸方未悟者據此經中佛語正義，修正邪見，速能入道。</w:t>
            </w:r>
          </w:p>
          <w:p w14:paraId="365EF1DC" w14:textId="3D842A8B" w:rsidR="00540BBB" w:rsidRPr="00F43332" w:rsidRDefault="00540BBB" w:rsidP="00540BBB">
            <w:pPr>
              <w:spacing w:line="300" w:lineRule="exact"/>
              <w:jc w:val="both"/>
              <w:rPr>
                <w:rFonts w:ascii="微軟正黑體" w:eastAsia="微軟正黑體" w:hAnsi="微軟正黑體"/>
                <w:bCs/>
              </w:rPr>
            </w:pPr>
            <w:r w:rsidRPr="00F43332">
              <w:rPr>
                <w:rFonts w:ascii="微軟正黑體" w:eastAsia="微軟正黑體" w:hAnsi="微軟正黑體" w:cs="Times New Roman" w:hint="eastAsia"/>
                <w:szCs w:val="24"/>
                <w:shd w:val="clear" w:color="auto" w:fill="FFFFFF" w:themeFill="background1"/>
              </w:rPr>
              <w:t>後整理出版《解深密經講義》共十二輯。2025/9/30出版第一輯，</w:t>
            </w:r>
            <w:commentRangeStart w:id="1603"/>
            <w:r w:rsidRPr="00F43332">
              <w:rPr>
                <w:rFonts w:ascii="微軟正黑體" w:eastAsia="微軟正黑體" w:hAnsi="微軟正黑體" w:cs="Times New Roman" w:hint="eastAsia"/>
                <w:szCs w:val="24"/>
                <w:highlight w:val="yellow"/>
                <w:shd w:val="clear" w:color="auto" w:fill="FFFFFF" w:themeFill="background1"/>
              </w:rPr>
              <w:t>○/○/○</w:t>
            </w:r>
            <w:commentRangeEnd w:id="1603"/>
            <w:r w:rsidR="00F43332" w:rsidRPr="00F43332">
              <w:rPr>
                <w:rStyle w:val="af5"/>
                <w:rFonts w:ascii="微軟正黑體" w:eastAsia="微軟正黑體" w:hAnsi="微軟正黑體" w:cs="Times New Roman" w:hint="eastAsia"/>
                <w:sz w:val="24"/>
                <w:szCs w:val="24"/>
                <w:highlight w:val="yellow"/>
                <w:shd w:val="clear" w:color="auto" w:fill="FFFFFF" w:themeFill="background1"/>
                <w:rPrChange w:id="1604" w:author="駱淳渝" w:date="2026-02-05T22:26:00Z" w16du:dateUtc="2026-02-05T14:26:00Z">
                  <w:rPr>
                    <w:rStyle w:val="af5"/>
                    <w:rFonts w:ascii="微軟正黑體" w:eastAsia="微軟正黑體" w:hAnsi="微軟正黑體" w:cs="Times New Roman" w:hint="eastAsia"/>
                    <w:sz w:val="24"/>
                    <w:szCs w:val="24"/>
                    <w:highlight w:val="yellow"/>
                    <w:shd w:val="clear" w:color="auto" w:fill="FFFFFF" w:themeFill="background1"/>
                  </w:rPr>
                </w:rPrChange>
              </w:rPr>
              <w:commentReference w:id="1603"/>
            </w:r>
            <w:r w:rsidRPr="00F43332">
              <w:rPr>
                <w:rFonts w:ascii="微軟正黑體" w:eastAsia="微軟正黑體" w:hAnsi="微軟正黑體" w:cs="Times New Roman" w:hint="eastAsia"/>
                <w:szCs w:val="24"/>
                <w:highlight w:val="yellow"/>
                <w:shd w:val="clear" w:color="auto" w:fill="FFFFFF" w:themeFill="background1"/>
                <w:rPrChange w:id="1605" w:author="駱淳渝" w:date="2026-02-05T22:26:00Z" w16du:dateUtc="2026-02-05T14:26:00Z">
                  <w:rPr>
                    <w:rFonts w:ascii="微軟正黑體" w:eastAsia="微軟正黑體" w:hAnsi="微軟正黑體" w:cs="Times New Roman" w:hint="eastAsia"/>
                    <w:szCs w:val="24"/>
                    <w:highlight w:val="yellow"/>
                    <w:shd w:val="clear" w:color="auto" w:fill="FFFFFF" w:themeFill="background1"/>
                  </w:rPr>
                </w:rPrChange>
              </w:rPr>
              <w:t>出版第十二輯。</w:t>
            </w:r>
          </w:p>
        </w:tc>
      </w:tr>
      <w:tr w:rsidR="00F43332" w:rsidRPr="00F43332" w14:paraId="770CE449" w14:textId="67940E2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3DFA053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A7182D"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szCs w:val="24"/>
              </w:rPr>
              <w:t>2021/12/</w:t>
            </w:r>
            <w:r w:rsidRPr="00F43332">
              <w:rPr>
                <w:rFonts w:ascii="微軟正黑體" w:eastAsia="微軟正黑體" w:hAnsi="微軟正黑體" w:cs="Times New Roman" w:hint="eastAsia"/>
                <w:szCs w:val="24"/>
              </w:rPr>
              <w:t>0</w:t>
            </w:r>
            <w:r w:rsidRPr="00F43332">
              <w:rPr>
                <w:rFonts w:ascii="微軟正黑體" w:eastAsia="微軟正黑體" w:hAnsi="微軟正黑體" w:cs="Times New Roman"/>
                <w:szCs w:val="24"/>
              </w:rPr>
              <w:t>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D628406"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出版《山法—西藏關於他空與佛藏之根本論》第二版</w:t>
            </w:r>
          </w:p>
          <w:p w14:paraId="7247CEA7" w14:textId="77777777" w:rsidR="00540BBB" w:rsidRPr="00F43332" w:rsidRDefault="00540BBB" w:rsidP="00540BBB">
            <w:pPr>
              <w:spacing w:after="0" w:line="300" w:lineRule="exact"/>
              <w:jc w:val="both"/>
              <w:rPr>
                <w:rFonts w:ascii="微軟正黑體" w:eastAsia="微軟正黑體" w:hAnsi="微軟正黑體" w:cs="Times New Roman"/>
                <w:szCs w:val="24"/>
              </w:rPr>
            </w:pPr>
          </w:p>
        </w:tc>
        <w:tc>
          <w:tcPr>
            <w:tcW w:w="8222" w:type="dxa"/>
          </w:tcPr>
          <w:p w14:paraId="476FCC25" w14:textId="44DDF8B6" w:rsidR="00540BBB" w:rsidRPr="00F43332" w:rsidRDefault="00540BBB" w:rsidP="00540BBB">
            <w:pPr>
              <w:tabs>
                <w:tab w:val="left" w:pos="807"/>
              </w:tabs>
              <w:spacing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本書是14世紀篤補巴</w:t>
            </w:r>
            <w:r w:rsidRPr="00F43332">
              <w:rPr>
                <w:rFonts w:ascii="微軟正黑體" w:eastAsia="微軟正黑體" w:hAnsi="微軟正黑體" w:cs="Times New Roman"/>
                <w:szCs w:val="24"/>
              </w:rPr>
              <w:t>.喜饒堅贊</w:t>
            </w:r>
            <w:r w:rsidRPr="00F43332">
              <w:rPr>
                <w:rFonts w:ascii="微軟正黑體" w:eastAsia="微軟正黑體" w:hAnsi="微軟正黑體" w:cs="Times New Roman" w:hint="eastAsia"/>
                <w:szCs w:val="24"/>
              </w:rPr>
              <w:t>所著，由美國維吉尼亞大學榮譽教授傑弗里</w:t>
            </w:r>
            <w:r w:rsidRPr="00F43332">
              <w:rPr>
                <w:rFonts w:ascii="微軟正黑體" w:eastAsia="微軟正黑體" w:hAnsi="微軟正黑體" w:cs="Times New Roman"/>
                <w:szCs w:val="24"/>
              </w:rPr>
              <w:t>.霍普金斯英譯</w:t>
            </w:r>
            <w:r w:rsidRPr="00F43332">
              <w:rPr>
                <w:rFonts w:ascii="微軟正黑體" w:eastAsia="微軟正黑體" w:hAnsi="微軟正黑體" w:cs="Times New Roman" w:hint="eastAsia"/>
                <w:szCs w:val="24"/>
              </w:rPr>
              <w:t>，張火慶、呂艾倫中譯完成，令藏傳佛教真密法義在華語世界流通。本書遵循源於印度教理與經文並呈形式，引證豐富，是如來藏文獻寶庫。</w:t>
            </w:r>
          </w:p>
          <w:p w14:paraId="35EFEE72" w14:textId="42339D91"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《山法》2018/10初版發行，</w:t>
            </w:r>
            <w:r w:rsidRPr="00F43332">
              <w:rPr>
                <w:rFonts w:ascii="微軟正黑體" w:eastAsia="微軟正黑體" w:hAnsi="微軟正黑體" w:hint="eastAsia"/>
                <w:szCs w:val="24"/>
              </w:rPr>
              <w:t>有些譯註是本會退轉者張志成所作，其譯註不妥之處，再版中全部移除。因</w:t>
            </w:r>
            <w:r w:rsidRPr="00F43332">
              <w:rPr>
                <w:rFonts w:ascii="微軟正黑體" w:eastAsia="微軟正黑體" w:hAnsi="微軟正黑體" w:cs="Times New Roman" w:hint="eastAsia"/>
                <w:szCs w:val="24"/>
              </w:rPr>
              <w:t>美國出版社提前解約，《山法》中文版遂不再發行。</w:t>
            </w:r>
          </w:p>
        </w:tc>
      </w:tr>
      <w:tr w:rsidR="00F43332" w:rsidRPr="00F43332" w14:paraId="67D82B0D" w14:textId="509B640E" w:rsidTr="12B8A48B">
        <w:tc>
          <w:tcPr>
            <w:tcW w:w="1108" w:type="dxa"/>
            <w:tcMar>
              <w:top w:w="40" w:type="dxa"/>
              <w:left w:w="40" w:type="dxa"/>
              <w:bottom w:w="40" w:type="dxa"/>
              <w:right w:w="40" w:type="dxa"/>
            </w:tcMar>
            <w:vAlign w:val="center"/>
          </w:tcPr>
          <w:p w14:paraId="449EC65F"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A2CFC1C"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2021/12/12</w:t>
            </w:r>
          </w:p>
        </w:tc>
        <w:tc>
          <w:tcPr>
            <w:tcW w:w="4395" w:type="dxa"/>
            <w:tcMar>
              <w:top w:w="100" w:type="dxa"/>
              <w:left w:w="100" w:type="dxa"/>
              <w:bottom w:w="100" w:type="dxa"/>
              <w:right w:w="100" w:type="dxa"/>
            </w:tcMar>
            <w:vAlign w:val="center"/>
          </w:tcPr>
          <w:p w14:paraId="4AD09098" w14:textId="513093A0"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舉行正覺寺動土大典法會</w:t>
            </w:r>
          </w:p>
        </w:tc>
        <w:tc>
          <w:tcPr>
            <w:tcW w:w="8222" w:type="dxa"/>
          </w:tcPr>
          <w:p w14:paraId="70E378E2" w14:textId="73FB5AFD" w:rsidR="00540BBB" w:rsidRPr="00F43332" w:rsidRDefault="00540BBB" w:rsidP="00540BBB">
            <w:pPr>
              <w:spacing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szCs w:val="24"/>
              </w:rPr>
              <w:t>2021</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12</w:t>
            </w:r>
            <w:r w:rsidRPr="00F43332">
              <w:rPr>
                <w:rFonts w:ascii="微軟正黑體" w:eastAsia="微軟正黑體" w:hAnsi="微軟正黑體" w:cs="Times New Roman" w:hint="eastAsia"/>
                <w:szCs w:val="24"/>
              </w:rPr>
              <w:t>/</w:t>
            </w:r>
            <w:r w:rsidRPr="00F43332">
              <w:rPr>
                <w:rFonts w:ascii="微軟正黑體" w:eastAsia="微軟正黑體" w:hAnsi="微軟正黑體" w:cs="Times New Roman"/>
                <w:szCs w:val="24"/>
              </w:rPr>
              <w:t>12</w:t>
            </w:r>
            <w:r w:rsidRPr="00F43332">
              <w:rPr>
                <w:rFonts w:ascii="微軟正黑體" w:eastAsia="微軟正黑體" w:hAnsi="微軟正黑體" w:cs="Times New Roman" w:hint="eastAsia"/>
                <w:szCs w:val="24"/>
              </w:rPr>
              <w:t>舉行正覺寺動土大典法會。</w:t>
            </w:r>
            <w:r w:rsidRPr="00F43332">
              <w:rPr>
                <w:rFonts w:ascii="微軟正黑體" w:eastAsia="微軟正黑體" w:hAnsi="微軟正黑體" w:hint="eastAsia"/>
                <w:szCs w:val="24"/>
              </w:rPr>
              <w:t>平實導師認為，</w:t>
            </w:r>
            <w:r w:rsidRPr="00F43332">
              <w:rPr>
                <w:rFonts w:ascii="微軟正黑體" w:eastAsia="微軟正黑體" w:hAnsi="微軟正黑體"/>
                <w:szCs w:val="24"/>
              </w:rPr>
              <w:t>復興中國佛教就必須蓋正覺寺</w:t>
            </w:r>
            <w:r w:rsidRPr="00F43332">
              <w:rPr>
                <w:rFonts w:ascii="微軟正黑體" w:eastAsia="微軟正黑體" w:hAnsi="微軟正黑體" w:hint="eastAsia"/>
                <w:szCs w:val="24"/>
              </w:rPr>
              <w:t>，正覺寺可作為推廣禪宗文化、玄奘文化，亦可供在家出家四眾定期禪修，為弘法利生之根本道場。</w:t>
            </w:r>
          </w:p>
          <w:p w14:paraId="745A425A" w14:textId="648FEBDF" w:rsidR="00540BBB" w:rsidRPr="00F43332" w:rsidRDefault="00540BBB" w:rsidP="00540BBB">
            <w:pPr>
              <w:spacing w:after="0" w:line="300" w:lineRule="exact"/>
              <w:jc w:val="both"/>
              <w:rPr>
                <w:rFonts w:ascii="微軟正黑體" w:eastAsia="微軟正黑體" w:hAnsi="微軟正黑體"/>
                <w:bCs/>
              </w:rPr>
            </w:pPr>
            <w:commentRangeStart w:id="1606"/>
            <w:commentRangeStart w:id="1607"/>
            <w:r w:rsidRPr="00F43332">
              <w:rPr>
                <w:rFonts w:ascii="微軟正黑體" w:eastAsia="微軟正黑體" w:hAnsi="微軟正黑體" w:cs="Times New Roman" w:hint="eastAsia"/>
                <w:szCs w:val="24"/>
              </w:rPr>
              <w:t>鑑於正覺同修會現有之道場設施已不敷使用，平實導師與諸親教師發起籌建正覺寺，</w:t>
            </w:r>
            <w:r w:rsidRPr="00F43332">
              <w:rPr>
                <w:rFonts w:ascii="微軟正黑體" w:eastAsia="微軟正黑體" w:hAnsi="微軟正黑體" w:cs="Times New Roman"/>
                <w:szCs w:val="24"/>
              </w:rPr>
              <w:t>2018年</w:t>
            </w:r>
            <w:r w:rsidRPr="00F43332">
              <w:rPr>
                <w:rFonts w:ascii="微軟正黑體" w:eastAsia="微軟正黑體" w:hAnsi="微軟正黑體" w:cs="Times New Roman" w:hint="eastAsia"/>
                <w:szCs w:val="24"/>
              </w:rPr>
              <w:t>選定臺灣苗栗縣竹南鎮</w:t>
            </w:r>
            <w:r w:rsidRPr="00F43332">
              <w:rPr>
                <w:rFonts w:ascii="微軟正黑體" w:eastAsia="微軟正黑體" w:hAnsi="微軟正黑體" w:cs="Songti TC" w:hint="eastAsia"/>
                <w:szCs w:val="24"/>
                <w:lang w:bidi="ar-SA"/>
              </w:rPr>
              <w:t>崎頂里的尖筆山上</w:t>
            </w:r>
            <w:r w:rsidRPr="00F43332">
              <w:rPr>
                <w:rStyle w:val="af2"/>
                <w:rFonts w:ascii="微軟正黑體" w:eastAsia="微軟正黑體" w:hAnsi="微軟正黑體" w:cs="Songti TC"/>
                <w:szCs w:val="24"/>
                <w:lang w:bidi="ar-SA"/>
              </w:rPr>
              <w:footnoteReference w:id="267"/>
            </w:r>
            <w:r w:rsidRPr="00F43332">
              <w:rPr>
                <w:rFonts w:ascii="微軟正黑體" w:eastAsia="微軟正黑體" w:hAnsi="微軟正黑體" w:cs="Times New Roman" w:hint="eastAsia"/>
                <w:szCs w:val="24"/>
              </w:rPr>
              <w:t>作為「玄奘文化宗教園區」興建基地。</w:t>
            </w:r>
            <w:commentRangeEnd w:id="1606"/>
            <w:r w:rsidR="00F43332" w:rsidRPr="00B4303B">
              <w:rPr>
                <w:rStyle w:val="af5"/>
                <w:rFonts w:ascii="微軟正黑體" w:eastAsia="微軟正黑體" w:hAnsi="微軟正黑體"/>
                <w:bCs/>
                <w:sz w:val="24"/>
                <w:szCs w:val="30"/>
              </w:rPr>
              <w:commentReference w:id="1606"/>
            </w:r>
            <w:commentRangeEnd w:id="1607"/>
            <w:r w:rsidRPr="00B4303B">
              <w:rPr>
                <w:rStyle w:val="af5"/>
                <w:rFonts w:ascii="微軟正黑體" w:eastAsia="微軟正黑體" w:hAnsi="微軟正黑體"/>
                <w:bCs/>
                <w:sz w:val="24"/>
                <w:szCs w:val="30"/>
              </w:rPr>
              <w:commentReference w:id="1607"/>
            </w:r>
          </w:p>
        </w:tc>
      </w:tr>
      <w:tr w:rsidR="00F43332" w:rsidRPr="00F43332" w14:paraId="5165B344" w14:textId="45B06BA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AF88795"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76549D" w14:textId="77777777" w:rsidR="00540BBB" w:rsidRPr="00F43332" w:rsidRDefault="00540BBB" w:rsidP="00540BBB">
            <w:pPr>
              <w:spacing w:after="0" w:line="300" w:lineRule="exact"/>
              <w:rPr>
                <w:rFonts w:ascii="微軟正黑體" w:eastAsia="微軟正黑體" w:hAnsi="微軟正黑體" w:cs="Times New Roman"/>
                <w:b/>
                <w:bCs/>
                <w:szCs w:val="24"/>
              </w:rPr>
            </w:pPr>
            <w:r w:rsidRPr="00F43332">
              <w:rPr>
                <w:rFonts w:ascii="微軟正黑體" w:eastAsia="微軟正黑體" w:hAnsi="微軟正黑體" w:hint="eastAsia"/>
                <w:bCs/>
              </w:rPr>
              <w:t>2022/01/00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599040B" w14:textId="4C6502D0" w:rsidR="00540BBB" w:rsidRPr="00F43332" w:rsidRDefault="00540BBB" w:rsidP="00540BBB">
            <w:pPr>
              <w:spacing w:after="0" w:line="300" w:lineRule="exact"/>
              <w:jc w:val="both"/>
              <w:rPr>
                <w:rFonts w:ascii="微軟正黑體" w:eastAsia="微軟正黑體" w:hAnsi="微軟正黑體" w:cs="Times New Roman"/>
                <w:szCs w:val="24"/>
              </w:rPr>
            </w:pPr>
            <w:commentRangeStart w:id="1610"/>
            <w:commentRangeStart w:id="1611"/>
            <w:r w:rsidRPr="00F43332">
              <w:rPr>
                <w:rFonts w:ascii="微軟正黑體" w:eastAsia="微軟正黑體" w:hAnsi="微軟正黑體" w:cs="Times New Roman" w:hint="eastAsia"/>
                <w:szCs w:val="24"/>
              </w:rPr>
              <w:t>本會增設英文版官網</w:t>
            </w:r>
            <w:commentRangeEnd w:id="1610"/>
            <w:r w:rsidR="00F43332" w:rsidRPr="00F43332">
              <w:rPr>
                <w:rStyle w:val="af5"/>
                <w:rFonts w:ascii="微軟正黑體" w:eastAsia="微軟正黑體" w:hAnsi="微軟正黑體" w:cs="Times New Roman"/>
                <w:sz w:val="24"/>
                <w:szCs w:val="24"/>
                <w:vertAlign w:val="superscript"/>
                <w:rPrChange w:id="1612"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610"/>
            </w:r>
            <w:commentRangeEnd w:id="1611"/>
            <w:r w:rsidRPr="00F43332">
              <w:rPr>
                <w:rStyle w:val="af5"/>
                <w:rFonts w:ascii="微軟正黑體" w:eastAsia="微軟正黑體" w:hAnsi="微軟正黑體" w:cs="Times New Roman"/>
                <w:sz w:val="24"/>
                <w:szCs w:val="24"/>
                <w:vertAlign w:val="superscript"/>
                <w:rPrChange w:id="1613" w:author="駱淳渝" w:date="2026-02-05T22:26:00Z" w16du:dateUtc="2026-02-05T14:26:00Z">
                  <w:rPr>
                    <w:rStyle w:val="af5"/>
                    <w:rFonts w:ascii="微軟正黑體" w:eastAsia="微軟正黑體" w:hAnsi="微軟正黑體" w:cs="Times New Roman"/>
                    <w:sz w:val="24"/>
                    <w:szCs w:val="24"/>
                    <w:vertAlign w:val="superscript"/>
                  </w:rPr>
                </w:rPrChange>
              </w:rPr>
              <w:commentReference w:id="1611"/>
            </w:r>
            <w:r w:rsidRPr="00F43332">
              <w:rPr>
                <w:rStyle w:val="af2"/>
                <w:rFonts w:ascii="微軟正黑體" w:eastAsia="微軟正黑體" w:hAnsi="微軟正黑體" w:cs="Times New Roman"/>
                <w:szCs w:val="24"/>
                <w:rPrChange w:id="1614" w:author="駱淳渝" w:date="2026-02-05T22:26:00Z" w16du:dateUtc="2026-02-05T14:26:00Z">
                  <w:rPr>
                    <w:rStyle w:val="af2"/>
                    <w:rFonts w:ascii="微軟正黑體" w:eastAsia="微軟正黑體" w:hAnsi="微軟正黑體" w:cs="Times New Roman"/>
                    <w:szCs w:val="24"/>
                  </w:rPr>
                </w:rPrChange>
              </w:rPr>
              <w:footnoteReference w:id="268"/>
            </w:r>
          </w:p>
        </w:tc>
        <w:tc>
          <w:tcPr>
            <w:tcW w:w="8222" w:type="dxa"/>
          </w:tcPr>
          <w:p w14:paraId="1C1EFAB4" w14:textId="42A8BD65"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bCs/>
                <w:kern w:val="0"/>
                <w:szCs w:val="24"/>
                <w:lang w:val="zh-TW"/>
                <w14:ligatures w14:val="none"/>
              </w:rPr>
              <w:t>發布正覺同修會英文版官網</w:t>
            </w:r>
            <w:r w:rsidRPr="00F43332">
              <w:rPr>
                <w:rFonts w:ascii="微軟正黑體" w:eastAsia="微軟正黑體" w:hAnsi="微軟正黑體"/>
                <w:rPrChange w:id="1617" w:author="駱淳渝" w:date="2026-02-05T22:26:00Z" w16du:dateUtc="2026-02-05T14:26:00Z">
                  <w:rPr/>
                </w:rPrChange>
              </w:rPr>
              <w:fldChar w:fldCharType="begin"/>
            </w:r>
            <w:r w:rsidRPr="00F43332">
              <w:rPr>
                <w:rFonts w:ascii="微軟正黑體" w:eastAsia="微軟正黑體" w:hAnsi="微軟正黑體"/>
                <w:rPrChange w:id="1618" w:author="駱淳渝" w:date="2026-02-05T22:26:00Z" w16du:dateUtc="2026-02-05T14:26:00Z">
                  <w:rPr/>
                </w:rPrChange>
              </w:rPr>
              <w:instrText>HYPERLINK "https://www.tepas.org/" \h</w:instrText>
            </w:r>
            <w:r w:rsidRPr="00F43332">
              <w:rPr>
                <w:rFonts w:ascii="微軟正黑體" w:eastAsia="微軟正黑體" w:hAnsi="微軟正黑體"/>
                <w:rPrChange w:id="1619" w:author="駱淳渝" w:date="2026-02-05T22:26:00Z" w16du:dateUtc="2026-02-05T14:26:00Z">
                  <w:rPr/>
                </w:rPrChange>
              </w:rPr>
            </w:r>
            <w:r w:rsidRPr="00F43332">
              <w:rPr>
                <w:rFonts w:ascii="微軟正黑體" w:eastAsia="微軟正黑體" w:hAnsi="微軟正黑體"/>
                <w:rPrChange w:id="1620" w:author="駱淳渝" w:date="2026-02-05T22:26:00Z" w16du:dateUtc="2026-02-05T14:26:00Z">
                  <w:rPr/>
                </w:rPrChange>
              </w:rPr>
              <w:fldChar w:fldCharType="separate"/>
            </w:r>
            <w:r w:rsidRPr="00F43332">
              <w:rPr>
                <w:rStyle w:val="afd"/>
                <w:rFonts w:ascii="微軟正黑體" w:eastAsia="微軟正黑體" w:hAnsi="微軟正黑體" w:cs="Times New Roman"/>
                <w:bCs/>
                <w:color w:val="auto"/>
                <w:kern w:val="0"/>
                <w:szCs w:val="24"/>
                <w:u w:val="none"/>
                <w14:ligatures w14:val="none"/>
                <w:rPrChange w:id="1621" w:author="駱淳渝" w:date="2026-02-05T22:26:00Z" w16du:dateUtc="2026-02-05T14:26:00Z">
                  <w:rPr>
                    <w:rStyle w:val="afd"/>
                    <w:rFonts w:ascii="微軟正黑體" w:eastAsia="微軟正黑體" w:hAnsi="微軟正黑體" w:cs="Times New Roman"/>
                    <w:bCs/>
                    <w:kern w:val="0"/>
                    <w:szCs w:val="24"/>
                    <w14:ligatures w14:val="none"/>
                  </w:rPr>
                </w:rPrChange>
              </w:rPr>
              <w:t>https://www.tepas.org</w:t>
            </w:r>
            <w:r w:rsidRPr="00F43332">
              <w:rPr>
                <w:rFonts w:ascii="微軟正黑體" w:eastAsia="微軟正黑體" w:hAnsi="微軟正黑體"/>
                <w:rPrChange w:id="1622" w:author="駱淳渝" w:date="2026-02-05T22:26:00Z" w16du:dateUtc="2026-02-05T14:26:00Z">
                  <w:rPr/>
                </w:rPrChange>
              </w:rPr>
              <w:fldChar w:fldCharType="end"/>
            </w:r>
            <w:r w:rsidRPr="00F43332">
              <w:rPr>
                <w:rFonts w:ascii="微軟正黑體" w:eastAsia="微軟正黑體" w:hAnsi="微軟正黑體" w:cs="Times New Roman" w:hint="eastAsia"/>
                <w:bCs/>
                <w:kern w:val="0"/>
                <w:szCs w:val="24"/>
                <w14:ligatures w14:val="none"/>
              </w:rPr>
              <w:t>，</w:t>
            </w:r>
            <w:r w:rsidRPr="00F43332">
              <w:rPr>
                <w:rFonts w:ascii="微軟正黑體" w:eastAsia="微軟正黑體" w:hAnsi="微軟正黑體" w:cs="Times New Roman" w:hint="eastAsia"/>
                <w:bCs/>
                <w:kern w:val="0"/>
                <w:szCs w:val="24"/>
                <w:lang w:val="zh-TW"/>
                <w14:ligatures w14:val="none"/>
              </w:rPr>
              <w:t>及正覺教育基金會</w:t>
            </w:r>
            <w:r w:rsidRPr="00F43332">
              <w:rPr>
                <w:rFonts w:ascii="微軟正黑體" w:eastAsia="微軟正黑體" w:hAnsi="微軟正黑體" w:cs="Times New Roman"/>
                <w:bCs/>
                <w:kern w:val="0"/>
                <w:szCs w:val="24"/>
                <w14:ligatures w14:val="none"/>
              </w:rPr>
              <w:lastRenderedPageBreak/>
              <w:t>Youtube</w:t>
            </w:r>
            <w:r w:rsidRPr="00F43332">
              <w:rPr>
                <w:rFonts w:ascii="微軟正黑體" w:eastAsia="微軟正黑體" w:hAnsi="微軟正黑體" w:cs="Times New Roman"/>
                <w:bCs/>
                <w:kern w:val="0"/>
                <w:szCs w:val="24"/>
                <w:lang w:val="zh-TW"/>
                <w14:ligatures w14:val="none"/>
              </w:rPr>
              <w:t>頻道</w:t>
            </w:r>
            <w:r w:rsidRPr="00F43332">
              <w:rPr>
                <w:rFonts w:ascii="微軟正黑體" w:eastAsia="微軟正黑體" w:hAnsi="微軟正黑體" w:cs="Times New Roman"/>
                <w:bCs/>
                <w:kern w:val="0"/>
                <w:szCs w:val="24"/>
                <w14:ligatures w14:val="none"/>
              </w:rPr>
              <w:t xml:space="preserve"> </w:t>
            </w:r>
            <w:r w:rsidRPr="00F43332">
              <w:rPr>
                <w:rFonts w:ascii="微軟正黑體" w:eastAsia="微軟正黑體" w:hAnsi="微軟正黑體"/>
                <w:rPrChange w:id="1623" w:author="駱淳渝" w:date="2026-02-05T22:26:00Z" w16du:dateUtc="2026-02-05T14:26:00Z">
                  <w:rPr/>
                </w:rPrChange>
              </w:rPr>
              <w:fldChar w:fldCharType="begin"/>
            </w:r>
            <w:r w:rsidRPr="00F43332">
              <w:rPr>
                <w:rFonts w:ascii="微軟正黑體" w:eastAsia="微軟正黑體" w:hAnsi="微軟正黑體"/>
                <w:rPrChange w:id="1624" w:author="駱淳渝" w:date="2026-02-05T22:26:00Z" w16du:dateUtc="2026-02-05T14:26:00Z">
                  <w:rPr/>
                </w:rPrChange>
              </w:rPr>
              <w:instrText>HYPERLINK "https://www.youtube.com/@TEEF_en" \h</w:instrText>
            </w:r>
            <w:r w:rsidRPr="00F43332">
              <w:rPr>
                <w:rFonts w:ascii="微軟正黑體" w:eastAsia="微軟正黑體" w:hAnsi="微軟正黑體"/>
                <w:rPrChange w:id="1625" w:author="駱淳渝" w:date="2026-02-05T22:26:00Z" w16du:dateUtc="2026-02-05T14:26:00Z">
                  <w:rPr/>
                </w:rPrChange>
              </w:rPr>
            </w:r>
            <w:r w:rsidRPr="00F43332">
              <w:rPr>
                <w:rFonts w:ascii="微軟正黑體" w:eastAsia="微軟正黑體" w:hAnsi="微軟正黑體"/>
                <w:rPrChange w:id="1626" w:author="駱淳渝" w:date="2026-02-05T22:26:00Z" w16du:dateUtc="2026-02-05T14:26:00Z">
                  <w:rPr/>
                </w:rPrChange>
              </w:rPr>
              <w:fldChar w:fldCharType="separate"/>
            </w:r>
            <w:r w:rsidRPr="00F43332">
              <w:rPr>
                <w:rStyle w:val="afd"/>
                <w:rFonts w:ascii="微軟正黑體" w:eastAsia="微軟正黑體" w:hAnsi="微軟正黑體" w:cs="Times New Roman"/>
                <w:bCs/>
                <w:color w:val="auto"/>
                <w:kern w:val="0"/>
                <w:szCs w:val="24"/>
                <w:u w:val="none"/>
                <w14:ligatures w14:val="none"/>
                <w:rPrChange w:id="1627" w:author="駱淳渝" w:date="2026-02-05T22:26:00Z" w16du:dateUtc="2026-02-05T14:26:00Z">
                  <w:rPr>
                    <w:rStyle w:val="afd"/>
                    <w:rFonts w:ascii="微軟正黑體" w:eastAsia="微軟正黑體" w:hAnsi="微軟正黑體" w:cs="Times New Roman"/>
                    <w:bCs/>
                    <w:kern w:val="0"/>
                    <w:szCs w:val="24"/>
                    <w14:ligatures w14:val="none"/>
                  </w:rPr>
                </w:rPrChange>
              </w:rPr>
              <w:t>https://www.youtube.com/@TEEF_en</w:t>
            </w:r>
            <w:r w:rsidRPr="00F43332">
              <w:rPr>
                <w:rFonts w:ascii="微軟正黑體" w:eastAsia="微軟正黑體" w:hAnsi="微軟正黑體"/>
                <w:rPrChange w:id="1628" w:author="駱淳渝" w:date="2026-02-05T22:26:00Z" w16du:dateUtc="2026-02-05T14:26:00Z">
                  <w:rPr/>
                </w:rPrChange>
              </w:rPr>
              <w:fldChar w:fldCharType="end"/>
            </w:r>
            <w:r w:rsidRPr="00F43332">
              <w:rPr>
                <w:rFonts w:ascii="微軟正黑體" w:eastAsia="微軟正黑體" w:hAnsi="微軟正黑體" w:cs="Times New Roman" w:hint="eastAsia"/>
                <w:bCs/>
                <w:kern w:val="0"/>
                <w:szCs w:val="24"/>
                <w14:ligatures w14:val="none"/>
              </w:rPr>
              <w:t>，</w:t>
            </w:r>
            <w:r w:rsidRPr="00F43332">
              <w:rPr>
                <w:rFonts w:ascii="微軟正黑體" w:eastAsia="微軟正黑體" w:hAnsi="微軟正黑體" w:cs="Times New Roman" w:hint="eastAsia"/>
                <w:bCs/>
                <w:kern w:val="0"/>
                <w:szCs w:val="24"/>
                <w:lang w:val="zh-TW"/>
                <w14:ligatures w14:val="none"/>
              </w:rPr>
              <w:t>方便外籍人士透過網路接觸第八識了義正法。</w:t>
            </w:r>
          </w:p>
        </w:tc>
      </w:tr>
      <w:tr w:rsidR="00F43332" w:rsidRPr="00F43332" w14:paraId="279513CB" w14:textId="6B8489BB" w:rsidTr="12B8A48B">
        <w:tc>
          <w:tcPr>
            <w:tcW w:w="1108" w:type="dxa"/>
            <w:tcMar>
              <w:top w:w="40" w:type="dxa"/>
              <w:left w:w="40" w:type="dxa"/>
              <w:bottom w:w="40" w:type="dxa"/>
              <w:right w:w="40" w:type="dxa"/>
            </w:tcMar>
            <w:vAlign w:val="center"/>
          </w:tcPr>
          <w:p w14:paraId="459B085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14:ligatures w14:val="none"/>
              </w:rPr>
            </w:pPr>
          </w:p>
        </w:tc>
        <w:tc>
          <w:tcPr>
            <w:tcW w:w="2010" w:type="dxa"/>
            <w:tcMar>
              <w:top w:w="100" w:type="dxa"/>
              <w:left w:w="100" w:type="dxa"/>
              <w:bottom w:w="100" w:type="dxa"/>
              <w:right w:w="100" w:type="dxa"/>
            </w:tcMar>
            <w:vAlign w:val="center"/>
          </w:tcPr>
          <w:p w14:paraId="679B4313"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2022/02/19</w:t>
            </w:r>
            <w:r w:rsidRPr="00F43332">
              <w:rPr>
                <w:rStyle w:val="af2"/>
                <w:rFonts w:ascii="微軟正黑體" w:eastAsia="微軟正黑體" w:hAnsi="微軟正黑體"/>
                <w:bCs/>
                <w:szCs w:val="24"/>
                <w:shd w:val="clear" w:color="auto" w:fill="FFFFFF"/>
              </w:rPr>
              <w:footnoteReference w:id="269"/>
            </w:r>
          </w:p>
        </w:tc>
        <w:tc>
          <w:tcPr>
            <w:tcW w:w="4395" w:type="dxa"/>
            <w:tcMar>
              <w:top w:w="100" w:type="dxa"/>
              <w:left w:w="100" w:type="dxa"/>
              <w:bottom w:w="100" w:type="dxa"/>
              <w:right w:w="100" w:type="dxa"/>
            </w:tcMar>
            <w:vAlign w:val="center"/>
          </w:tcPr>
          <w:p w14:paraId="4A691175" w14:textId="5E76B424"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平實導師二度開講《成唯識論》</w:t>
            </w:r>
          </w:p>
        </w:tc>
        <w:tc>
          <w:tcPr>
            <w:tcW w:w="8222" w:type="dxa"/>
          </w:tcPr>
          <w:p w14:paraId="163F13AD" w14:textId="0AE9AADD" w:rsidR="00540BBB" w:rsidRPr="00F43332" w:rsidRDefault="00540BBB" w:rsidP="00540BBB">
            <w:pPr>
              <w:spacing w:line="300" w:lineRule="exact"/>
              <w:jc w:val="both"/>
              <w:rPr>
                <w:rFonts w:ascii="微軟正黑體" w:eastAsia="微軟正黑體" w:hAnsi="微軟正黑體"/>
                <w:szCs w:val="24"/>
                <w:shd w:val="clear" w:color="auto" w:fill="FFFFFF"/>
              </w:rPr>
            </w:pPr>
            <w:bookmarkStart w:id="1629" w:name="_Hlk136206407"/>
            <w:bookmarkStart w:id="1630" w:name="_Hlk136206635"/>
            <w:r w:rsidRPr="00F43332">
              <w:rPr>
                <w:rFonts w:ascii="微軟正黑體" w:eastAsia="微軟正黑體" w:hAnsi="微軟正黑體" w:cs="Times New Roman" w:hint="eastAsia"/>
                <w:szCs w:val="24"/>
              </w:rPr>
              <w:t>《成唯識論》為玄奘大師擷取護法菩薩詮釋《唯識三十頌》之十釋要義，依無生法忍真見，據以破斥天竺十大論師中之聲聞凡夫論師惡見所成之鉅論</w:t>
            </w:r>
            <w:r w:rsidRPr="00F43332">
              <w:rPr>
                <w:rStyle w:val="af2"/>
                <w:rFonts w:ascii="微軟正黑體" w:eastAsia="微軟正黑體" w:hAnsi="微軟正黑體" w:cs="Times New Roman"/>
                <w:szCs w:val="24"/>
              </w:rPr>
              <w:footnoteReference w:id="270"/>
            </w:r>
            <w:r w:rsidRPr="00F43332">
              <w:rPr>
                <w:rFonts w:ascii="微軟正黑體" w:eastAsia="微軟正黑體" w:hAnsi="微軟正黑體" w:cs="Times New Roman" w:hint="eastAsia"/>
                <w:szCs w:val="24"/>
              </w:rPr>
              <w:t>。</w:t>
            </w:r>
          </w:p>
          <w:p w14:paraId="0CE28C32" w14:textId="3209CECC" w:rsidR="00540BBB" w:rsidRPr="00F43332" w:rsidRDefault="00540BBB" w:rsidP="00540BBB">
            <w:pPr>
              <w:spacing w:line="300" w:lineRule="exact"/>
              <w:jc w:val="both"/>
              <w:rPr>
                <w:rFonts w:ascii="微軟正黑體" w:eastAsia="微軟正黑體" w:hAnsi="微軟正黑體"/>
                <w:szCs w:val="24"/>
                <w:rPrChange w:id="1633" w:author="駱淳渝" w:date="2026-02-05T22:26:00Z" w16du:dateUtc="2026-02-05T14:26:00Z">
                  <w:rPr>
                    <w:rFonts w:ascii="微軟正黑體" w:eastAsia="微軟正黑體" w:hAnsi="微軟正黑體"/>
                    <w:szCs w:val="24"/>
                  </w:rPr>
                </w:rPrChange>
              </w:rPr>
            </w:pPr>
            <w:r w:rsidRPr="00F43332">
              <w:rPr>
                <w:rFonts w:ascii="微軟正黑體" w:eastAsia="微軟正黑體" w:hAnsi="微軟正黑體" w:hint="eastAsia"/>
                <w:szCs w:val="24"/>
                <w:shd w:val="clear" w:color="auto" w:fill="FFFFFF"/>
              </w:rPr>
              <w:t>鑑於此論在護持正法、實證佛法及悟後進修上的重要性，導師於</w:t>
            </w:r>
            <w:r w:rsidRPr="00F43332">
              <w:rPr>
                <w:rFonts w:ascii="微軟正黑體" w:eastAsia="微軟正黑體" w:hAnsi="微軟正黑體"/>
                <w:szCs w:val="24"/>
                <w:shd w:val="clear" w:color="auto" w:fill="FFFFFF"/>
              </w:rPr>
              <w:t>2022/2/19</w:t>
            </w:r>
            <w:r w:rsidRPr="00F43332">
              <w:rPr>
                <w:rStyle w:val="af2"/>
                <w:rFonts w:ascii="微軟正黑體" w:eastAsia="微軟正黑體" w:hAnsi="微軟正黑體"/>
                <w:szCs w:val="24"/>
                <w:shd w:val="clear" w:color="auto" w:fill="FFFFFF"/>
              </w:rPr>
              <w:footnoteReference w:id="271"/>
            </w:r>
            <w:r w:rsidRPr="00F43332">
              <w:rPr>
                <w:rFonts w:ascii="微軟正黑體" w:eastAsia="微軟正黑體" w:hAnsi="微軟正黑體" w:hint="eastAsia"/>
                <w:szCs w:val="24"/>
                <w:shd w:val="clear" w:color="auto" w:fill="FFFFFF"/>
              </w:rPr>
              <w:t>起在增上班重講《成唯識論》，並已預先註釋完畢編輯成書，名為《成唯識論釋》，總共十輯</w:t>
            </w:r>
            <w:r w:rsidRPr="00F43332">
              <w:rPr>
                <w:rFonts w:ascii="微軟正黑體" w:eastAsia="微軟正黑體" w:hAnsi="微軟正黑體" w:hint="eastAsia"/>
                <w:szCs w:val="24"/>
              </w:rPr>
              <w:t>，於每一輯內容講述完畢時即予出版。第一輯於2023/5/30出版，</w:t>
            </w:r>
            <w:commentRangeStart w:id="1636"/>
            <w:r w:rsidRPr="00F43332">
              <w:rPr>
                <w:rFonts w:ascii="微軟正黑體" w:eastAsia="微軟正黑體" w:hAnsi="微軟正黑體" w:hint="eastAsia"/>
                <w:szCs w:val="24"/>
                <w:highlight w:val="yellow"/>
              </w:rPr>
              <w:t>○/○/○出版第十輯。</w:t>
            </w:r>
            <w:commentRangeEnd w:id="1636"/>
            <w:r w:rsidR="00F43332" w:rsidRPr="00F43332">
              <w:rPr>
                <w:rStyle w:val="af5"/>
                <w:rFonts w:ascii="微軟正黑體" w:eastAsia="微軟正黑體" w:hAnsi="微軟正黑體"/>
                <w:sz w:val="24"/>
                <w:szCs w:val="24"/>
                <w:rPrChange w:id="1637" w:author="駱淳渝" w:date="2026-02-05T22:26:00Z" w16du:dateUtc="2026-02-05T14:26:00Z">
                  <w:rPr>
                    <w:rStyle w:val="af5"/>
                    <w:rFonts w:ascii="微軟正黑體" w:eastAsia="微軟正黑體" w:hAnsi="微軟正黑體"/>
                    <w:sz w:val="24"/>
                    <w:szCs w:val="24"/>
                  </w:rPr>
                </w:rPrChange>
              </w:rPr>
              <w:commentReference w:id="1636"/>
            </w:r>
          </w:p>
          <w:p w14:paraId="56A4A991" w14:textId="32117D7A"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szCs w:val="24"/>
              </w:rPr>
              <w:t>當年玄奘菩薩因接受弟子窺基力勸，於《成唯識論》諸舉證處皆未指名道姓，以致安慧等錯悟者之論著廣被傳播，損害此論功德。是故 導師在</w:t>
            </w:r>
            <w:r w:rsidRPr="00F43332">
              <w:rPr>
                <w:rFonts w:ascii="微軟正黑體" w:eastAsia="微軟正黑體" w:hAnsi="微軟正黑體" w:hint="eastAsia"/>
                <w:szCs w:val="24"/>
                <w:shd w:val="clear" w:color="auto" w:fill="FFFFFF"/>
              </w:rPr>
              <w:t>《成唯識論釋》中</w:t>
            </w:r>
            <w:r w:rsidRPr="00F43332">
              <w:rPr>
                <w:rFonts w:ascii="微軟正黑體" w:eastAsia="微軟正黑體" w:hAnsi="微軟正黑體" w:hint="eastAsia"/>
                <w:szCs w:val="24"/>
              </w:rPr>
              <w:t>指名道姓舉證辨正，意在根除六識論遺緒，穩固八識論正法根基。</w:t>
            </w:r>
            <w:r w:rsidRPr="00F43332">
              <w:rPr>
                <w:rFonts w:ascii="微軟正黑體" w:eastAsia="微軟正黑體" w:hAnsi="微軟正黑體"/>
                <w:bCs/>
                <w:szCs w:val="24"/>
                <w:shd w:val="clear" w:color="auto" w:fill="FFFFFF"/>
              </w:rPr>
              <w:t>又此論文簡義深，歷來多遭誤解，導師遂多次潤筆，</w:t>
            </w:r>
            <w:r w:rsidRPr="00F43332">
              <w:rPr>
                <w:rFonts w:ascii="微軟正黑體" w:eastAsia="微軟正黑體" w:hAnsi="微軟正黑體" w:hint="eastAsia"/>
                <w:bCs/>
                <w:szCs w:val="24"/>
                <w:shd w:val="clear" w:color="auto" w:fill="FFFFFF"/>
              </w:rPr>
              <w:t>從</w:t>
            </w:r>
            <w:r w:rsidRPr="00F43332">
              <w:rPr>
                <w:rFonts w:ascii="微軟正黑體" w:eastAsia="微軟正黑體" w:hAnsi="微軟正黑體"/>
                <w:bCs/>
                <w:szCs w:val="24"/>
                <w:shd w:val="clear" w:color="auto" w:fill="FFFFFF"/>
              </w:rPr>
              <w:t>讀者立場撰</w:t>
            </w:r>
            <w:r w:rsidRPr="00F43332">
              <w:rPr>
                <w:rFonts w:ascii="微軟正黑體" w:eastAsia="微軟正黑體" w:hAnsi="微軟正黑體" w:hint="eastAsia"/>
                <w:bCs/>
                <w:szCs w:val="24"/>
                <w:shd w:val="clear" w:color="auto" w:fill="FFFFFF"/>
              </w:rPr>
              <w:t>文</w:t>
            </w:r>
            <w:r w:rsidRPr="00F43332">
              <w:rPr>
                <w:rFonts w:ascii="微軟正黑體" w:eastAsia="微軟正黑體" w:hAnsi="微軟正黑體"/>
                <w:bCs/>
                <w:szCs w:val="24"/>
                <w:shd w:val="clear" w:color="auto" w:fill="FFFFFF"/>
              </w:rPr>
              <w:t>，令學人正解成佛之道。</w:t>
            </w:r>
            <w:bookmarkEnd w:id="1629"/>
            <w:bookmarkEnd w:id="1630"/>
          </w:p>
        </w:tc>
      </w:tr>
      <w:tr w:rsidR="00F43332" w:rsidRPr="00F43332" w14:paraId="5EDE2F12" w14:textId="060A096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1D25213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775BD3"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2022/05/15</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20A6D44" w14:textId="62DD2D00"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舉辦「玄奘文化系列講座」</w:t>
            </w:r>
          </w:p>
        </w:tc>
        <w:tc>
          <w:tcPr>
            <w:tcW w:w="8222" w:type="dxa"/>
          </w:tcPr>
          <w:p w14:paraId="53A88B9C" w14:textId="066626FB" w:rsidR="00540BBB" w:rsidRPr="00F43332" w:rsidRDefault="00540BBB" w:rsidP="00540BBB">
            <w:pPr>
              <w:spacing w:line="320" w:lineRule="exact"/>
              <w:rPr>
                <w:rFonts w:ascii="微軟正黑體" w:eastAsia="微軟正黑體" w:hAnsi="微軟正黑體"/>
                <w:szCs w:val="24"/>
              </w:rPr>
            </w:pPr>
            <w:r w:rsidRPr="00F43332">
              <w:rPr>
                <w:rFonts w:ascii="微軟正黑體" w:eastAsia="微軟正黑體" w:hAnsi="微軟正黑體" w:hint="eastAsia"/>
                <w:szCs w:val="24"/>
              </w:rPr>
              <w:t>本會自</w:t>
            </w:r>
            <w:r w:rsidRPr="00F43332">
              <w:rPr>
                <w:rFonts w:ascii="微軟正黑體" w:eastAsia="微軟正黑體" w:hAnsi="微軟正黑體" w:cs="Times New Roman"/>
                <w:szCs w:val="24"/>
              </w:rPr>
              <w:t>2022/5/15</w:t>
            </w:r>
            <w:r w:rsidRPr="00F43332">
              <w:rPr>
                <w:rStyle w:val="af2"/>
                <w:rFonts w:ascii="微軟正黑體" w:eastAsia="微軟正黑體" w:hAnsi="微軟正黑體" w:cs="Times New Roman"/>
                <w:szCs w:val="24"/>
              </w:rPr>
              <w:footnoteReference w:id="272"/>
            </w:r>
            <w:r w:rsidRPr="00F43332">
              <w:rPr>
                <w:rFonts w:ascii="微軟正黑體" w:eastAsia="微軟正黑體" w:hAnsi="微軟正黑體" w:cs="Times New Roman" w:hint="eastAsia"/>
                <w:szCs w:val="24"/>
              </w:rPr>
              <w:t>起陸續在臺灣臺</w:t>
            </w:r>
            <w:r w:rsidRPr="00F43332">
              <w:rPr>
                <w:rFonts w:ascii="微軟正黑體" w:eastAsia="微軟正黑體" w:hAnsi="微軟正黑體" w:hint="eastAsia"/>
                <w:szCs w:val="24"/>
              </w:rPr>
              <w:t>北、宜蘭、桃園、新竹、臺中、嘉義、臺南、高雄等地舉辦「玄奘文化系列講座」</w:t>
            </w:r>
            <w:r w:rsidRPr="00F43332">
              <w:rPr>
                <w:rStyle w:val="af2"/>
                <w:rFonts w:ascii="微軟正黑體" w:eastAsia="微軟正黑體" w:hAnsi="微軟正黑體" w:cs="Times New Roman"/>
                <w:szCs w:val="24"/>
              </w:rPr>
              <w:footnoteReference w:id="273"/>
            </w:r>
            <w:r w:rsidRPr="00F43332">
              <w:rPr>
                <w:rFonts w:ascii="微軟正黑體" w:eastAsia="微軟正黑體" w:hAnsi="微軟正黑體" w:hint="eastAsia"/>
                <w:szCs w:val="24"/>
              </w:rPr>
              <w:t>，介紹 玄奘大師生平、佛法正義、歷史文化等，每場講座內容包括影片欣賞、親民講座、座談交流。</w:t>
            </w:r>
            <w:r w:rsidRPr="00F43332">
              <w:rPr>
                <w:rStyle w:val="af2"/>
                <w:rFonts w:ascii="微軟正黑體" w:eastAsia="微軟正黑體" w:hAnsi="微軟正黑體" w:cs="Times New Roman"/>
                <w:szCs w:val="24"/>
              </w:rPr>
              <w:footnoteReference w:id="274"/>
            </w:r>
          </w:p>
          <w:p w14:paraId="0400D2D7" w14:textId="77777777" w:rsidR="00540BBB" w:rsidRPr="00F43332" w:rsidRDefault="00540BBB" w:rsidP="00540BBB">
            <w:pPr>
              <w:spacing w:line="320" w:lineRule="exact"/>
              <w:rPr>
                <w:rFonts w:ascii="微軟正黑體" w:eastAsia="微軟正黑體" w:hAnsi="微軟正黑體" w:cs="Songti TC"/>
                <w:szCs w:val="24"/>
                <w:lang w:bidi="ar-SA"/>
                <w:rPrChange w:id="1644" w:author="駱淳渝" w:date="2026-02-05T22:26:00Z" w16du:dateUtc="2026-02-05T14:26:00Z">
                  <w:rPr>
                    <w:rFonts w:ascii="Songti TC" w:eastAsia="Songti TC" w:cs="Songti TC"/>
                    <w:color w:val="000000"/>
                    <w:szCs w:val="24"/>
                    <w:lang w:bidi="ar-SA"/>
                  </w:rPr>
                </w:rPrChange>
              </w:rPr>
            </w:pPr>
            <w:r w:rsidRPr="00F43332">
              <w:rPr>
                <w:rFonts w:ascii="微軟正黑體" w:eastAsia="微軟正黑體" w:hAnsi="微軟正黑體" w:hint="eastAsia"/>
                <w:szCs w:val="24"/>
              </w:rPr>
              <w:t>第九場於2023/5/28</w:t>
            </w:r>
            <w:r w:rsidRPr="00F43332">
              <w:rPr>
                <w:rStyle w:val="af2"/>
                <w:rFonts w:ascii="微軟正黑體" w:eastAsia="微軟正黑體" w:hAnsi="微軟正黑體" w:cs="Times New Roman"/>
                <w:szCs w:val="24"/>
              </w:rPr>
              <w:footnoteReference w:id="275"/>
            </w:r>
            <w:r w:rsidRPr="00F43332">
              <w:rPr>
                <w:rFonts w:ascii="微軟正黑體" w:eastAsia="微軟正黑體" w:hAnsi="微軟正黑體" w:hint="eastAsia"/>
                <w:szCs w:val="24"/>
              </w:rPr>
              <w:t>在臺北市舉辦 平實導師《成唯識論釋》新書發表會</w:t>
            </w:r>
            <w:r w:rsidRPr="00F43332">
              <w:rPr>
                <w:rFonts w:ascii="微軟正黑體" w:eastAsia="微軟正黑體" w:hAnsi="微軟正黑體" w:hint="eastAsia"/>
                <w:szCs w:val="24"/>
              </w:rPr>
              <w:lastRenderedPageBreak/>
              <w:t>暨佛法大業論壇。</w:t>
            </w:r>
          </w:p>
          <w:p w14:paraId="4A177335" w14:textId="0C4F5C0A" w:rsidR="00540BBB" w:rsidRPr="00F43332" w:rsidRDefault="00540BBB" w:rsidP="00540BBB">
            <w:pPr>
              <w:spacing w:after="0" w:line="300" w:lineRule="exact"/>
              <w:jc w:val="both"/>
              <w:rPr>
                <w:rFonts w:ascii="微軟正黑體" w:eastAsia="微軟正黑體" w:hAnsi="微軟正黑體" w:cs="Times New Roman"/>
                <w:szCs w:val="24"/>
              </w:rPr>
            </w:pPr>
            <w:commentRangeStart w:id="1647"/>
            <w:r w:rsidRPr="00F43332">
              <w:rPr>
                <w:rFonts w:ascii="微軟正黑體" w:eastAsia="微軟正黑體" w:hAnsi="微軟正黑體" w:cs="Songti TC" w:hint="eastAsia"/>
                <w:szCs w:val="24"/>
                <w:lang w:bidi="ar-SA"/>
                <w:rPrChange w:id="1648" w:author="駱淳渝" w:date="2026-02-05T22:26:00Z" w16du:dateUtc="2026-02-05T14:26:00Z">
                  <w:rPr>
                    <w:rFonts w:ascii="Songti TC" w:eastAsia="Songti TC" w:cs="Songti TC" w:hint="eastAsia"/>
                    <w:color w:val="000000"/>
                    <w:szCs w:val="24"/>
                    <w:lang w:bidi="ar-SA"/>
                  </w:rPr>
                </w:rPrChange>
              </w:rPr>
              <w:t>第十場</w:t>
            </w:r>
            <w:r w:rsidRPr="00F43332">
              <w:rPr>
                <w:rFonts w:ascii="微軟正黑體" w:eastAsia="微軟正黑體" w:hAnsi="微軟正黑體" w:hint="eastAsia"/>
                <w:szCs w:val="24"/>
              </w:rPr>
              <w:t>於</w:t>
            </w:r>
            <w:r w:rsidRPr="00F43332">
              <w:rPr>
                <w:rFonts w:ascii="微軟正黑體" w:eastAsia="微軟正黑體" w:hAnsi="微軟正黑體"/>
                <w:szCs w:val="24"/>
              </w:rPr>
              <w:t>2025/3/2</w:t>
            </w:r>
            <w:r w:rsidRPr="00F43332">
              <w:rPr>
                <w:rFonts w:ascii="微軟正黑體" w:eastAsia="微軟正黑體" w:hAnsi="微軟正黑體" w:hint="eastAsia"/>
                <w:szCs w:val="24"/>
              </w:rPr>
              <w:t>在高雄市立圖書館舉辦平實導師《成唯識論釋》第二、第三</w:t>
            </w:r>
            <w:r w:rsidRPr="00F43332">
              <w:rPr>
                <w:rFonts w:ascii="微軟正黑體" w:eastAsia="微軟正黑體" w:hAnsi="微軟正黑體" w:cs="Songti TC" w:hint="eastAsia"/>
                <w:szCs w:val="24"/>
                <w:lang w:bidi="ar-SA"/>
                <w:rPrChange w:id="1649" w:author="駱淳渝" w:date="2026-02-05T22:26:00Z" w16du:dateUtc="2026-02-05T14:26:00Z">
                  <w:rPr>
                    <w:rFonts w:ascii="Songti TC" w:eastAsia="Songti TC" w:cs="Songti TC" w:hint="eastAsia"/>
                    <w:szCs w:val="24"/>
                    <w:lang w:bidi="ar-SA"/>
                  </w:rPr>
                </w:rPrChange>
              </w:rPr>
              <w:t>輯</w:t>
            </w:r>
            <w:r w:rsidRPr="00F43332">
              <w:rPr>
                <w:rFonts w:ascii="微軟正黑體" w:eastAsia="微軟正黑體" w:hAnsi="微軟正黑體" w:hint="eastAsia"/>
                <w:szCs w:val="24"/>
              </w:rPr>
              <w:t>新書發表會暨佛法大業論壇</w:t>
            </w:r>
            <w:r w:rsidRPr="00F43332">
              <w:rPr>
                <w:rFonts w:ascii="微軟正黑體" w:eastAsia="微軟正黑體" w:hAnsi="微軟正黑體" w:cs="Songti TC" w:hint="eastAsia"/>
                <w:szCs w:val="24"/>
                <w:lang w:bidi="ar-SA"/>
                <w:rPrChange w:id="1650" w:author="駱淳渝" w:date="2026-02-05T22:26:00Z" w16du:dateUtc="2026-02-05T14:26:00Z">
                  <w:rPr>
                    <w:rFonts w:ascii="Songti TC" w:eastAsia="Songti TC" w:cs="Songti TC" w:hint="eastAsia"/>
                    <w:color w:val="000000"/>
                    <w:szCs w:val="24"/>
                    <w:lang w:bidi="ar-SA"/>
                  </w:rPr>
                </w:rPrChange>
              </w:rPr>
              <w:t>。</w:t>
            </w:r>
            <w:commentRangeEnd w:id="1647"/>
            <w:r w:rsidR="00F43332" w:rsidRPr="009F40FA">
              <w:rPr>
                <w:rStyle w:val="af5"/>
                <w:rFonts w:ascii="微軟正黑體" w:eastAsia="微軟正黑體" w:hAnsi="微軟正黑體" w:cs="Times New Roman"/>
                <w:sz w:val="24"/>
                <w:szCs w:val="24"/>
              </w:rPr>
              <w:commentReference w:id="1647"/>
            </w:r>
          </w:p>
        </w:tc>
      </w:tr>
      <w:tr w:rsidR="00F43332" w:rsidRPr="00F43332" w14:paraId="722EC1BA" w14:textId="00AB9A57" w:rsidTr="12B8A48B">
        <w:tc>
          <w:tcPr>
            <w:tcW w:w="1108" w:type="dxa"/>
            <w:tcMar>
              <w:top w:w="40" w:type="dxa"/>
              <w:left w:w="40" w:type="dxa"/>
              <w:bottom w:w="40" w:type="dxa"/>
              <w:right w:w="40" w:type="dxa"/>
            </w:tcMar>
            <w:vAlign w:val="center"/>
          </w:tcPr>
          <w:p w14:paraId="0CC0AA19"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564A2B6A"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2022/11/23</w:t>
            </w:r>
            <w:r w:rsidRPr="00F43332">
              <w:rPr>
                <w:rStyle w:val="af2"/>
                <w:rFonts w:ascii="微軟正黑體" w:eastAsia="微軟正黑體" w:hAnsi="微軟正黑體"/>
                <w:bCs/>
                <w:szCs w:val="24"/>
                <w:shd w:val="clear" w:color="auto" w:fill="FFFFFF"/>
              </w:rPr>
              <w:footnoteReference w:id="276"/>
            </w:r>
          </w:p>
        </w:tc>
        <w:tc>
          <w:tcPr>
            <w:tcW w:w="4395" w:type="dxa"/>
            <w:tcMar>
              <w:top w:w="100" w:type="dxa"/>
              <w:left w:w="100" w:type="dxa"/>
              <w:bottom w:w="100" w:type="dxa"/>
              <w:right w:w="100" w:type="dxa"/>
            </w:tcMar>
            <w:vAlign w:val="center"/>
          </w:tcPr>
          <w:p w14:paraId="76707365" w14:textId="5B8A95BE"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bCs/>
              </w:rPr>
              <w:t>成立匈牙利共修中心</w:t>
            </w:r>
          </w:p>
        </w:tc>
        <w:tc>
          <w:tcPr>
            <w:tcW w:w="8222" w:type="dxa"/>
          </w:tcPr>
          <w:p w14:paraId="524CA62A" w14:textId="0A137F43"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szCs w:val="24"/>
                <w:shd w:val="clear" w:color="auto" w:fill="FFFFFF"/>
              </w:rPr>
              <w:t>本會於2022/11/23</w:t>
            </w:r>
            <w:r w:rsidRPr="00F43332">
              <w:rPr>
                <w:rStyle w:val="af2"/>
                <w:rFonts w:ascii="微軟正黑體" w:eastAsia="微軟正黑體" w:hAnsi="微軟正黑體"/>
                <w:szCs w:val="24"/>
                <w:shd w:val="clear" w:color="auto" w:fill="FFFFFF"/>
              </w:rPr>
              <w:footnoteReference w:id="277"/>
            </w:r>
            <w:r w:rsidRPr="00F43332">
              <w:rPr>
                <w:rFonts w:ascii="微軟正黑體" w:eastAsia="微軟正黑體" w:hAnsi="微軟正黑體" w:hint="eastAsia"/>
                <w:szCs w:val="24"/>
                <w:shd w:val="clear" w:color="auto" w:fill="FFFFFF"/>
              </w:rPr>
              <w:t>在匈牙利首都布達佩斯成立共修中心，同年11/26舉行安座法會後正式啟用。這是本會在歐洲成立的第一個共修中心。初期以學習小組形式共修，俟因緣成熟接引歐洲其他國家學佛人來此共修聞熏大乘了義正法。</w:t>
            </w:r>
          </w:p>
        </w:tc>
      </w:tr>
      <w:tr w:rsidR="00F43332" w:rsidRPr="00F43332" w14:paraId="187EDA57" w14:textId="618F79B1"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06CAFD4D"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6428D9"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2022/12/03</w:t>
            </w:r>
            <w:r w:rsidRPr="00F43332">
              <w:rPr>
                <w:rStyle w:val="af2"/>
                <w:rFonts w:ascii="微軟正黑體" w:eastAsia="微軟正黑體" w:hAnsi="微軟正黑體" w:cs="Times New Roman"/>
                <w:bCs/>
                <w:szCs w:val="24"/>
              </w:rPr>
              <w:footnoteReference w:id="278"/>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17FD751" w14:textId="6326B13B"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正智出版社首次參與臺灣閱讀節「書香大市集」</w:t>
            </w:r>
          </w:p>
        </w:tc>
        <w:tc>
          <w:tcPr>
            <w:tcW w:w="8222" w:type="dxa"/>
          </w:tcPr>
          <w:p w14:paraId="583C57D6" w14:textId="0BFE08A2"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hint="eastAsia"/>
                <w:szCs w:val="24"/>
              </w:rPr>
              <w:t>正智出版社於2022/12/3</w:t>
            </w:r>
            <w:r w:rsidRPr="00F43332">
              <w:rPr>
                <w:rStyle w:val="af2"/>
                <w:rFonts w:ascii="微軟正黑體" w:eastAsia="微軟正黑體" w:hAnsi="微軟正黑體" w:cs="Times New Roman"/>
                <w:szCs w:val="24"/>
              </w:rPr>
              <w:footnoteReference w:id="279"/>
            </w:r>
            <w:r w:rsidRPr="00F43332">
              <w:rPr>
                <w:rFonts w:ascii="微軟正黑體" w:eastAsia="微軟正黑體" w:hAnsi="微軟正黑體" w:hint="eastAsia"/>
                <w:szCs w:val="24"/>
              </w:rPr>
              <w:t>首次參與臺灣閱讀節「書香大市集」創意活動攤位，贈送結緣書及部分局版書，讓民眾認識正智出版社，並宣傳說明正法書籍內容。</w:t>
            </w:r>
          </w:p>
        </w:tc>
      </w:tr>
      <w:tr w:rsidR="00F43332" w:rsidRPr="00F43332" w14:paraId="25F5EE60" w14:textId="1E029319" w:rsidTr="12B8A48B">
        <w:tc>
          <w:tcPr>
            <w:tcW w:w="1108" w:type="dxa"/>
            <w:tcMar>
              <w:top w:w="40" w:type="dxa"/>
              <w:left w:w="40" w:type="dxa"/>
              <w:bottom w:w="40" w:type="dxa"/>
              <w:right w:w="40" w:type="dxa"/>
            </w:tcMar>
            <w:vAlign w:val="center"/>
          </w:tcPr>
          <w:p w14:paraId="752EE813"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238A254D"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shd w:val="clear" w:color="auto" w:fill="FFFFFF"/>
              </w:rPr>
              <w:t>2023/02/25</w:t>
            </w:r>
            <w:r w:rsidRPr="00F43332">
              <w:rPr>
                <w:rStyle w:val="af2"/>
                <w:rFonts w:ascii="微軟正黑體" w:eastAsia="微軟正黑體" w:hAnsi="微軟正黑體" w:cs="Times New Roman"/>
                <w:bCs/>
                <w:szCs w:val="24"/>
              </w:rPr>
              <w:footnoteReference w:id="280"/>
            </w:r>
          </w:p>
        </w:tc>
        <w:tc>
          <w:tcPr>
            <w:tcW w:w="4395" w:type="dxa"/>
            <w:tcMar>
              <w:top w:w="100" w:type="dxa"/>
              <w:left w:w="100" w:type="dxa"/>
              <w:bottom w:w="100" w:type="dxa"/>
              <w:right w:w="100" w:type="dxa"/>
            </w:tcMar>
            <w:vAlign w:val="center"/>
          </w:tcPr>
          <w:p w14:paraId="05C5D351" w14:textId="661F9E3C"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bCs/>
              </w:rPr>
              <w:t>本會於馬來西亞舉辦</w:t>
            </w:r>
            <w:r w:rsidRPr="00F43332">
              <w:rPr>
                <w:rFonts w:ascii="微軟正黑體" w:eastAsia="微軟正黑體" w:hAnsi="微軟正黑體" w:cs="Times New Roman" w:hint="eastAsia"/>
                <w:bCs/>
                <w:szCs w:val="24"/>
              </w:rPr>
              <w:t>佛法講座</w:t>
            </w:r>
          </w:p>
        </w:tc>
        <w:tc>
          <w:tcPr>
            <w:tcW w:w="8222" w:type="dxa"/>
          </w:tcPr>
          <w:p w14:paraId="63D1DE34" w14:textId="7DF54FE3"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bCs/>
                <w:shd w:val="clear" w:color="auto" w:fill="FFFFFF"/>
              </w:rPr>
              <w:t>正覺同修會會親教師趙玲子應馬來西亞「智行學會」邀請，</w:t>
            </w:r>
            <w:r w:rsidRPr="00F43332">
              <w:rPr>
                <w:rFonts w:ascii="微軟正黑體" w:eastAsia="微軟正黑體" w:hAnsi="微軟正黑體" w:cs="Times New Roman" w:hint="eastAsia"/>
                <w:szCs w:val="24"/>
              </w:rPr>
              <w:t>於2023/2/25、26</w:t>
            </w:r>
            <w:r w:rsidRPr="00F43332">
              <w:rPr>
                <w:rStyle w:val="af2"/>
                <w:rFonts w:ascii="微軟正黑體" w:eastAsia="微軟正黑體" w:hAnsi="微軟正黑體" w:cs="Times New Roman"/>
                <w:szCs w:val="24"/>
              </w:rPr>
              <w:footnoteReference w:id="281"/>
            </w:r>
            <w:r w:rsidRPr="00F43332">
              <w:rPr>
                <w:rFonts w:ascii="微軟正黑體" w:eastAsia="微軟正黑體" w:hAnsi="微軟正黑體" w:hint="eastAsia"/>
                <w:bCs/>
                <w:shd w:val="clear" w:color="auto" w:fill="FFFFFF"/>
              </w:rPr>
              <w:t>舉辦兩場「佛法與中華文化系列講座」</w:t>
            </w:r>
            <w:r w:rsidRPr="00F43332">
              <w:rPr>
                <w:rStyle w:val="af2"/>
                <w:rFonts w:ascii="微軟正黑體" w:eastAsia="微軟正黑體" w:hAnsi="微軟正黑體" w:cs="Times New Roman"/>
                <w:bCs/>
                <w:szCs w:val="24"/>
              </w:rPr>
              <w:footnoteReference w:id="282"/>
            </w:r>
            <w:r w:rsidRPr="00F43332">
              <w:rPr>
                <w:rFonts w:ascii="微軟正黑體" w:eastAsia="微軟正黑體" w:hAnsi="微軟正黑體" w:hint="eastAsia"/>
                <w:bCs/>
                <w:shd w:val="clear" w:color="auto" w:fill="FFFFFF"/>
              </w:rPr>
              <w:t>，主講《三乘菩提概說》及《我與無我》</w:t>
            </w:r>
            <w:r w:rsidRPr="00F43332">
              <w:rPr>
                <w:rFonts w:ascii="微軟正黑體" w:eastAsia="微軟正黑體" w:hAnsi="微軟正黑體" w:hint="eastAsia"/>
                <w:bCs/>
              </w:rPr>
              <w:t>。</w:t>
            </w:r>
            <w:r w:rsidRPr="00F43332">
              <w:rPr>
                <w:rFonts w:ascii="微軟正黑體" w:eastAsia="微軟正黑體" w:hAnsi="微軟正黑體" w:cs="Times New Roman" w:hint="eastAsia"/>
                <w:bCs/>
                <w:szCs w:val="24"/>
              </w:rPr>
              <w:t>這是正法於東南亞推廣且落實於文字之始舉。</w:t>
            </w:r>
          </w:p>
        </w:tc>
      </w:tr>
      <w:tr w:rsidR="00F43332" w:rsidRPr="00F43332" w14:paraId="3AA30FC0" w14:textId="05464C9B" w:rsidTr="12B8A48B">
        <w:tc>
          <w:tcPr>
            <w:tcW w:w="1108" w:type="dxa"/>
            <w:tcMar>
              <w:top w:w="40" w:type="dxa"/>
              <w:left w:w="40" w:type="dxa"/>
              <w:bottom w:w="40" w:type="dxa"/>
              <w:right w:w="40" w:type="dxa"/>
            </w:tcMar>
            <w:vAlign w:val="center"/>
          </w:tcPr>
          <w:p w14:paraId="66C69F9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shd w:val="clear" w:color="auto" w:fill="FFFF00"/>
            <w:tcMar>
              <w:top w:w="100" w:type="dxa"/>
              <w:left w:w="100" w:type="dxa"/>
              <w:bottom w:w="100" w:type="dxa"/>
              <w:right w:w="100" w:type="dxa"/>
            </w:tcMar>
            <w:vAlign w:val="center"/>
          </w:tcPr>
          <w:p w14:paraId="0BA8E48F" w14:textId="77777777" w:rsidR="00540BBB" w:rsidRPr="00F43332" w:rsidRDefault="00540BBB" w:rsidP="00540BBB">
            <w:pPr>
              <w:spacing w:after="0" w:line="300" w:lineRule="exact"/>
              <w:rPr>
                <w:rFonts w:ascii="微軟正黑體" w:eastAsia="微軟正黑體" w:hAnsi="微軟正黑體"/>
                <w:bCs/>
              </w:rPr>
            </w:pPr>
            <w:commentRangeStart w:id="1659"/>
            <w:commentRangeStart w:id="1660"/>
            <w:r w:rsidRPr="00F43332">
              <w:rPr>
                <w:rFonts w:ascii="微軟正黑體" w:eastAsia="微軟正黑體" w:hAnsi="微軟正黑體"/>
                <w:bCs/>
              </w:rPr>
              <w:t>2023/04/00</w:t>
            </w:r>
            <w:commentRangeEnd w:id="1659"/>
            <w:r w:rsidR="00F43332" w:rsidRPr="00F43332">
              <w:rPr>
                <w:rStyle w:val="af5"/>
                <w:rFonts w:ascii="微軟正黑體" w:eastAsia="微軟正黑體" w:hAnsi="微軟正黑體"/>
                <w:bCs/>
                <w:sz w:val="24"/>
                <w:szCs w:val="30"/>
                <w:rPrChange w:id="1661" w:author="駱淳渝" w:date="2026-02-05T22:26:00Z" w16du:dateUtc="2026-02-05T14:26:00Z">
                  <w:rPr>
                    <w:rStyle w:val="af5"/>
                    <w:rFonts w:ascii="微軟正黑體" w:eastAsia="微軟正黑體" w:hAnsi="微軟正黑體"/>
                    <w:bCs/>
                    <w:sz w:val="24"/>
                    <w:szCs w:val="30"/>
                  </w:rPr>
                </w:rPrChange>
              </w:rPr>
              <w:commentReference w:id="1659"/>
            </w:r>
            <w:commentRangeEnd w:id="1660"/>
            <w:r w:rsidRPr="00F43332">
              <w:rPr>
                <w:rStyle w:val="af5"/>
                <w:rFonts w:ascii="微軟正黑體" w:eastAsia="微軟正黑體" w:hAnsi="微軟正黑體"/>
                <w:bCs/>
                <w:sz w:val="24"/>
                <w:szCs w:val="30"/>
                <w:rPrChange w:id="1662" w:author="駱淳渝" w:date="2026-02-05T22:26:00Z" w16du:dateUtc="2026-02-05T14:26:00Z">
                  <w:rPr>
                    <w:rStyle w:val="af5"/>
                    <w:rFonts w:ascii="微軟正黑體" w:eastAsia="微軟正黑體" w:hAnsi="微軟正黑體"/>
                    <w:bCs/>
                    <w:sz w:val="24"/>
                    <w:szCs w:val="30"/>
                  </w:rPr>
                </w:rPrChange>
              </w:rPr>
              <w:commentReference w:id="1660"/>
            </w:r>
            <w:r w:rsidRPr="00F43332">
              <w:rPr>
                <w:rFonts w:ascii="微軟正黑體" w:eastAsia="微軟正黑體" w:hAnsi="微軟正黑體"/>
                <w:bCs/>
                <w:rPrChange w:id="1663" w:author="駱淳渝" w:date="2026-02-05T22:26:00Z" w16du:dateUtc="2026-02-05T14:26:00Z">
                  <w:rPr>
                    <w:rFonts w:ascii="微軟正黑體" w:eastAsia="微軟正黑體" w:hAnsi="微軟正黑體"/>
                    <w:bCs/>
                  </w:rPr>
                </w:rPrChange>
              </w:rPr>
              <w:t>#</w:t>
            </w:r>
          </w:p>
          <w:p w14:paraId="6CE5E921" w14:textId="675F3143"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p>
        </w:tc>
        <w:tc>
          <w:tcPr>
            <w:tcW w:w="4395" w:type="dxa"/>
            <w:tcMar>
              <w:top w:w="100" w:type="dxa"/>
              <w:left w:w="100" w:type="dxa"/>
              <w:bottom w:w="100" w:type="dxa"/>
              <w:right w:w="100" w:type="dxa"/>
            </w:tcMar>
            <w:vAlign w:val="center"/>
          </w:tcPr>
          <w:p w14:paraId="4B2D7F70" w14:textId="49F1D0B9"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成立馬來西亞共修中心</w:t>
            </w:r>
          </w:p>
        </w:tc>
        <w:tc>
          <w:tcPr>
            <w:tcW w:w="8222" w:type="dxa"/>
          </w:tcPr>
          <w:p w14:paraId="74F5965F" w14:textId="3FACA4D9" w:rsidR="00540BBB" w:rsidRPr="00F43332" w:rsidRDefault="00540BBB" w:rsidP="00540BBB">
            <w:pPr>
              <w:spacing w:line="320" w:lineRule="exact"/>
              <w:rPr>
                <w:rFonts w:ascii="微軟正黑體" w:eastAsia="微軟正黑體" w:hAnsi="微軟正黑體"/>
                <w:bCs/>
              </w:rPr>
            </w:pPr>
            <w:r w:rsidRPr="00F43332">
              <w:rPr>
                <w:rFonts w:ascii="微軟正黑體" w:eastAsia="微軟正黑體" w:hAnsi="微軟正黑體" w:cs="新細明體" w:hint="eastAsia"/>
                <w:szCs w:val="24"/>
                <w:rPrChange w:id="1664" w:author="駱淳渝" w:date="2026-02-05T22:26:00Z" w16du:dateUtc="2026-02-05T14:26:00Z">
                  <w:rPr>
                    <w:rFonts w:ascii="微軟正黑體" w:eastAsia="微軟正黑體" w:hAnsi="微軟正黑體" w:cs="新細明體" w:hint="eastAsia"/>
                    <w:color w:val="000000"/>
                    <w:szCs w:val="24"/>
                  </w:rPr>
                </w:rPrChange>
              </w:rPr>
              <w:t>正覺同修會於</w:t>
            </w:r>
            <w:r w:rsidRPr="00F43332">
              <w:rPr>
                <w:rFonts w:ascii="微軟正黑體" w:eastAsia="微軟正黑體" w:hAnsi="微軟正黑體" w:cs="新細明體"/>
                <w:szCs w:val="24"/>
                <w:highlight w:val="yellow"/>
                <w:shd w:val="clear" w:color="auto" w:fill="F6C3FF"/>
                <w:rPrChange w:id="1665" w:author="駱淳渝" w:date="2026-02-05T22:26:00Z" w16du:dateUtc="2026-02-05T14:26:00Z">
                  <w:rPr>
                    <w:rFonts w:ascii="微軟正黑體" w:eastAsia="微軟正黑體" w:hAnsi="微軟正黑體" w:cs="新細明體"/>
                    <w:color w:val="000000"/>
                    <w:szCs w:val="24"/>
                    <w:highlight w:val="yellow"/>
                    <w:shd w:val="clear" w:color="auto" w:fill="F6C3FF"/>
                  </w:rPr>
                </w:rPrChange>
              </w:rPr>
              <w:t>2023/</w:t>
            </w:r>
            <w:r w:rsidRPr="00F43332">
              <w:rPr>
                <w:rFonts w:ascii="微軟正黑體" w:eastAsia="微軟正黑體" w:hAnsi="微軟正黑體" w:cs="新細明體" w:hint="eastAsia"/>
                <w:szCs w:val="24"/>
                <w:highlight w:val="yellow"/>
                <w:shd w:val="clear" w:color="auto" w:fill="F6C3FF"/>
                <w:rPrChange w:id="1666" w:author="駱淳渝" w:date="2026-02-05T22:26:00Z" w16du:dateUtc="2026-02-05T14:26:00Z">
                  <w:rPr>
                    <w:rFonts w:ascii="微軟正黑體" w:eastAsia="微軟正黑體" w:hAnsi="微軟正黑體" w:cs="新細明體" w:hint="eastAsia"/>
                    <w:color w:val="000000"/>
                    <w:szCs w:val="24"/>
                    <w:highlight w:val="yellow"/>
                    <w:shd w:val="clear" w:color="auto" w:fill="F6C3FF"/>
                  </w:rPr>
                </w:rPrChange>
              </w:rPr>
              <w:t>04</w:t>
            </w:r>
            <w:r w:rsidRPr="00F43332">
              <w:rPr>
                <w:rFonts w:ascii="微軟正黑體" w:eastAsia="微軟正黑體" w:hAnsi="微軟正黑體" w:cs="新細明體" w:hint="eastAsia"/>
                <w:szCs w:val="24"/>
                <w:rPrChange w:id="1667" w:author="駱淳渝" w:date="2026-02-05T22:26:00Z" w16du:dateUtc="2026-02-05T14:26:00Z">
                  <w:rPr>
                    <w:rFonts w:ascii="微軟正黑體" w:eastAsia="微軟正黑體" w:hAnsi="微軟正黑體" w:cs="新細明體" w:hint="eastAsia"/>
                    <w:color w:val="000000"/>
                    <w:szCs w:val="24"/>
                  </w:rPr>
                </w:rPrChange>
              </w:rPr>
              <w:t>在馬來西亞成立共修中心，6/10</w:t>
            </w:r>
            <w:r w:rsidRPr="00F43332">
              <w:rPr>
                <w:rFonts w:ascii="微軟正黑體" w:eastAsia="微軟正黑體" w:hAnsi="微軟正黑體" w:cs="新細明體"/>
                <w:szCs w:val="24"/>
                <w:rPrChange w:id="1668" w:author="駱淳渝" w:date="2026-02-05T22:26:00Z" w16du:dateUtc="2026-02-05T14:26:00Z">
                  <w:rPr>
                    <w:rFonts w:ascii="微軟正黑體" w:eastAsia="微軟正黑體" w:hAnsi="微軟正黑體" w:cs="新細明體"/>
                    <w:color w:val="000000"/>
                    <w:szCs w:val="24"/>
                  </w:rPr>
                </w:rPrChange>
              </w:rPr>
              <w:t>正式開始共修</w:t>
            </w:r>
            <w:r w:rsidRPr="00F43332">
              <w:rPr>
                <w:rFonts w:ascii="微軟正黑體" w:eastAsia="微軟正黑體" w:hAnsi="微軟正黑體" w:cs="新細明體" w:hint="eastAsia"/>
                <w:szCs w:val="24"/>
                <w:rPrChange w:id="1669" w:author="駱淳渝" w:date="2026-02-05T22:26:00Z" w16du:dateUtc="2026-02-05T14:26:00Z">
                  <w:rPr>
                    <w:rFonts w:ascii="微軟正黑體" w:eastAsia="微軟正黑體" w:hAnsi="微軟正黑體" w:cs="新細明體" w:hint="eastAsia"/>
                    <w:color w:val="000000"/>
                    <w:szCs w:val="24"/>
                  </w:rPr>
                </w:rPrChange>
              </w:rPr>
              <w:t>，以觀看弘法視頻及心得分享為主。</w:t>
            </w:r>
          </w:p>
        </w:tc>
      </w:tr>
      <w:tr w:rsidR="00F43332" w:rsidRPr="00F43332" w14:paraId="70E8D6FE" w14:textId="19635656" w:rsidTr="12B8A48B">
        <w:tc>
          <w:tcPr>
            <w:tcW w:w="1108" w:type="dxa"/>
            <w:tcMar>
              <w:top w:w="40" w:type="dxa"/>
              <w:left w:w="40" w:type="dxa"/>
              <w:bottom w:w="40" w:type="dxa"/>
              <w:right w:w="40" w:type="dxa"/>
            </w:tcMar>
            <w:vAlign w:val="center"/>
          </w:tcPr>
          <w:p w14:paraId="358182DA"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4485ABB4"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2023/05/31</w:t>
            </w:r>
          </w:p>
        </w:tc>
        <w:tc>
          <w:tcPr>
            <w:tcW w:w="4395" w:type="dxa"/>
            <w:tcMar>
              <w:top w:w="100" w:type="dxa"/>
              <w:left w:w="100" w:type="dxa"/>
              <w:bottom w:w="100" w:type="dxa"/>
              <w:right w:w="100" w:type="dxa"/>
            </w:tcMar>
            <w:vAlign w:val="center"/>
          </w:tcPr>
          <w:p w14:paraId="5718EF4E" w14:textId="4E47A84D"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Change w:id="1670" w:author="駱淳渝" w:date="2026-02-05T22:26:00Z" w16du:dateUtc="2026-02-05T14:26:00Z">
                  <w:rPr>
                    <w:rFonts w:ascii="微軟正黑體" w:eastAsia="微軟正黑體" w:hAnsi="微軟正黑體" w:cs="Times New Roman"/>
                    <w:bCs/>
                    <w:kern w:val="0"/>
                    <w:szCs w:val="24"/>
                    <w:lang w:val="zh-TW"/>
                    <w14:ligatures w14:val="none"/>
                  </w:rPr>
                </w:rPrChange>
              </w:rPr>
            </w:pPr>
            <w:commentRangeStart w:id="1671"/>
            <w:commentRangeStart w:id="1672"/>
            <w:commentRangeStart w:id="1673"/>
            <w:r w:rsidRPr="00F43332">
              <w:rPr>
                <w:rFonts w:ascii="微軟正黑體" w:eastAsia="微軟正黑體" w:hAnsi="微軟正黑體" w:hint="eastAsia"/>
                <w:bCs/>
              </w:rPr>
              <w:t>本會針對維基百科「正覺同修會」條目之部分內容與事實不符，發布澄清聲明</w:t>
            </w:r>
            <w:commentRangeEnd w:id="1671"/>
            <w:r w:rsidR="00F43332" w:rsidRPr="00F43332">
              <w:rPr>
                <w:rStyle w:val="af5"/>
                <w:rFonts w:ascii="微軟正黑體" w:eastAsia="微軟正黑體" w:hAnsi="微軟正黑體" w:cs="Times New Roman"/>
                <w:bCs/>
                <w:kern w:val="0"/>
                <w:sz w:val="24"/>
                <w:szCs w:val="24"/>
                <w:lang w:val="zh-TW"/>
                <w14:ligatures w14:val="none"/>
                <w:rPrChange w:id="1674"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1671"/>
            </w:r>
            <w:commentRangeEnd w:id="1672"/>
            <w:r w:rsidRPr="00F43332">
              <w:rPr>
                <w:rStyle w:val="af5"/>
                <w:rFonts w:ascii="微軟正黑體" w:eastAsia="微軟正黑體" w:hAnsi="微軟正黑體" w:cs="Times New Roman"/>
                <w:bCs/>
                <w:kern w:val="0"/>
                <w:sz w:val="24"/>
                <w:szCs w:val="24"/>
                <w:lang w:val="zh-TW"/>
                <w14:ligatures w14:val="none"/>
                <w:rPrChange w:id="1675"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1672"/>
            </w:r>
            <w:commentRangeEnd w:id="1673"/>
            <w:r w:rsidRPr="00F43332">
              <w:rPr>
                <w:rStyle w:val="af5"/>
                <w:rFonts w:ascii="微軟正黑體" w:eastAsia="微軟正黑體" w:hAnsi="微軟正黑體" w:cs="Times New Roman"/>
                <w:bCs/>
                <w:kern w:val="0"/>
                <w:sz w:val="24"/>
                <w:szCs w:val="24"/>
                <w:lang w:val="zh-TW"/>
                <w14:ligatures w14:val="none"/>
                <w:rPrChange w:id="1676"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1673"/>
            </w:r>
          </w:p>
        </w:tc>
        <w:tc>
          <w:tcPr>
            <w:tcW w:w="8222" w:type="dxa"/>
          </w:tcPr>
          <w:p w14:paraId="0814DE64" w14:textId="15223C18" w:rsidR="00540BBB" w:rsidRPr="00F43332" w:rsidRDefault="00540BBB" w:rsidP="00540BBB">
            <w:pPr>
              <w:widowControl/>
              <w:shd w:val="clear" w:color="auto" w:fill="FFFFFF"/>
              <w:snapToGrid w:val="0"/>
              <w:spacing w:after="0" w:line="300" w:lineRule="exact"/>
              <w:contextualSpacing/>
              <w:jc w:val="both"/>
              <w:rPr>
                <w:rFonts w:ascii="微軟正黑體" w:eastAsia="微軟正黑體" w:hAnsi="微軟正黑體"/>
                <w:bCs/>
              </w:rPr>
            </w:pPr>
            <w:r w:rsidRPr="00F43332">
              <w:rPr>
                <w:rFonts w:ascii="微軟正黑體" w:eastAsia="微軟正黑體" w:hAnsi="微軟正黑體" w:hint="eastAsia"/>
                <w:bCs/>
              </w:rPr>
              <w:t>本會發布澄清聲明：針對維基百科「正覺同修會」條目之部分內容與事實不符，如「蕭平實受到學術界、佛教界批評」、「講堂掛爭議布條遭鄰居抗議」等；</w:t>
            </w:r>
            <w:r w:rsidRPr="00F43332">
              <w:rPr>
                <w:rFonts w:ascii="微軟正黑體" w:eastAsia="微軟正黑體" w:hAnsi="微軟正黑體" w:hint="eastAsia"/>
                <w:bCs/>
              </w:rPr>
              <w:lastRenderedPageBreak/>
              <w:t>在遭抗議部分，事涉密宗本質，本會著作已詳細說明，是故維基記載有違事實。</w:t>
            </w:r>
          </w:p>
          <w:p w14:paraId="12F3D492" w14:textId="41A1851A"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bCs/>
              </w:rPr>
              <w:t>2023/11</w:t>
            </w:r>
            <w:r w:rsidRPr="00F43332">
              <w:rPr>
                <w:rFonts w:ascii="微軟正黑體" w:eastAsia="微軟正黑體" w:hAnsi="微軟正黑體" w:hint="eastAsia"/>
                <w:bCs/>
                <w:szCs w:val="24"/>
                <w:shd w:val="clear" w:color="auto" w:fill="FFFFFF"/>
              </w:rPr>
              <w:t>再度</w:t>
            </w:r>
            <w:r w:rsidRPr="00F43332">
              <w:rPr>
                <w:rFonts w:ascii="微軟正黑體" w:eastAsia="微軟正黑體" w:hAnsi="微軟正黑體" w:hint="eastAsia"/>
                <w:bCs/>
                <w:szCs w:val="24"/>
              </w:rPr>
              <w:t>就「爭議布條」內容發布聲明：指</w:t>
            </w:r>
            <w:r w:rsidRPr="00F43332">
              <w:rPr>
                <w:rFonts w:ascii="微軟正黑體" w:eastAsia="微軟正黑體" w:hAnsi="微軟正黑體" w:hint="eastAsia"/>
                <w:bCs/>
                <w:szCs w:val="24"/>
                <w:shd w:val="clear" w:color="auto" w:fill="FFFFFF"/>
              </w:rPr>
              <w:t>維基百科</w:t>
            </w:r>
            <w:r w:rsidRPr="00F43332">
              <w:rPr>
                <w:rFonts w:ascii="微軟正黑體" w:eastAsia="微軟正黑體" w:hAnsi="微軟正黑體"/>
                <w:bCs/>
                <w:szCs w:val="24"/>
                <w:shd w:val="clear" w:color="auto" w:fill="FFFFFF"/>
              </w:rPr>
              <w:t>片面引述</w:t>
            </w:r>
            <w:r w:rsidRPr="00F43332">
              <w:rPr>
                <w:rFonts w:ascii="微軟正黑體" w:eastAsia="微軟正黑體" w:hAnsi="微軟正黑體" w:hint="eastAsia"/>
                <w:bCs/>
                <w:szCs w:val="24"/>
                <w:shd w:val="clear" w:color="auto" w:fill="FFFFFF"/>
              </w:rPr>
              <w:t>臺灣</w:t>
            </w:r>
            <w:r w:rsidRPr="00F43332">
              <w:rPr>
                <w:rFonts w:ascii="微軟正黑體" w:eastAsia="微軟正黑體" w:hAnsi="微軟正黑體"/>
                <w:bCs/>
                <w:szCs w:val="24"/>
                <w:shd w:val="clear" w:color="auto" w:fill="FFFFFF"/>
              </w:rPr>
              <w:t>自由時報電子報單一報導</w:t>
            </w:r>
            <w:r w:rsidRPr="00F43332">
              <w:rPr>
                <w:rFonts w:ascii="微軟正黑體" w:eastAsia="微軟正黑體" w:hAnsi="微軟正黑體" w:hint="eastAsia"/>
                <w:bCs/>
                <w:szCs w:val="24"/>
                <w:shd w:val="clear" w:color="auto" w:fill="FFFFFF"/>
              </w:rPr>
              <w:t>，指本會在大樓外牆懸掛大幅廣告「引發附近居民譁然」，</w:t>
            </w:r>
            <w:r w:rsidRPr="00F43332">
              <w:rPr>
                <w:rFonts w:ascii="微軟正黑體" w:eastAsia="微軟正黑體" w:hAnsi="微軟正黑體"/>
                <w:bCs/>
                <w:szCs w:val="24"/>
                <w:shd w:val="clear" w:color="auto" w:fill="FFFFFF"/>
              </w:rPr>
              <w:t>有失客觀</w:t>
            </w:r>
            <w:r w:rsidRPr="00F43332">
              <w:rPr>
                <w:rFonts w:ascii="微軟正黑體" w:eastAsia="微軟正黑體" w:hAnsi="微軟正黑體" w:hint="eastAsia"/>
                <w:bCs/>
                <w:szCs w:val="24"/>
                <w:shd w:val="clear" w:color="auto" w:fill="FFFFFF"/>
              </w:rPr>
              <w:t>且</w:t>
            </w:r>
            <w:r w:rsidRPr="00F43332">
              <w:rPr>
                <w:rFonts w:ascii="微軟正黑體" w:eastAsia="微軟正黑體" w:hAnsi="微軟正黑體"/>
                <w:bCs/>
                <w:szCs w:val="24"/>
                <w:shd w:val="clear" w:color="auto" w:fill="FFFFFF"/>
              </w:rPr>
              <w:t>錯誤</w:t>
            </w:r>
            <w:r w:rsidRPr="00F43332">
              <w:rPr>
                <w:rFonts w:ascii="微軟正黑體" w:eastAsia="微軟正黑體" w:hAnsi="微軟正黑體" w:hint="eastAsia"/>
                <w:bCs/>
                <w:szCs w:val="24"/>
                <w:shd w:val="clear" w:color="auto" w:fill="FFFFFF"/>
              </w:rPr>
              <w:t>而</w:t>
            </w:r>
            <w:r w:rsidRPr="00F43332">
              <w:rPr>
                <w:rFonts w:ascii="微軟正黑體" w:eastAsia="微軟正黑體" w:hAnsi="微軟正黑體"/>
                <w:bCs/>
                <w:szCs w:val="24"/>
                <w:shd w:val="clear" w:color="auto" w:fill="FFFFFF"/>
              </w:rPr>
              <w:t>不完整</w:t>
            </w:r>
            <w:r w:rsidRPr="00F43332">
              <w:rPr>
                <w:rFonts w:ascii="微軟正黑體" w:eastAsia="微軟正黑體" w:hAnsi="微軟正黑體" w:hint="eastAsia"/>
                <w:bCs/>
                <w:szCs w:val="24"/>
                <w:shd w:val="clear" w:color="auto" w:fill="FFFFFF"/>
              </w:rPr>
              <w:t>。本會針對附近中小學生及居民進行</w:t>
            </w:r>
            <w:r w:rsidRPr="00F43332">
              <w:rPr>
                <w:rFonts w:ascii="微軟正黑體" w:eastAsia="微軟正黑體" w:hAnsi="微軟正黑體"/>
                <w:bCs/>
                <w:szCs w:val="24"/>
                <w:shd w:val="clear" w:color="auto" w:fill="FFFFFF"/>
              </w:rPr>
              <w:t>問卷調查</w:t>
            </w:r>
            <w:r w:rsidRPr="00F43332">
              <w:rPr>
                <w:rFonts w:ascii="微軟正黑體" w:eastAsia="微軟正黑體" w:hAnsi="微軟正黑體" w:hint="eastAsia"/>
                <w:bCs/>
                <w:szCs w:val="24"/>
                <w:shd w:val="clear" w:color="auto" w:fill="FFFFFF"/>
              </w:rPr>
              <w:t>顯示，</w:t>
            </w:r>
            <w:r w:rsidRPr="00F43332">
              <w:rPr>
                <w:rFonts w:ascii="微軟正黑體" w:eastAsia="微軟正黑體" w:hAnsi="微軟正黑體"/>
                <w:bCs/>
                <w:szCs w:val="24"/>
                <w:shd w:val="clear" w:color="auto" w:fill="FFFFFF"/>
              </w:rPr>
              <w:t>絕大多數受訪</w:t>
            </w:r>
            <w:r w:rsidRPr="00F43332">
              <w:rPr>
                <w:rFonts w:ascii="微軟正黑體" w:eastAsia="微軟正黑體" w:hAnsi="微軟正黑體" w:hint="eastAsia"/>
                <w:bCs/>
                <w:szCs w:val="24"/>
                <w:shd w:val="clear" w:color="auto" w:fill="FFFFFF"/>
              </w:rPr>
              <w:t>者</w:t>
            </w:r>
            <w:r w:rsidRPr="00F43332">
              <w:rPr>
                <w:rFonts w:ascii="微軟正黑體" w:eastAsia="微軟正黑體" w:hAnsi="微軟正黑體"/>
                <w:bCs/>
                <w:szCs w:val="24"/>
                <w:shd w:val="clear" w:color="auto" w:fill="FFFFFF"/>
              </w:rPr>
              <w:t>皆持認同態度</w:t>
            </w:r>
            <w:r w:rsidRPr="00F43332">
              <w:rPr>
                <w:rFonts w:ascii="微軟正黑體" w:eastAsia="微軟正黑體" w:hAnsi="微軟正黑體" w:hint="eastAsia"/>
                <w:bCs/>
                <w:szCs w:val="24"/>
                <w:shd w:val="clear" w:color="auto" w:fill="FFFFFF"/>
              </w:rPr>
              <w:t>，維基百科實有必要迅予更正。</w:t>
            </w:r>
          </w:p>
        </w:tc>
      </w:tr>
      <w:tr w:rsidR="00F43332" w:rsidRPr="00F43332" w14:paraId="71EDF687" w14:textId="2F2EA8C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2F8CBE3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56A2C35"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2023/10/27</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24B8A282"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國家圖書館典藏平實導師弘法鉅著</w:t>
            </w:r>
          </w:p>
          <w:p w14:paraId="3CA76BC4" w14:textId="77777777" w:rsidR="00540BBB" w:rsidRPr="00F43332" w:rsidRDefault="00540BBB" w:rsidP="00540BBB">
            <w:pPr>
              <w:spacing w:after="0" w:line="300" w:lineRule="exact"/>
              <w:jc w:val="both"/>
              <w:rPr>
                <w:rFonts w:ascii="微軟正黑體" w:eastAsia="微軟正黑體" w:hAnsi="微軟正黑體" w:cs="Times New Roman"/>
                <w:szCs w:val="24"/>
              </w:rPr>
            </w:pPr>
          </w:p>
        </w:tc>
        <w:tc>
          <w:tcPr>
            <w:tcW w:w="8222" w:type="dxa"/>
          </w:tcPr>
          <w:p w14:paraId="5A3F154A" w14:textId="0B5DAB14" w:rsidR="00540BBB" w:rsidRPr="00F43332" w:rsidRDefault="00540BBB"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正覺二會於2023/10/27</w:t>
            </w:r>
            <w:r w:rsidRPr="00F43332">
              <w:rPr>
                <w:rStyle w:val="af2"/>
                <w:rFonts w:ascii="微軟正黑體" w:eastAsia="微軟正黑體" w:hAnsi="微軟正黑體" w:cs="Times New Roman"/>
                <w:szCs w:val="24"/>
              </w:rPr>
              <w:footnoteReference w:id="283"/>
            </w:r>
            <w:r w:rsidRPr="00F43332">
              <w:rPr>
                <w:rFonts w:ascii="微軟正黑體" w:eastAsia="微軟正黑體" w:hAnsi="微軟正黑體" w:cs="Times New Roman" w:hint="eastAsia"/>
                <w:szCs w:val="24"/>
              </w:rPr>
              <w:t>在臺北市國家圖書館舉行 平實導師弘法著作贈書典禮，這是本會第一次舉辦大型贈書活動</w:t>
            </w:r>
            <w:r w:rsidRPr="00F43332">
              <w:rPr>
                <w:rStyle w:val="af2"/>
                <w:rFonts w:ascii="微軟正黑體" w:eastAsia="微軟正黑體" w:hAnsi="微軟正黑體" w:cs="Times New Roman"/>
                <w:szCs w:val="24"/>
              </w:rPr>
              <w:footnoteReference w:id="284"/>
            </w:r>
            <w:r w:rsidRPr="00F43332">
              <w:rPr>
                <w:rFonts w:ascii="微軟正黑體" w:eastAsia="微軟正黑體" w:hAnsi="微軟正黑體" w:cs="Times New Roman" w:hint="eastAsia"/>
                <w:szCs w:val="24"/>
              </w:rPr>
              <w:t>。</w:t>
            </w:r>
          </w:p>
          <w:p w14:paraId="41209D56" w14:textId="77777777" w:rsidR="00540BBB" w:rsidRPr="00F43332" w:rsidRDefault="00540BBB"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國家圖書館暨全球臺灣漢學資源中心典藏 平實導師《成唯識論釋》、《真實如來藏》等151冊</w:t>
            </w:r>
            <w:r w:rsidRPr="00F43332">
              <w:rPr>
                <w:rStyle w:val="af2"/>
                <w:rFonts w:ascii="微軟正黑體" w:eastAsia="微軟正黑體" w:hAnsi="微軟正黑體" w:cs="Times New Roman"/>
                <w:szCs w:val="24"/>
              </w:rPr>
              <w:footnoteReference w:id="285"/>
            </w:r>
            <w:r w:rsidRPr="00F43332">
              <w:rPr>
                <w:rFonts w:ascii="微軟正黑體" w:eastAsia="微軟正黑體" w:hAnsi="微軟正黑體" w:cs="Times New Roman" w:hint="eastAsia"/>
                <w:szCs w:val="24"/>
              </w:rPr>
              <w:t>，除嘉惠臺灣民眾研習宗教義理，並藉由此一管道典藏於全球，將 導師依於三量闡述 世尊法教之鉅著流布全球</w:t>
            </w:r>
            <w:r w:rsidRPr="00F43332">
              <w:rPr>
                <w:rStyle w:val="af2"/>
                <w:rFonts w:ascii="微軟正黑體" w:eastAsia="微軟正黑體" w:hAnsi="微軟正黑體" w:cs="Times New Roman"/>
                <w:szCs w:val="24"/>
              </w:rPr>
              <w:footnoteReference w:id="286"/>
            </w:r>
            <w:r w:rsidRPr="00F43332">
              <w:rPr>
                <w:rFonts w:ascii="微軟正黑體" w:eastAsia="微軟正黑體" w:hAnsi="微軟正黑體" w:cs="Times New Roman" w:hint="eastAsia"/>
                <w:szCs w:val="24"/>
              </w:rPr>
              <w:t>。</w:t>
            </w:r>
          </w:p>
          <w:p w14:paraId="2C0D9590" w14:textId="1B40C3D6" w:rsidR="00540BBB" w:rsidRPr="00F43332" w:rsidRDefault="00540BBB" w:rsidP="00540BBB">
            <w:pPr>
              <w:spacing w:after="0" w:line="300" w:lineRule="exact"/>
              <w:jc w:val="both"/>
              <w:rPr>
                <w:rFonts w:ascii="微軟正黑體" w:eastAsia="微軟正黑體" w:hAnsi="微軟正黑體" w:cs="Times New Roman"/>
                <w:szCs w:val="24"/>
              </w:rPr>
            </w:pPr>
            <w:commentRangeStart w:id="1685"/>
            <w:commentRangeStart w:id="1686"/>
            <w:r w:rsidRPr="00F43332">
              <w:rPr>
                <w:rFonts w:ascii="微軟正黑體" w:eastAsia="微軟正黑體" w:hAnsi="微軟正黑體" w:cs="Times New Roman" w:hint="eastAsia"/>
                <w:szCs w:val="24"/>
              </w:rPr>
              <w:t>2025</w:t>
            </w:r>
            <w:r w:rsidRPr="00F43332">
              <w:rPr>
                <w:rStyle w:val="af2"/>
                <w:rFonts w:ascii="微軟正黑體" w:eastAsia="微軟正黑體" w:hAnsi="微軟正黑體" w:cs="Times New Roman"/>
                <w:szCs w:val="24"/>
              </w:rPr>
              <w:footnoteReference w:id="287"/>
            </w:r>
            <w:r w:rsidRPr="00F43332">
              <w:rPr>
                <w:rFonts w:ascii="微軟正黑體" w:eastAsia="微軟正黑體" w:hAnsi="微軟正黑體" w:cs="Times New Roman" w:hint="eastAsia"/>
                <w:szCs w:val="24"/>
              </w:rPr>
              <w:t>年起</w:t>
            </w:r>
            <w:r w:rsidRPr="00F43332">
              <w:rPr>
                <w:rFonts w:ascii="微軟正黑體" w:eastAsia="微軟正黑體" w:hAnsi="微軟正黑體" w:cs="Songti TC" w:hint="eastAsia"/>
                <w:szCs w:val="24"/>
                <w:lang w:bidi="ar-SA"/>
                <w:rPrChange w:id="1689" w:author="駱淳渝" w:date="2026-02-05T22:26:00Z" w16du:dateUtc="2026-02-05T14:26:00Z">
                  <w:rPr>
                    <w:rFonts w:ascii="Songti TC" w:eastAsia="Songti TC" w:cs="Songti TC" w:hint="eastAsia"/>
                    <w:color w:val="000000"/>
                    <w:szCs w:val="24"/>
                    <w:lang w:bidi="ar-SA"/>
                  </w:rPr>
                </w:rPrChange>
              </w:rPr>
              <w:t xml:space="preserve">正覺教育基金會陸續捐贈 </w:t>
            </w:r>
            <w:r w:rsidRPr="00F43332">
              <w:rPr>
                <w:rFonts w:ascii="微軟正黑體" w:eastAsia="微軟正黑體" w:hAnsi="微軟正黑體" w:cs="Times New Roman" w:hint="eastAsia"/>
                <w:szCs w:val="24"/>
              </w:rPr>
              <w:t>平實導師弘法鉅著由</w:t>
            </w:r>
            <w:r w:rsidRPr="00F43332">
              <w:rPr>
                <w:rFonts w:ascii="微軟正黑體" w:eastAsia="微軟正黑體" w:hAnsi="微軟正黑體" w:cs="Songti TC" w:hint="eastAsia"/>
                <w:szCs w:val="24"/>
                <w:lang w:bidi="ar-SA"/>
                <w:rPrChange w:id="1690" w:author="駱淳渝" w:date="2026-02-05T22:26:00Z" w16du:dateUtc="2026-02-05T14:26:00Z">
                  <w:rPr>
                    <w:rFonts w:ascii="Songti TC" w:eastAsia="Songti TC" w:cs="Songti TC" w:hint="eastAsia"/>
                    <w:color w:val="000000"/>
                    <w:szCs w:val="24"/>
                    <w:lang w:bidi="ar-SA"/>
                  </w:rPr>
                </w:rPrChange>
              </w:rPr>
              <w:t>臺灣各地圖書館典藏</w:t>
            </w:r>
            <w:r w:rsidRPr="00F43332">
              <w:rPr>
                <w:rFonts w:ascii="微軟正黑體" w:eastAsia="微軟正黑體" w:hAnsi="微軟正黑體" w:cs="Times New Roman" w:hint="eastAsia"/>
                <w:szCs w:val="24"/>
              </w:rPr>
              <w:t>。</w:t>
            </w:r>
            <w:commentRangeEnd w:id="1685"/>
            <w:r w:rsidR="00F43332" w:rsidRPr="005727F4">
              <w:rPr>
                <w:rStyle w:val="af5"/>
                <w:rFonts w:ascii="微軟正黑體" w:eastAsia="微軟正黑體" w:hAnsi="微軟正黑體" w:cs="Times New Roman"/>
                <w:sz w:val="24"/>
                <w:szCs w:val="24"/>
              </w:rPr>
              <w:commentReference w:id="1685"/>
            </w:r>
            <w:commentRangeEnd w:id="1686"/>
            <w:r w:rsidRPr="005727F4">
              <w:rPr>
                <w:rStyle w:val="af5"/>
                <w:rFonts w:ascii="微軟正黑體" w:eastAsia="微軟正黑體" w:hAnsi="微軟正黑體" w:cs="Times New Roman"/>
                <w:sz w:val="24"/>
                <w:szCs w:val="24"/>
              </w:rPr>
              <w:commentReference w:id="1686"/>
            </w:r>
          </w:p>
        </w:tc>
      </w:tr>
      <w:tr w:rsidR="00F43332" w:rsidRPr="00F43332" w14:paraId="17A98077" w14:textId="202F82CA"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1178F47"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FE088E9"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2023/12/17</w:t>
            </w:r>
            <w:r w:rsidRPr="00F43332">
              <w:rPr>
                <w:rStyle w:val="af2"/>
                <w:rFonts w:ascii="微軟正黑體" w:eastAsia="微軟正黑體" w:hAnsi="微軟正黑體" w:cs="Times New Roman"/>
                <w:bCs/>
                <w:szCs w:val="24"/>
              </w:rPr>
              <w:footnoteReference w:id="288"/>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3F11E9F" w14:textId="405B3D8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首度為青壯年學員舉辦正覺人生系列講座一日營</w:t>
            </w:r>
          </w:p>
        </w:tc>
        <w:tc>
          <w:tcPr>
            <w:tcW w:w="8222" w:type="dxa"/>
          </w:tcPr>
          <w:p w14:paraId="59B9522D" w14:textId="3B5299FC"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本會自2023/12/17</w:t>
            </w:r>
            <w:r w:rsidRPr="00F43332">
              <w:rPr>
                <w:rStyle w:val="af2"/>
                <w:rFonts w:ascii="微軟正黑體" w:eastAsia="微軟正黑體" w:hAnsi="微軟正黑體" w:cs="Times New Roman"/>
                <w:szCs w:val="24"/>
              </w:rPr>
              <w:footnoteReference w:id="289"/>
            </w:r>
            <w:r w:rsidRPr="00F43332">
              <w:rPr>
                <w:rFonts w:ascii="微軟正黑體" w:eastAsia="微軟正黑體" w:hAnsi="微軟正黑體" w:cs="Times New Roman" w:hint="eastAsia"/>
                <w:szCs w:val="24"/>
              </w:rPr>
              <w:t>起依序在臺南、臺中、臺北三地講堂，舉行青壯年學員正覺人生系列講座一日營，主題是：「在忙碌的工作、生活中學佛，如何氣定神閒悠然自得</w:t>
            </w:r>
            <w:r w:rsidRPr="00F43332">
              <w:rPr>
                <w:rStyle w:val="af2"/>
                <w:rFonts w:ascii="微軟正黑體" w:eastAsia="微軟正黑體" w:hAnsi="微軟正黑體" w:cs="Times New Roman"/>
                <w:szCs w:val="24"/>
              </w:rPr>
              <w:footnoteReference w:id="290"/>
            </w:r>
            <w:r w:rsidRPr="00F43332">
              <w:rPr>
                <w:rFonts w:ascii="微軟正黑體" w:eastAsia="微軟正黑體" w:hAnsi="微軟正黑體" w:cs="Times New Roman" w:hint="eastAsia"/>
                <w:szCs w:val="24"/>
              </w:rPr>
              <w:t>？」協助青壯學員修學佛法更得力，並有效地將所學佛法運</w:t>
            </w:r>
            <w:r w:rsidRPr="00F43332">
              <w:rPr>
                <w:rFonts w:ascii="微軟正黑體" w:eastAsia="微軟正黑體" w:hAnsi="微軟正黑體" w:cs="Times New Roman" w:hint="eastAsia"/>
                <w:szCs w:val="24"/>
              </w:rPr>
              <w:lastRenderedPageBreak/>
              <w:t>用於日常生活中</w:t>
            </w:r>
            <w:r w:rsidRPr="00F43332">
              <w:rPr>
                <w:rStyle w:val="af2"/>
                <w:rFonts w:ascii="微軟正黑體" w:eastAsia="微軟正黑體" w:hAnsi="微軟正黑體" w:cs="Times New Roman"/>
                <w:szCs w:val="24"/>
              </w:rPr>
              <w:footnoteReference w:id="291"/>
            </w:r>
            <w:r w:rsidRPr="00F43332">
              <w:rPr>
                <w:rFonts w:ascii="微軟正黑體" w:eastAsia="微軟正黑體" w:hAnsi="微軟正黑體" w:cs="Times New Roman" w:hint="eastAsia"/>
                <w:szCs w:val="24"/>
              </w:rPr>
              <w:t>。</w:t>
            </w:r>
          </w:p>
        </w:tc>
      </w:tr>
      <w:tr w:rsidR="00F43332" w:rsidRPr="00F43332" w14:paraId="35C7E946" w14:textId="35927D89"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CB20482"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463E0AB"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2023/12/28</w:t>
            </w:r>
            <w:r w:rsidRPr="00F43332">
              <w:rPr>
                <w:rStyle w:val="af2"/>
                <w:rFonts w:ascii="微軟正黑體" w:eastAsia="微軟正黑體" w:hAnsi="微軟正黑體" w:cs="Times New Roman"/>
                <w:bCs/>
                <w:szCs w:val="24"/>
              </w:rPr>
              <w:footnoteReference w:id="292"/>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553BF40" w14:textId="77777777"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國立聯合大學典藏平實導師弘法鉅著</w:t>
            </w:r>
          </w:p>
          <w:p w14:paraId="2CF243C8" w14:textId="77777777" w:rsidR="00540BBB" w:rsidRPr="00F43332" w:rsidRDefault="00540BBB" w:rsidP="00540BBB">
            <w:pPr>
              <w:spacing w:after="0" w:line="300" w:lineRule="exact"/>
              <w:jc w:val="both"/>
              <w:rPr>
                <w:rFonts w:ascii="微軟正黑體" w:eastAsia="微軟正黑體" w:hAnsi="微軟正黑體" w:cs="Times New Roman"/>
                <w:szCs w:val="24"/>
              </w:rPr>
            </w:pPr>
          </w:p>
        </w:tc>
        <w:tc>
          <w:tcPr>
            <w:tcW w:w="8222" w:type="dxa"/>
          </w:tcPr>
          <w:p w14:paraId="38DCE147" w14:textId="77777777" w:rsidR="00540BBB" w:rsidRPr="00F43332" w:rsidRDefault="00540BBB" w:rsidP="00540BBB">
            <w:pPr>
              <w:spacing w:line="32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平實導師弘法鉅著《成唯識論釋》、《心經密意》等151冊</w:t>
            </w:r>
            <w:r w:rsidRPr="00F43332">
              <w:rPr>
                <w:rStyle w:val="af2"/>
                <w:rFonts w:ascii="微軟正黑體" w:eastAsia="微軟正黑體" w:hAnsi="微軟正黑體" w:cs="Times New Roman"/>
                <w:szCs w:val="24"/>
              </w:rPr>
              <w:footnoteReference w:id="293"/>
            </w:r>
            <w:r w:rsidRPr="00F43332">
              <w:rPr>
                <w:rFonts w:ascii="微軟正黑體" w:eastAsia="微軟正黑體" w:hAnsi="微軟正黑體" w:cs="Times New Roman" w:hint="eastAsia"/>
                <w:szCs w:val="24"/>
              </w:rPr>
              <w:t>，於2023/12/28</w:t>
            </w:r>
            <w:r w:rsidRPr="00F43332">
              <w:rPr>
                <w:rStyle w:val="af2"/>
                <w:rFonts w:ascii="微軟正黑體" w:eastAsia="微軟正黑體" w:hAnsi="微軟正黑體" w:cs="Times New Roman"/>
                <w:szCs w:val="24"/>
              </w:rPr>
              <w:footnoteReference w:id="294"/>
            </w:r>
            <w:r w:rsidRPr="00F43332">
              <w:rPr>
                <w:rFonts w:ascii="微軟正黑體" w:eastAsia="微軟正黑體" w:hAnsi="微軟正黑體" w:cs="Times New Roman" w:hint="eastAsia"/>
                <w:szCs w:val="24"/>
              </w:rPr>
              <w:t>致贈臺灣苗栗市國立聯合大學國鼎圖書館。這是 導師著作首次由臺灣的大學圖書館典藏</w:t>
            </w:r>
            <w:r w:rsidRPr="00F43332">
              <w:rPr>
                <w:rStyle w:val="af2"/>
                <w:rFonts w:ascii="微軟正黑體" w:eastAsia="微軟正黑體" w:hAnsi="微軟正黑體" w:cs="Times New Roman"/>
                <w:szCs w:val="24"/>
              </w:rPr>
              <w:footnoteReference w:id="295"/>
            </w:r>
            <w:r w:rsidRPr="00F43332">
              <w:rPr>
                <w:rFonts w:ascii="微軟正黑體" w:eastAsia="微軟正黑體" w:hAnsi="微軟正黑體" w:cs="Times New Roman" w:hint="eastAsia"/>
                <w:szCs w:val="24"/>
              </w:rPr>
              <w:t>。</w:t>
            </w:r>
          </w:p>
          <w:p w14:paraId="4FE6CDE8" w14:textId="0CBB3145" w:rsidR="00540BBB" w:rsidRPr="00F43332" w:rsidRDefault="00540BBB" w:rsidP="00540BBB">
            <w:pPr>
              <w:spacing w:after="0" w:line="300" w:lineRule="exact"/>
              <w:jc w:val="both"/>
              <w:rPr>
                <w:rFonts w:ascii="微軟正黑體" w:eastAsia="微軟正黑體" w:hAnsi="微軟正黑體" w:cs="Times New Roman"/>
                <w:szCs w:val="24"/>
              </w:rPr>
            </w:pPr>
            <w:commentRangeStart w:id="1703"/>
            <w:commentRangeStart w:id="1704"/>
            <w:r w:rsidRPr="00F43332">
              <w:rPr>
                <w:rFonts w:ascii="微軟正黑體" w:eastAsia="微軟正黑體" w:hAnsi="微軟正黑體" w:cs="Times New Roman" w:hint="eastAsia"/>
                <w:szCs w:val="24"/>
              </w:rPr>
              <w:t>2025</w:t>
            </w:r>
            <w:r w:rsidRPr="00F43332">
              <w:rPr>
                <w:rStyle w:val="af2"/>
                <w:rFonts w:ascii="微軟正黑體" w:eastAsia="微軟正黑體" w:hAnsi="微軟正黑體" w:cs="Times New Roman"/>
                <w:szCs w:val="24"/>
              </w:rPr>
              <w:footnoteReference w:id="296"/>
            </w:r>
            <w:r w:rsidRPr="00F43332">
              <w:rPr>
                <w:rFonts w:ascii="微軟正黑體" w:eastAsia="微軟正黑體" w:hAnsi="微軟正黑體" w:cs="Times New Roman" w:hint="eastAsia"/>
                <w:szCs w:val="24"/>
              </w:rPr>
              <w:t>年起</w:t>
            </w:r>
            <w:r w:rsidRPr="00F43332">
              <w:rPr>
                <w:rFonts w:ascii="微軟正黑體" w:eastAsia="微軟正黑體" w:hAnsi="微軟正黑體" w:cs="Songti TC" w:hint="eastAsia"/>
                <w:szCs w:val="24"/>
                <w:lang w:bidi="ar-SA"/>
                <w:rPrChange w:id="1707" w:author="駱淳渝" w:date="2026-02-05T22:26:00Z" w16du:dateUtc="2026-02-05T14:26:00Z">
                  <w:rPr>
                    <w:rFonts w:ascii="Songti TC" w:eastAsia="Songti TC" w:cs="Songti TC" w:hint="eastAsia"/>
                    <w:color w:val="000000"/>
                    <w:szCs w:val="24"/>
                    <w:lang w:bidi="ar-SA"/>
                  </w:rPr>
                </w:rPrChange>
              </w:rPr>
              <w:t xml:space="preserve">正覺教育基金會陸續捐贈 </w:t>
            </w:r>
            <w:r w:rsidRPr="00F43332">
              <w:rPr>
                <w:rFonts w:ascii="微軟正黑體" w:eastAsia="微軟正黑體" w:hAnsi="微軟正黑體" w:cs="Times New Roman" w:hint="eastAsia"/>
                <w:szCs w:val="24"/>
              </w:rPr>
              <w:t>平實導師弘法鉅著由</w:t>
            </w:r>
            <w:r w:rsidRPr="00F43332">
              <w:rPr>
                <w:rFonts w:ascii="微軟正黑體" w:eastAsia="微軟正黑體" w:hAnsi="微軟正黑體" w:cs="Songti TC" w:hint="eastAsia"/>
                <w:szCs w:val="24"/>
                <w:lang w:bidi="ar-SA"/>
                <w:rPrChange w:id="1708" w:author="駱淳渝" w:date="2026-02-05T22:26:00Z" w16du:dateUtc="2026-02-05T14:26:00Z">
                  <w:rPr>
                    <w:rFonts w:ascii="Songti TC" w:eastAsia="Songti TC" w:cs="Songti TC" w:hint="eastAsia"/>
                    <w:color w:val="000000"/>
                    <w:szCs w:val="24"/>
                    <w:lang w:bidi="ar-SA"/>
                  </w:rPr>
                </w:rPrChange>
              </w:rPr>
              <w:t>臺灣各地大學典藏</w:t>
            </w:r>
            <w:r w:rsidRPr="00F43332">
              <w:rPr>
                <w:rFonts w:ascii="微軟正黑體" w:eastAsia="微軟正黑體" w:hAnsi="微軟正黑體" w:cs="Times New Roman" w:hint="eastAsia"/>
                <w:szCs w:val="24"/>
              </w:rPr>
              <w:t>。</w:t>
            </w:r>
            <w:commentRangeEnd w:id="1703"/>
            <w:r w:rsidR="00F43332" w:rsidRPr="00E43A0A">
              <w:rPr>
                <w:rStyle w:val="af5"/>
                <w:rFonts w:ascii="微軟正黑體" w:eastAsia="微軟正黑體" w:hAnsi="微軟正黑體" w:cs="Times New Roman"/>
                <w:sz w:val="24"/>
                <w:szCs w:val="24"/>
              </w:rPr>
              <w:commentReference w:id="1703"/>
            </w:r>
            <w:commentRangeEnd w:id="1704"/>
            <w:r w:rsidRPr="00E43A0A">
              <w:rPr>
                <w:rStyle w:val="af5"/>
                <w:rFonts w:ascii="微軟正黑體" w:eastAsia="微軟正黑體" w:hAnsi="微軟正黑體" w:cs="Times New Roman"/>
                <w:sz w:val="24"/>
                <w:szCs w:val="24"/>
              </w:rPr>
              <w:commentReference w:id="1704"/>
            </w:r>
          </w:p>
        </w:tc>
      </w:tr>
      <w:tr w:rsidR="00F43332" w:rsidRPr="00F43332" w14:paraId="5D534243" w14:textId="64760EA7"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14CEBA2"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EF89174"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2024/00/00#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F0BC52" w14:textId="798ED634"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 New Roman" w:hint="eastAsia"/>
                <w:bCs/>
                <w:szCs w:val="24"/>
              </w:rPr>
              <w:t>本會向臺灣地方政府、醫院捐贈救護車輛及設備</w:t>
            </w:r>
          </w:p>
        </w:tc>
        <w:tc>
          <w:tcPr>
            <w:tcW w:w="8222" w:type="dxa"/>
          </w:tcPr>
          <w:p w14:paraId="201D008D" w14:textId="626902F9" w:rsidR="00540BBB" w:rsidRPr="00F43332" w:rsidRDefault="00540BBB" w:rsidP="00540BBB">
            <w:pPr>
              <w:spacing w:after="0" w:line="300" w:lineRule="exact"/>
              <w:jc w:val="both"/>
              <w:rPr>
                <w:rFonts w:ascii="微軟正黑體" w:eastAsia="微軟正黑體" w:hAnsi="微軟正黑體" w:cs="Times New Roman"/>
                <w:bCs/>
                <w:szCs w:val="24"/>
              </w:rPr>
            </w:pPr>
            <w:r w:rsidRPr="00F43332">
              <w:rPr>
                <w:rFonts w:ascii="微軟正黑體" w:eastAsia="微軟正黑體" w:hAnsi="微軟正黑體" w:cs="Times New Roman" w:hint="eastAsia"/>
                <w:szCs w:val="24"/>
              </w:rPr>
              <w:t>2024年起本會向臺灣高雄、臺中、苗栗、新竹、桃園等地方政府捐贈緊急醫療救護車輛</w:t>
            </w:r>
            <w:r w:rsidRPr="00F43332">
              <w:rPr>
                <w:rStyle w:val="af2"/>
                <w:rFonts w:ascii="微軟正黑體" w:eastAsia="微軟正黑體" w:hAnsi="微軟正黑體" w:cs="Times New Roman"/>
                <w:szCs w:val="24"/>
              </w:rPr>
              <w:footnoteReference w:id="297"/>
            </w:r>
            <w:r w:rsidRPr="00F43332">
              <w:rPr>
                <w:rFonts w:ascii="微軟正黑體" w:eastAsia="微軟正黑體" w:hAnsi="微軟正黑體" w:cs="Times New Roman" w:hint="eastAsia"/>
                <w:szCs w:val="24"/>
              </w:rPr>
              <w:t>。</w:t>
            </w:r>
          </w:p>
        </w:tc>
      </w:tr>
      <w:tr w:rsidR="00F43332" w:rsidRPr="00F43332" w14:paraId="78365E8D" w14:textId="166B9750" w:rsidTr="12B8A48B">
        <w:tc>
          <w:tcPr>
            <w:tcW w:w="1108" w:type="dxa"/>
            <w:tcMar>
              <w:top w:w="40" w:type="dxa"/>
              <w:left w:w="40" w:type="dxa"/>
              <w:bottom w:w="40" w:type="dxa"/>
              <w:right w:w="40" w:type="dxa"/>
            </w:tcMar>
            <w:vAlign w:val="center"/>
          </w:tcPr>
          <w:p w14:paraId="5C46933B"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1A8B2D8E"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2024/01/02</w:t>
            </w:r>
            <w:r w:rsidRPr="00F43332">
              <w:rPr>
                <w:rStyle w:val="af2"/>
                <w:rFonts w:ascii="微軟正黑體" w:eastAsia="微軟正黑體" w:hAnsi="微軟正黑體" w:cs="Songti TC"/>
                <w:bCs/>
                <w:szCs w:val="24"/>
                <w:lang w:bidi="ar-SA"/>
              </w:rPr>
              <w:footnoteReference w:id="298"/>
            </w:r>
          </w:p>
        </w:tc>
        <w:tc>
          <w:tcPr>
            <w:tcW w:w="4395" w:type="dxa"/>
            <w:tcMar>
              <w:top w:w="100" w:type="dxa"/>
              <w:left w:w="100" w:type="dxa"/>
              <w:bottom w:w="100" w:type="dxa"/>
              <w:right w:w="100" w:type="dxa"/>
            </w:tcMar>
            <w:vAlign w:val="center"/>
          </w:tcPr>
          <w:p w14:paraId="685F625F" w14:textId="0AF52CB3"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Change w:id="1711" w:author="駱淳渝" w:date="2026-02-05T22:26:00Z" w16du:dateUtc="2026-02-05T14:26:00Z">
                  <w:rPr>
                    <w:rFonts w:ascii="微軟正黑體" w:eastAsia="微軟正黑體" w:hAnsi="微軟正黑體" w:cs="Times New Roman"/>
                    <w:bCs/>
                    <w:kern w:val="0"/>
                    <w:szCs w:val="24"/>
                    <w:lang w:val="zh-TW"/>
                    <w14:ligatures w14:val="none"/>
                  </w:rPr>
                </w:rPrChange>
              </w:rPr>
            </w:pPr>
            <w:commentRangeStart w:id="1712"/>
            <w:r w:rsidRPr="00F43332">
              <w:rPr>
                <w:rFonts w:ascii="微軟正黑體" w:eastAsia="微軟正黑體" w:hAnsi="微軟正黑體" w:hint="eastAsia"/>
                <w:bCs/>
              </w:rPr>
              <w:t>導師開講《菩薩瓔珞本業經》</w:t>
            </w:r>
            <w:commentRangeEnd w:id="1712"/>
            <w:r w:rsidR="00F43332" w:rsidRPr="00F43332">
              <w:rPr>
                <w:rStyle w:val="af5"/>
                <w:rFonts w:ascii="微軟正黑體" w:eastAsia="微軟正黑體" w:hAnsi="微軟正黑體" w:cs="Times New Roman"/>
                <w:bCs/>
                <w:kern w:val="0"/>
                <w:sz w:val="24"/>
                <w:szCs w:val="24"/>
                <w:lang w:val="zh-TW"/>
                <w14:ligatures w14:val="none"/>
                <w:rPrChange w:id="1713" w:author="駱淳渝" w:date="2026-02-05T22:26:00Z" w16du:dateUtc="2026-02-05T14:26:00Z">
                  <w:rPr>
                    <w:rStyle w:val="af5"/>
                    <w:rFonts w:ascii="微軟正黑體" w:eastAsia="微軟正黑體" w:hAnsi="微軟正黑體" w:cs="Times New Roman"/>
                    <w:bCs/>
                    <w:kern w:val="0"/>
                    <w:sz w:val="24"/>
                    <w:szCs w:val="24"/>
                    <w:lang w:val="zh-TW"/>
                    <w14:ligatures w14:val="none"/>
                  </w:rPr>
                </w:rPrChange>
              </w:rPr>
              <w:commentReference w:id="1712"/>
            </w:r>
          </w:p>
        </w:tc>
        <w:tc>
          <w:tcPr>
            <w:tcW w:w="8222" w:type="dxa"/>
          </w:tcPr>
          <w:p w14:paraId="38989847" w14:textId="188A8494"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cs="Times-Roman"/>
                <w:szCs w:val="24"/>
                <w:lang w:bidi="ar-SA"/>
              </w:rPr>
              <w:t>2024/1/2</w:t>
            </w:r>
            <w:r w:rsidRPr="00F43332">
              <w:rPr>
                <w:rFonts w:ascii="微軟正黑體" w:eastAsia="微軟正黑體" w:hAnsi="微軟正黑體" w:cs="Times-Roman" w:hint="eastAsia"/>
                <w:szCs w:val="24"/>
                <w:lang w:bidi="ar-SA"/>
              </w:rPr>
              <w:t xml:space="preserve"> 平實</w:t>
            </w:r>
            <w:r w:rsidRPr="00F43332">
              <w:rPr>
                <w:rFonts w:ascii="微軟正黑體" w:eastAsia="微軟正黑體" w:hAnsi="微軟正黑體" w:cs="Songti TC" w:hint="eastAsia"/>
                <w:szCs w:val="24"/>
                <w:lang w:bidi="ar-SA"/>
              </w:rPr>
              <w:t>導師開始宣講《菩薩瓔珞本業經》</w:t>
            </w:r>
            <w:r w:rsidRPr="00F43332">
              <w:rPr>
                <w:rStyle w:val="af2"/>
                <w:rFonts w:ascii="微軟正黑體" w:eastAsia="微軟正黑體" w:hAnsi="微軟正黑體" w:cs="Songti TC"/>
                <w:szCs w:val="24"/>
                <w:lang w:bidi="ar-SA"/>
              </w:rPr>
              <w:footnoteReference w:id="299"/>
            </w:r>
            <w:r w:rsidRPr="00F43332">
              <w:rPr>
                <w:rFonts w:ascii="微軟正黑體" w:eastAsia="微軟正黑體" w:hAnsi="微軟正黑體" w:cs="Songti TC" w:hint="eastAsia"/>
                <w:szCs w:val="24"/>
                <w:lang w:bidi="ar-SA"/>
              </w:rPr>
              <w:t>，以自心現量闡釋菩薩六種瓔珞之深廣內涵與菩薩戒之真實意旨。本經是律部經典，揭櫫「戒者是一切行功德藏根本，正向佛果道一切行本」，不受菩薩戒者不入菩薩數中之義理。</w:t>
            </w:r>
          </w:p>
        </w:tc>
      </w:tr>
      <w:tr w:rsidR="00F43332" w:rsidRPr="00F43332" w14:paraId="68D58318" w14:textId="5116A8D2"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5E6C6D3E"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A7BDD1" w14:textId="77777777" w:rsidR="00540BBB" w:rsidRPr="00F43332" w:rsidRDefault="00540BBB" w:rsidP="00540BBB">
            <w:pPr>
              <w:spacing w:after="0" w:line="300" w:lineRule="exact"/>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2024/05/30</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E29A9AE" w14:textId="150CEC8C"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出版《誰是師子身中蟲？》</w:t>
            </w:r>
          </w:p>
        </w:tc>
        <w:tc>
          <w:tcPr>
            <w:tcW w:w="8222" w:type="dxa"/>
          </w:tcPr>
          <w:p w14:paraId="3F7EB7A7" w14:textId="69362F74"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本書集結</w:t>
            </w:r>
            <w:r w:rsidRPr="00F43332">
              <w:rPr>
                <w:rFonts w:ascii="微軟正黑體" w:eastAsia="微軟正黑體" w:hAnsi="微軟正黑體" w:cs="Times New Roman"/>
                <w:szCs w:val="24"/>
              </w:rPr>
              <w:t xml:space="preserve"> 平實導師</w:t>
            </w:r>
            <w:r w:rsidRPr="00F43332">
              <w:rPr>
                <w:rFonts w:ascii="微軟正黑體" w:eastAsia="微軟正黑體" w:hAnsi="微軟正黑體" w:cs="Times New Roman" w:hint="eastAsia"/>
                <w:szCs w:val="24"/>
              </w:rPr>
              <w:t>2020年至2024年</w:t>
            </w:r>
            <w:r w:rsidRPr="00F43332">
              <w:rPr>
                <w:rStyle w:val="af2"/>
                <w:rFonts w:ascii="微軟正黑體" w:eastAsia="微軟正黑體" w:hAnsi="微軟正黑體" w:cs="Times New Roman"/>
                <w:szCs w:val="24"/>
              </w:rPr>
              <w:footnoteReference w:id="300"/>
            </w:r>
            <w:r w:rsidRPr="00F43332">
              <w:rPr>
                <w:rFonts w:ascii="微軟正黑體" w:eastAsia="微軟正黑體" w:hAnsi="微軟正黑體" w:cs="Times New Roman"/>
                <w:szCs w:val="24"/>
              </w:rPr>
              <w:t>於</w:t>
            </w:r>
            <w:r w:rsidRPr="00F43332">
              <w:rPr>
                <w:rFonts w:ascii="微軟正黑體" w:eastAsia="微軟正黑體" w:hAnsi="微軟正黑體" w:cs="Times New Roman" w:hint="eastAsia"/>
                <w:szCs w:val="24"/>
              </w:rPr>
              <w:t>正覺</w:t>
            </w:r>
            <w:r w:rsidRPr="00F43332">
              <w:rPr>
                <w:rFonts w:ascii="微軟正黑體" w:eastAsia="微軟正黑體" w:hAnsi="微軟正黑體" w:cs="Times New Roman"/>
                <w:szCs w:val="24"/>
              </w:rPr>
              <w:t>同修會會員大會</w:t>
            </w:r>
            <w:r w:rsidRPr="00F43332">
              <w:rPr>
                <w:rFonts w:ascii="微軟正黑體" w:eastAsia="微軟正黑體" w:hAnsi="微軟正黑體" w:cs="Times New Roman" w:hint="eastAsia"/>
                <w:szCs w:val="24"/>
              </w:rPr>
              <w:t>之</w:t>
            </w:r>
            <w:r w:rsidRPr="00F43332">
              <w:rPr>
                <w:rFonts w:ascii="微軟正黑體" w:eastAsia="微軟正黑體" w:hAnsi="微軟正黑體" w:cs="Times New Roman"/>
                <w:szCs w:val="24"/>
              </w:rPr>
              <w:t>開示</w:t>
            </w:r>
            <w:r w:rsidRPr="00F43332">
              <w:rPr>
                <w:rFonts w:ascii="微軟正黑體" w:eastAsia="微軟正黑體" w:hAnsi="微軟正黑體" w:cs="Times New Roman" w:hint="eastAsia"/>
                <w:szCs w:val="24"/>
              </w:rPr>
              <w:t>，直指部派佛教聲聞凡夫僧正是佛所說的「師子身中蟲」，彼等寄生在佛教正法中，對三乘菩提似懂非懂，講出大量相似佛法擾亂正見弘傳，反來誣指「大乘非佛說</w:t>
            </w:r>
            <w:r w:rsidRPr="00F43332">
              <w:rPr>
                <w:rFonts w:ascii="微軟正黑體" w:eastAsia="微軟正黑體" w:hAnsi="微軟正黑體" w:cs="Times New Roman"/>
                <w:szCs w:val="24"/>
              </w:rPr>
              <w:t>」</w:t>
            </w:r>
            <w:r w:rsidRPr="00F43332">
              <w:rPr>
                <w:rStyle w:val="af2"/>
                <w:rFonts w:ascii="微軟正黑體" w:eastAsia="微軟正黑體" w:hAnsi="微軟正黑體" w:cs="Times New Roman"/>
                <w:szCs w:val="24"/>
              </w:rPr>
              <w:footnoteReference w:id="301"/>
            </w:r>
            <w:r w:rsidRPr="00F43332">
              <w:rPr>
                <w:rFonts w:ascii="微軟正黑體" w:eastAsia="微軟正黑體" w:hAnsi="微軟正黑體" w:cs="Times New Roman" w:hint="eastAsia"/>
                <w:szCs w:val="24"/>
              </w:rPr>
              <w:t>。今日釋印順所率領的學術界及密宗</w:t>
            </w:r>
            <w:r w:rsidRPr="00F43332">
              <w:rPr>
                <w:rStyle w:val="af2"/>
                <w:rFonts w:ascii="微軟正黑體" w:eastAsia="微軟正黑體" w:hAnsi="微軟正黑體" w:cs="Times New Roman"/>
                <w:szCs w:val="24"/>
              </w:rPr>
              <w:footnoteReference w:id="302"/>
            </w:r>
            <w:r w:rsidRPr="00F43332">
              <w:rPr>
                <w:rFonts w:ascii="微軟正黑體" w:eastAsia="微軟正黑體" w:hAnsi="微軟正黑體" w:cs="Times New Roman" w:hint="eastAsia"/>
                <w:szCs w:val="24"/>
              </w:rPr>
              <w:t>皆其遺緒。</w:t>
            </w:r>
          </w:p>
          <w:p w14:paraId="6D574FA3" w14:textId="3714605D" w:rsidR="00540BBB" w:rsidRPr="00F43332" w:rsidRDefault="00540BBB" w:rsidP="00540BBB">
            <w:pPr>
              <w:spacing w:after="0" w:line="300" w:lineRule="exact"/>
              <w:jc w:val="both"/>
              <w:rPr>
                <w:rFonts w:ascii="微軟正黑體" w:eastAsia="微軟正黑體" w:hAnsi="微軟正黑體" w:cs="Times New Roman"/>
                <w:szCs w:val="24"/>
              </w:rPr>
            </w:pPr>
            <w:r w:rsidRPr="00F43332">
              <w:rPr>
                <w:rFonts w:ascii="微軟正黑體" w:eastAsia="微軟正黑體" w:hAnsi="微軟正黑體" w:cs="Times New Roman" w:hint="eastAsia"/>
                <w:szCs w:val="24"/>
              </w:rPr>
              <w:t>本書以結緣方式放置</w:t>
            </w:r>
            <w:r w:rsidRPr="00F43332">
              <w:rPr>
                <w:rFonts w:ascii="微軟正黑體" w:eastAsia="微軟正黑體" w:hAnsi="微軟正黑體" w:hint="eastAsia"/>
                <w:szCs w:val="24"/>
              </w:rPr>
              <w:t>各地寺廟流通廣宣</w:t>
            </w:r>
            <w:r w:rsidRPr="00F43332">
              <w:rPr>
                <w:rStyle w:val="af2"/>
                <w:rFonts w:ascii="微軟正黑體" w:eastAsia="微軟正黑體" w:hAnsi="微軟正黑體"/>
                <w:szCs w:val="24"/>
              </w:rPr>
              <w:footnoteReference w:id="303"/>
            </w:r>
            <w:r w:rsidRPr="00F43332">
              <w:rPr>
                <w:rFonts w:ascii="微軟正黑體" w:eastAsia="微軟正黑體" w:hAnsi="微軟正黑體" w:hint="eastAsia"/>
                <w:szCs w:val="24"/>
              </w:rPr>
              <w:t>，讓出家眾藉以認清釋印順就是師子身中蟲。</w:t>
            </w:r>
          </w:p>
        </w:tc>
      </w:tr>
      <w:tr w:rsidR="00F43332" w:rsidRPr="00F43332" w14:paraId="4EEFB362" w14:textId="499707C4" w:rsidTr="12B8A48B">
        <w:tc>
          <w:tcPr>
            <w:tcW w:w="1108" w:type="dxa"/>
            <w:tcBorders>
              <w:top w:val="single" w:sz="4" w:space="0" w:color="auto"/>
              <w:left w:val="single" w:sz="4" w:space="0" w:color="auto"/>
              <w:bottom w:val="single" w:sz="4" w:space="0" w:color="auto"/>
              <w:right w:val="single" w:sz="4" w:space="0" w:color="auto"/>
            </w:tcBorders>
            <w:tcMar>
              <w:top w:w="40" w:type="dxa"/>
              <w:left w:w="40" w:type="dxa"/>
              <w:bottom w:w="40" w:type="dxa"/>
              <w:right w:w="40" w:type="dxa"/>
            </w:tcMar>
            <w:vAlign w:val="center"/>
          </w:tcPr>
          <w:p w14:paraId="62132B0D"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14676AD1" w14:textId="77777777" w:rsidR="00540BBB" w:rsidRPr="00F43332" w:rsidRDefault="00540BBB" w:rsidP="00540BBB">
            <w:pPr>
              <w:spacing w:after="0" w:line="300" w:lineRule="exact"/>
              <w:rPr>
                <w:rFonts w:ascii="微軟正黑體" w:eastAsia="微軟正黑體" w:hAnsi="微軟正黑體"/>
                <w:bCs/>
              </w:rPr>
            </w:pPr>
            <w:r w:rsidRPr="00F43332">
              <w:rPr>
                <w:rFonts w:ascii="微軟正黑體" w:eastAsia="微軟正黑體" w:hAnsi="微軟正黑體"/>
                <w:bCs/>
              </w:rPr>
              <w:t>2025/02/11</w:t>
            </w:r>
          </w:p>
        </w:tc>
        <w:tc>
          <w:tcPr>
            <w:tcW w:w="4395"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E798647" w14:textId="23C1B012"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bCs/>
              </w:rPr>
              <w:t>導師週二講經法會全臺同步直播</w:t>
            </w:r>
          </w:p>
        </w:tc>
        <w:tc>
          <w:tcPr>
            <w:tcW w:w="8222" w:type="dxa"/>
          </w:tcPr>
          <w:p w14:paraId="4211C53E" w14:textId="59CD849B" w:rsidR="00540BBB" w:rsidRPr="00F43332" w:rsidRDefault="00540BBB" w:rsidP="00540BBB">
            <w:pPr>
              <w:spacing w:line="300" w:lineRule="exact"/>
              <w:jc w:val="both"/>
              <w:rPr>
                <w:rFonts w:ascii="微軟正黑體" w:eastAsia="微軟正黑體" w:hAnsi="微軟正黑體"/>
                <w:bCs/>
              </w:rPr>
            </w:pPr>
            <w:r w:rsidRPr="00F43332">
              <w:rPr>
                <w:rFonts w:ascii="微軟正黑體" w:eastAsia="微軟正黑體" w:hAnsi="微軟正黑體" w:cs="Times New Roman" w:hint="eastAsia"/>
                <w:szCs w:val="24"/>
                <w:rPrChange w:id="1726" w:author="駱淳渝" w:date="2026-02-05T22:26:00Z" w16du:dateUtc="2026-02-05T14:26:00Z">
                  <w:rPr>
                    <w:rFonts w:ascii="微軟正黑體" w:eastAsia="微軟正黑體" w:hAnsi="微軟正黑體" w:cs="Times New Roman" w:hint="eastAsia"/>
                    <w:color w:val="000000" w:themeColor="text1"/>
                    <w:szCs w:val="24"/>
                  </w:rPr>
                </w:rPrChange>
              </w:rPr>
              <w:t>2025/2/11起，平實導師每週二於臺北講堂的講經法會（</w:t>
            </w:r>
            <w:r w:rsidRPr="00F43332">
              <w:rPr>
                <w:rFonts w:ascii="微軟正黑體" w:eastAsia="微軟正黑體" w:hAnsi="微軟正黑體" w:hint="eastAsia"/>
                <w:bCs/>
              </w:rPr>
              <w:t>時值開演《</w:t>
            </w:r>
            <w:r w:rsidRPr="00F43332">
              <w:rPr>
                <w:rFonts w:ascii="微軟正黑體" w:eastAsia="微軟正黑體" w:hAnsi="微軟正黑體"/>
                <w:bCs/>
              </w:rPr>
              <w:t>菩薩瓔珞本業經</w:t>
            </w:r>
            <w:r w:rsidRPr="00F43332">
              <w:rPr>
                <w:rFonts w:ascii="微軟正黑體" w:eastAsia="微軟正黑體" w:hAnsi="微軟正黑體" w:hint="eastAsia"/>
                <w:bCs/>
              </w:rPr>
              <w:t>》）</w:t>
            </w:r>
            <w:r w:rsidRPr="00F43332">
              <w:rPr>
                <w:rFonts w:ascii="微軟正黑體" w:eastAsia="微軟正黑體" w:hAnsi="微軟正黑體" w:cs="Times New Roman" w:hint="eastAsia"/>
                <w:szCs w:val="24"/>
                <w:rPrChange w:id="1727" w:author="駱淳渝" w:date="2026-02-05T22:26:00Z" w16du:dateUtc="2026-02-05T14:26:00Z">
                  <w:rPr>
                    <w:rFonts w:ascii="微軟正黑體" w:eastAsia="微軟正黑體" w:hAnsi="微軟正黑體" w:cs="Times New Roman" w:hint="eastAsia"/>
                    <w:color w:val="000000" w:themeColor="text1"/>
                    <w:szCs w:val="24"/>
                  </w:rPr>
                </w:rPrChange>
              </w:rPr>
              <w:t>，開始在臺灣各地講堂同步直播，讓全省學員及信眾感受到 導師說法的震撼力和威德力。</w:t>
            </w:r>
          </w:p>
        </w:tc>
      </w:tr>
      <w:tr w:rsidR="00F43332" w:rsidRPr="00F43332" w14:paraId="74879EBE" w14:textId="3EC8A999" w:rsidTr="12B8A48B">
        <w:tc>
          <w:tcPr>
            <w:tcW w:w="1108" w:type="dxa"/>
            <w:tcMar>
              <w:top w:w="40" w:type="dxa"/>
              <w:left w:w="40" w:type="dxa"/>
              <w:bottom w:w="40" w:type="dxa"/>
              <w:right w:w="40" w:type="dxa"/>
            </w:tcMar>
            <w:vAlign w:val="center"/>
          </w:tcPr>
          <w:p w14:paraId="5CC1A5B8" w14:textId="77777777" w:rsidR="00540BBB" w:rsidRPr="00F43332" w:rsidRDefault="00540BBB" w:rsidP="00540BBB">
            <w:pPr>
              <w:widowControl/>
              <w:numPr>
                <w:ilvl w:val="0"/>
                <w:numId w:val="1"/>
              </w:numPr>
              <w:spacing w:after="0" w:line="300" w:lineRule="exact"/>
              <w:jc w:val="right"/>
              <w:rPr>
                <w:rFonts w:ascii="微軟正黑體" w:eastAsia="微軟正黑體" w:hAnsi="微軟正黑體" w:cs="Times New Roman"/>
                <w:bCs/>
                <w:kern w:val="0"/>
                <w:szCs w:val="24"/>
                <w:lang w:val="zh-TW"/>
                <w14:ligatures w14:val="none"/>
              </w:rPr>
            </w:pPr>
          </w:p>
        </w:tc>
        <w:tc>
          <w:tcPr>
            <w:tcW w:w="2010" w:type="dxa"/>
            <w:tcMar>
              <w:top w:w="100" w:type="dxa"/>
              <w:left w:w="100" w:type="dxa"/>
              <w:bottom w:w="100" w:type="dxa"/>
              <w:right w:w="100" w:type="dxa"/>
            </w:tcMar>
            <w:vAlign w:val="center"/>
          </w:tcPr>
          <w:p w14:paraId="0BFF6BFF" w14:textId="77777777" w:rsidR="00540BBB" w:rsidRPr="00F43332" w:rsidRDefault="00540BBB" w:rsidP="00540BBB">
            <w:pPr>
              <w:spacing w:after="0" w:line="300" w:lineRule="exact"/>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bCs/>
              </w:rPr>
              <w:t>2025/02/26</w:t>
            </w:r>
          </w:p>
        </w:tc>
        <w:tc>
          <w:tcPr>
            <w:tcW w:w="4395" w:type="dxa"/>
            <w:tcMar>
              <w:top w:w="100" w:type="dxa"/>
              <w:left w:w="100" w:type="dxa"/>
              <w:bottom w:w="100" w:type="dxa"/>
              <w:right w:w="100" w:type="dxa"/>
            </w:tcMar>
            <w:vAlign w:val="center"/>
          </w:tcPr>
          <w:p w14:paraId="60DEDB8B" w14:textId="5D113055" w:rsidR="00540BBB" w:rsidRPr="00F43332" w:rsidRDefault="00540BBB" w:rsidP="00540BBB">
            <w:pPr>
              <w:spacing w:after="0" w:line="300" w:lineRule="exact"/>
              <w:jc w:val="both"/>
              <w:rPr>
                <w:rFonts w:ascii="微軟正黑體" w:eastAsia="微軟正黑體" w:hAnsi="微軟正黑體" w:cs="Times New Roman"/>
                <w:bCs/>
                <w:kern w:val="0"/>
                <w:szCs w:val="24"/>
                <w:lang w:val="zh-TW"/>
                <w14:ligatures w14:val="none"/>
              </w:rPr>
            </w:pPr>
            <w:r w:rsidRPr="00F43332">
              <w:rPr>
                <w:rFonts w:ascii="微軟正黑體" w:eastAsia="微軟正黑體" w:hAnsi="微軟正黑體" w:hint="eastAsia"/>
                <w:bCs/>
              </w:rPr>
              <w:t>本會發布聲明：「</w:t>
            </w:r>
            <w:r w:rsidRPr="00F43332">
              <w:rPr>
                <w:rFonts w:ascii="微軟正黑體" w:eastAsia="微軟正黑體" w:hAnsi="微軟正黑體" w:cs="Songti TC" w:hint="eastAsia"/>
                <w:bCs/>
                <w:szCs w:val="24"/>
                <w:lang w:bidi="ar-SA"/>
              </w:rPr>
              <w:t>千里萬里築夢來—平實導師無統無獨，兩者皆煩惱故</w:t>
            </w:r>
            <w:r w:rsidRPr="00F43332">
              <w:rPr>
                <w:rFonts w:ascii="微軟正黑體" w:eastAsia="微軟正黑體" w:hAnsi="微軟正黑體" w:hint="eastAsia"/>
                <w:bCs/>
              </w:rPr>
              <w:t>」</w:t>
            </w:r>
          </w:p>
        </w:tc>
        <w:tc>
          <w:tcPr>
            <w:tcW w:w="8222" w:type="dxa"/>
          </w:tcPr>
          <w:p w14:paraId="331F36C3" w14:textId="0F11734F" w:rsidR="00540BBB" w:rsidRPr="00F43332" w:rsidRDefault="00540BBB" w:rsidP="00540BBB">
            <w:pPr>
              <w:spacing w:after="0" w:line="300" w:lineRule="exact"/>
              <w:jc w:val="both"/>
              <w:rPr>
                <w:rFonts w:ascii="微軟正黑體" w:eastAsia="微軟正黑體" w:hAnsi="微軟正黑體"/>
                <w:bCs/>
              </w:rPr>
            </w:pPr>
            <w:r w:rsidRPr="00F43332">
              <w:rPr>
                <w:rFonts w:ascii="微軟正黑體" w:eastAsia="微軟正黑體" w:hAnsi="微軟正黑體" w:hint="eastAsia"/>
                <w:bCs/>
              </w:rPr>
              <w:t>鑑</w:t>
            </w:r>
            <w:r w:rsidRPr="00F43332">
              <w:rPr>
                <w:rFonts w:ascii="微軟正黑體" w:eastAsia="微軟正黑體" w:hAnsi="微軟正黑體"/>
                <w:bCs/>
              </w:rPr>
              <w:t>於中國有關部門從政治統獨角度妄言</w:t>
            </w:r>
            <w:r w:rsidRPr="00F43332">
              <w:rPr>
                <w:rFonts w:ascii="微軟正黑體" w:eastAsia="微軟正黑體" w:hAnsi="微軟正黑體" w:hint="eastAsia"/>
                <w:bCs/>
              </w:rPr>
              <w:t>正覺同修會</w:t>
            </w:r>
            <w:r w:rsidRPr="00F43332">
              <w:rPr>
                <w:rFonts w:ascii="微軟正黑體" w:eastAsia="微軟正黑體" w:hAnsi="微軟正黑體"/>
                <w:bCs/>
              </w:rPr>
              <w:t>是邪法組織</w:t>
            </w:r>
            <w:r w:rsidRPr="00F43332">
              <w:rPr>
                <w:rFonts w:ascii="微軟正黑體" w:eastAsia="微軟正黑體" w:hAnsi="微軟正黑體" w:hint="eastAsia"/>
                <w:bCs/>
              </w:rPr>
              <w:t>，</w:t>
            </w:r>
            <w:r w:rsidRPr="00F43332">
              <w:rPr>
                <w:rFonts w:ascii="微軟正黑體" w:eastAsia="微軟正黑體" w:hAnsi="微軟正黑體"/>
                <w:bCs/>
              </w:rPr>
              <w:t>為</w:t>
            </w:r>
            <w:r w:rsidRPr="00F43332">
              <w:rPr>
                <w:rFonts w:ascii="微軟正黑體" w:eastAsia="微軟正黑體" w:hAnsi="微軟正黑體" w:hint="eastAsia"/>
                <w:bCs/>
              </w:rPr>
              <w:t>此本會</w:t>
            </w:r>
            <w:r w:rsidRPr="00F43332">
              <w:rPr>
                <w:rFonts w:ascii="微軟正黑體" w:eastAsia="微軟正黑體" w:hAnsi="微軟正黑體"/>
                <w:bCs/>
              </w:rPr>
              <w:t>嚴正聲明：平實導師以及正覺教團三十幾年來不涉及政治，心中無統也無獨，兩者皆是煩惱而不離苦相</w:t>
            </w:r>
            <w:r w:rsidRPr="00F43332">
              <w:rPr>
                <w:rFonts w:ascii="微軟正黑體" w:eastAsia="微軟正黑體" w:hAnsi="微軟正黑體" w:hint="eastAsia"/>
                <w:bCs/>
              </w:rPr>
              <w:t>。</w:t>
            </w:r>
            <w:r w:rsidRPr="00F43332">
              <w:rPr>
                <w:rStyle w:val="af2"/>
                <w:rFonts w:ascii="微軟正黑體" w:eastAsia="微軟正黑體" w:hAnsi="微軟正黑體"/>
                <w:bCs/>
                <w:szCs w:val="24"/>
              </w:rPr>
              <w:footnoteReference w:id="304"/>
            </w:r>
          </w:p>
        </w:tc>
      </w:tr>
    </w:tbl>
    <w:p w14:paraId="3B2F4E6E" w14:textId="5A08D59C" w:rsidR="00D64B90" w:rsidRPr="00F43332" w:rsidRDefault="00D64B90">
      <w:pPr>
        <w:rPr>
          <w:rFonts w:ascii="微軟正黑體" w:eastAsia="微軟正黑體" w:hAnsi="微軟正黑體"/>
          <w:bCs/>
        </w:rPr>
      </w:pPr>
    </w:p>
    <w:p w14:paraId="06930CBF" w14:textId="772F38CB" w:rsidR="00F753FD" w:rsidRPr="00F43332" w:rsidRDefault="00F753FD">
      <w:pPr>
        <w:rPr>
          <w:rFonts w:ascii="微軟正黑體" w:eastAsia="微軟正黑體" w:hAnsi="微軟正黑體"/>
          <w:bCs/>
        </w:rPr>
      </w:pPr>
      <w:r w:rsidRPr="00F43332">
        <w:rPr>
          <w:rFonts w:ascii="微軟正黑體" w:eastAsia="微軟正黑體" w:hAnsi="微軟正黑體"/>
          <w:bCs/>
          <w:noProof/>
        </w:rPr>
        <w:lastRenderedPageBreak/>
        <w:drawing>
          <wp:inline distT="0" distB="0" distL="0" distR="0" wp14:anchorId="534824AA" wp14:editId="1FF7954B">
            <wp:extent cx="7151370" cy="6797675"/>
            <wp:effectExtent l="0" t="0" r="0" b="3175"/>
            <wp:docPr id="6655249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51370" cy="6797675"/>
                    </a:xfrm>
                    <a:prstGeom prst="rect">
                      <a:avLst/>
                    </a:prstGeom>
                    <a:noFill/>
                  </pic:spPr>
                </pic:pic>
              </a:graphicData>
            </a:graphic>
          </wp:inline>
        </w:drawing>
      </w:r>
    </w:p>
    <w:sectPr w:rsidR="00F753FD" w:rsidRPr="00F43332" w:rsidSect="003A7366">
      <w:footerReference w:type="default" r:id="rId13"/>
      <w:pgSz w:w="16838" w:h="11906" w:orient="landscape" w:code="9"/>
      <w:pgMar w:top="851" w:right="567" w:bottom="851" w:left="567" w:header="851" w:footer="0"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4" w:author="韓劍華" w:date="2025-12-26T15:22:00Z" w:initials="韓劍華">
    <w:p w14:paraId="259F2AD4" w14:textId="16FD8937" w:rsidR="00075E81" w:rsidRDefault="00075E81" w:rsidP="00075E81">
      <w:pPr>
        <w:pStyle w:val="af6"/>
      </w:pPr>
      <w:r>
        <w:rPr>
          <w:rStyle w:val="af5"/>
        </w:rPr>
        <w:annotationRef/>
      </w:r>
      <w:r>
        <w:rPr>
          <w:rFonts w:hint="eastAsia"/>
        </w:rPr>
        <w:t>大事紀已設有「出版品」分頁</w:t>
      </w:r>
      <w:r>
        <w:rPr>
          <w:rFonts w:hint="eastAsia"/>
        </w:rPr>
        <w:t xml:space="preserve">, </w:t>
      </w:r>
    </w:p>
    <w:p w14:paraId="471C5E68" w14:textId="477B9417" w:rsidR="00075E81" w:rsidRDefault="00075E81" w:rsidP="00075E81">
      <w:pPr>
        <w:pStyle w:val="af6"/>
      </w:pPr>
      <w:r>
        <w:rPr>
          <w:rFonts w:hint="eastAsia"/>
        </w:rPr>
        <w:t>大事紀</w:t>
      </w:r>
      <w:r>
        <w:rPr>
          <w:rFonts w:hint="eastAsia"/>
        </w:rPr>
        <w:t>--</w:t>
      </w:r>
      <w:r>
        <w:rPr>
          <w:rFonts w:hint="eastAsia"/>
        </w:rPr>
        <w:t>「總表」項下</w:t>
      </w:r>
      <w:r>
        <w:rPr>
          <w:rFonts w:hint="eastAsia"/>
        </w:rPr>
        <w:t xml:space="preserve">, </w:t>
      </w:r>
      <w:r>
        <w:rPr>
          <w:rFonts w:hint="eastAsia"/>
        </w:rPr>
        <w:t>還會載入本會出版刊物嗎</w:t>
      </w:r>
      <w:r>
        <w:rPr>
          <w:rFonts w:hint="eastAsia"/>
        </w:rPr>
        <w:t>?</w:t>
      </w:r>
      <w:r>
        <w:rPr>
          <w:rFonts w:hint="eastAsia"/>
        </w:rPr>
        <w:t>或是大事紀總表不</w:t>
      </w:r>
      <w:r w:rsidR="008953B5">
        <w:rPr>
          <w:rFonts w:hint="eastAsia"/>
        </w:rPr>
        <w:t>會一一列出</w:t>
      </w:r>
      <w:r>
        <w:rPr>
          <w:rFonts w:hint="eastAsia"/>
        </w:rPr>
        <w:t>出版</w:t>
      </w:r>
      <w:r w:rsidR="008953B5">
        <w:rPr>
          <w:rFonts w:hint="eastAsia"/>
        </w:rPr>
        <w:t>刊物</w:t>
      </w:r>
      <w:r>
        <w:rPr>
          <w:rFonts w:hint="eastAsia"/>
        </w:rPr>
        <w:t xml:space="preserve">, </w:t>
      </w:r>
      <w:r w:rsidR="002833C8">
        <w:rPr>
          <w:rFonts w:hint="eastAsia"/>
        </w:rPr>
        <w:t>而是</w:t>
      </w:r>
      <w:r>
        <w:rPr>
          <w:rFonts w:hint="eastAsia"/>
        </w:rPr>
        <w:t>全部移至「大事紀</w:t>
      </w:r>
      <w:r>
        <w:rPr>
          <w:rFonts w:hint="eastAsia"/>
        </w:rPr>
        <w:t>--</w:t>
      </w:r>
      <w:r>
        <w:rPr>
          <w:rFonts w:hint="eastAsia"/>
        </w:rPr>
        <w:t>出版品」項下</w:t>
      </w:r>
      <w:r>
        <w:rPr>
          <w:rFonts w:hint="eastAsia"/>
        </w:rPr>
        <w:t>?</w:t>
      </w:r>
    </w:p>
  </w:comment>
  <w:comment w:id="95" w:author="雅鴦" w:date="2025-12-30T10:07:00Z" w:initials="YY">
    <w:p w14:paraId="660B93EF" w14:textId="77777777" w:rsidR="004E38F0" w:rsidRDefault="006611F1" w:rsidP="004E38F0">
      <w:pPr>
        <w:pStyle w:val="af6"/>
      </w:pPr>
      <w:r>
        <w:rPr>
          <w:rStyle w:val="af5"/>
        </w:rPr>
        <w:annotationRef/>
      </w:r>
      <w:r w:rsidR="004E38F0">
        <w:rPr>
          <w:rFonts w:hint="eastAsia"/>
        </w:rPr>
        <w:t>前提</w:t>
      </w:r>
      <w:r w:rsidR="004E38F0">
        <w:rPr>
          <w:lang w:val="en-US"/>
        </w:rPr>
        <w:t>==&gt;</w:t>
      </w:r>
      <w:r w:rsidR="004E38F0">
        <w:rPr>
          <w:rFonts w:hint="eastAsia"/>
        </w:rPr>
        <w:t>以網頁模式思惟大事紀的呈現：</w:t>
      </w:r>
    </w:p>
    <w:p w14:paraId="65372C90" w14:textId="77777777" w:rsidR="004E38F0" w:rsidRDefault="004E38F0" w:rsidP="004E38F0">
      <w:pPr>
        <w:pStyle w:val="af6"/>
      </w:pPr>
      <w:r>
        <w:rPr>
          <w:rFonts w:hint="eastAsia"/>
        </w:rPr>
        <w:t>總表是正覺教團全部的大事，其他的分頁</w:t>
      </w:r>
      <w:r>
        <w:rPr>
          <w:rFonts w:hint="eastAsia"/>
        </w:rPr>
        <w:t>icon</w:t>
      </w:r>
      <w:r>
        <w:rPr>
          <w:rFonts w:hint="eastAsia"/>
        </w:rPr>
        <w:t>則是從總表分支出來，亦即總表為編年體，以時間序為主軸，分頁則類似本末紀事體，以事為主，讓讀者瞭解同一件事發生的來龍去脈。</w:t>
      </w:r>
    </w:p>
    <w:p w14:paraId="51E31900" w14:textId="77777777" w:rsidR="004E38F0" w:rsidRDefault="004E38F0" w:rsidP="004E38F0">
      <w:pPr>
        <w:pStyle w:val="af6"/>
      </w:pPr>
      <w:r>
        <w:rPr>
          <w:rFonts w:hint="eastAsia"/>
        </w:rPr>
        <w:t>兩者性質不同，還是都照舊處理，分頁籤依附於總表而存在，總表有的，分頁內容才會有。所以出版品的作法還是跟以前一樣，之後淳渝有獨門妙招帶出分頁，此外還會作一個所有出版品的分頁。</w:t>
      </w:r>
      <w:r>
        <w:br/>
      </w:r>
      <w:r>
        <w:br/>
      </w:r>
      <w:r>
        <w:rPr>
          <w:rFonts w:hint="eastAsia"/>
        </w:rPr>
        <w:t>往後若出版書籍再看如何編排，或者二位菩薩有更善巧的方式可以一次兼顧，我們亦可討論。</w:t>
      </w:r>
    </w:p>
  </w:comment>
  <w:comment w:id="96" w:author="駱淳渝" w:date="2026-01-01T21:11:00Z" w:initials="駱淳渝">
    <w:p w14:paraId="319059D3" w14:textId="77777777" w:rsidR="00132192" w:rsidRDefault="00B02741" w:rsidP="00132192">
      <w:pPr>
        <w:pStyle w:val="af6"/>
      </w:pPr>
      <w:r>
        <w:rPr>
          <w:rStyle w:val="af5"/>
        </w:rPr>
        <w:annotationRef/>
      </w:r>
      <w:r w:rsidR="00132192">
        <w:rPr>
          <w:rFonts w:hint="eastAsia"/>
        </w:rPr>
        <w:t>末學贊同雅鴦菩薩的看法，在總表列出重要的出版大事。出版品常基於當時的弘法環境而出版，很有歷史意義，也很適合納入分頁以</w:t>
      </w:r>
      <w:r w:rsidR="00132192">
        <w:rPr>
          <w:rFonts w:hint="eastAsia"/>
        </w:rPr>
        <w:t>"</w:t>
      </w:r>
      <w:r w:rsidR="00132192">
        <w:rPr>
          <w:rFonts w:hint="eastAsia"/>
        </w:rPr>
        <w:t>事件</w:t>
      </w:r>
      <w:r w:rsidR="00132192">
        <w:rPr>
          <w:rFonts w:hint="eastAsia"/>
        </w:rPr>
        <w:t>"</w:t>
      </w:r>
      <w:r w:rsidR="00132192">
        <w:rPr>
          <w:rFonts w:hint="eastAsia"/>
        </w:rPr>
        <w:t>來呈現完整的歷史脈絡。</w:t>
      </w:r>
      <w:r w:rsidR="00132192">
        <w:br/>
      </w:r>
      <w:r w:rsidR="00132192">
        <w:rPr>
          <w:rFonts w:hint="eastAsia"/>
        </w:rPr>
        <w:t>目前</w:t>
      </w:r>
      <w:r w:rsidR="00132192">
        <w:rPr>
          <w:rFonts w:hint="eastAsia"/>
        </w:rPr>
        <w:t>demo</w:t>
      </w:r>
      <w:r w:rsidR="00132192">
        <w:rPr>
          <w:rFonts w:hint="eastAsia"/>
        </w:rPr>
        <w:t>網頁中有放入</w:t>
      </w:r>
      <w:r w:rsidR="00132192">
        <w:rPr>
          <w:rFonts w:hint="eastAsia"/>
        </w:rPr>
        <w:t>"</w:t>
      </w:r>
      <w:r w:rsidR="00132192">
        <w:rPr>
          <w:rFonts w:hint="eastAsia"/>
        </w:rPr>
        <w:t>出版品總表</w:t>
      </w:r>
      <w:r w:rsidR="00132192">
        <w:rPr>
          <w:rFonts w:hint="eastAsia"/>
        </w:rPr>
        <w:t>"</w:t>
      </w:r>
      <w:r w:rsidR="00132192">
        <w:rPr>
          <w:rFonts w:hint="eastAsia"/>
        </w:rPr>
        <w:t>分頁，列出所有出版品列表，末學是覺得比較像大事紀的</w:t>
      </w:r>
      <w:r w:rsidR="00132192">
        <w:rPr>
          <w:rFonts w:hint="eastAsia"/>
        </w:rPr>
        <w:t>"</w:t>
      </w:r>
      <w:r w:rsidR="00132192">
        <w:rPr>
          <w:rFonts w:hint="eastAsia"/>
        </w:rPr>
        <w:t>附錄</w:t>
      </w:r>
      <w:r w:rsidR="00132192">
        <w:rPr>
          <w:rFonts w:hint="eastAsia"/>
        </w:rPr>
        <w:t>"</w:t>
      </w:r>
      <w:r w:rsidR="00132192">
        <w:rPr>
          <w:rFonts w:hint="eastAsia"/>
        </w:rPr>
        <w:t>表格，可以作為本會官網與正智書香園地的連結橋梁。</w:t>
      </w:r>
      <w:r w:rsidR="00132192">
        <w:br/>
      </w:r>
      <w:r w:rsidR="00132192">
        <w:rPr>
          <w:rFonts w:hint="eastAsia"/>
        </w:rPr>
        <w:t>若往後有要出版書籍，末學覺得也可以參考目前網頁的呈現，可以使用字典檢索的方式指引讀者到各個條目的頁數，總表就不需要寫紀要，只要保留大事作為索引，各條目在各敘事脈絡中詳述即可，也因此不同的敘事脈絡</w:t>
      </w:r>
      <w:r w:rsidR="00132192">
        <w:rPr>
          <w:rFonts w:hint="eastAsia"/>
        </w:rPr>
        <w:t>(</w:t>
      </w:r>
      <w:r w:rsidR="00132192">
        <w:rPr>
          <w:rFonts w:hint="eastAsia"/>
        </w:rPr>
        <w:t>不同篇章</w:t>
      </w:r>
      <w:r w:rsidR="00132192">
        <w:rPr>
          <w:rFonts w:hint="eastAsia"/>
        </w:rPr>
        <w:t>)</w:t>
      </w:r>
      <w:r w:rsidR="00132192">
        <w:rPr>
          <w:rFonts w:hint="eastAsia"/>
        </w:rPr>
        <w:t>寫總表中的同一事件也可以有不同的寫法，讓書籍可以比網頁更豐富。</w:t>
      </w:r>
    </w:p>
  </w:comment>
  <w:comment w:id="128" w:author="駱淳渝" w:date="2025-06-16T22:40:00Z" w:initials="淳渝">
    <w:p w14:paraId="51F92E83" w14:textId="1AB06C1A" w:rsidR="00E764CD" w:rsidRDefault="00E764CD" w:rsidP="00E764CD">
      <w:pPr>
        <w:pStyle w:val="af6"/>
      </w:pPr>
      <w:r>
        <w:rPr>
          <w:rStyle w:val="af5"/>
        </w:rPr>
        <w:annotationRef/>
      </w:r>
      <w:r>
        <w:rPr>
          <w:rFonts w:hint="eastAsia"/>
        </w:rPr>
        <w:t>第</w:t>
      </w:r>
      <w:r>
        <w:rPr>
          <w:rFonts w:hint="eastAsia"/>
        </w:rPr>
        <w:t>14</w:t>
      </w:r>
      <w:r>
        <w:rPr>
          <w:rFonts w:hint="eastAsia"/>
        </w:rPr>
        <w:t>期建議：可再加上此書為本會印行數量最多之結緣書。</w:t>
      </w:r>
    </w:p>
    <w:p w14:paraId="5F7A3A0B" w14:textId="77777777" w:rsidR="00E764CD" w:rsidRDefault="00E764CD" w:rsidP="00E764CD">
      <w:pPr>
        <w:pStyle w:val="af6"/>
      </w:pPr>
      <w:r>
        <w:rPr>
          <w:rFonts w:hint="eastAsia"/>
        </w:rPr>
        <w:t>資料來源：</w:t>
      </w:r>
      <w:r>
        <w:rPr>
          <w:rFonts w:hint="eastAsia"/>
        </w:rPr>
        <w:t>B02-P022(14</w:t>
      </w:r>
      <w:r>
        <w:rPr>
          <w:rFonts w:hint="eastAsia"/>
        </w:rPr>
        <w:t>期</w:t>
      </w:r>
      <w:r>
        <w:rPr>
          <w:rFonts w:hint="eastAsia"/>
        </w:rPr>
        <w:t>B02)</w:t>
      </w:r>
    </w:p>
  </w:comment>
  <w:comment w:id="129" w:author="韓劍華" w:date="2025-06-22T16:58:00Z" w:initials="韓劍華">
    <w:p w14:paraId="6F11ABC2" w14:textId="77777777" w:rsidR="00E764CD" w:rsidRPr="00D95889" w:rsidRDefault="00E764CD" w:rsidP="00E764CD">
      <w:pPr>
        <w:pStyle w:val="af6"/>
        <w:rPr>
          <w:color w:val="E97132" w:themeColor="accent2"/>
        </w:rPr>
      </w:pPr>
      <w:r>
        <w:rPr>
          <w:rStyle w:val="af5"/>
        </w:rPr>
        <w:annotationRef/>
      </w:r>
      <w:r w:rsidRPr="00D95889">
        <w:rPr>
          <w:rFonts w:hint="eastAsia"/>
          <w:color w:val="E97132" w:themeColor="accent2"/>
        </w:rPr>
        <w:t>已增補，謝謝菩薩</w:t>
      </w:r>
    </w:p>
  </w:comment>
  <w:comment w:id="154" w:author="韓劍華" w:date="2025-06-22T23:20:00Z" w:initials="韓劍華">
    <w:p w14:paraId="019CF229" w14:textId="77777777" w:rsidR="00C42F19" w:rsidRPr="00D13413" w:rsidRDefault="00C42F19" w:rsidP="00C42F19">
      <w:pPr>
        <w:pStyle w:val="af6"/>
        <w:rPr>
          <w:rFonts w:ascii="PingFang TC" w:eastAsia="PingFang TC" w:hAnsiTheme="minorHAnsi" w:cs="PingFang TC"/>
          <w:lang w:val="en-US" w:bidi="ar-SA"/>
        </w:rPr>
      </w:pPr>
      <w:r>
        <w:rPr>
          <w:rStyle w:val="af5"/>
        </w:rPr>
        <w:annotationRef/>
      </w:r>
      <w:r w:rsidRPr="00D13413">
        <w:rPr>
          <w:rFonts w:ascii="PingFang TC" w:eastAsia="PingFang TC" w:hAnsiTheme="minorHAnsi" w:cs="PingFang TC" w:hint="eastAsia"/>
          <w:lang w:val="en-US" w:bidi="ar-SA"/>
        </w:rPr>
        <w:t>（註）【超聯結】：</w:t>
      </w:r>
    </w:p>
    <w:p w14:paraId="7D02CCEF" w14:textId="77777777" w:rsidR="00C42F19" w:rsidRPr="00D13413" w:rsidRDefault="00C42F19" w:rsidP="00C42F19">
      <w:pPr>
        <w:autoSpaceDE w:val="0"/>
        <w:autoSpaceDN w:val="0"/>
        <w:adjustRightInd w:val="0"/>
        <w:spacing w:line="320" w:lineRule="exact"/>
        <w:suppressOverlap/>
        <w:rPr>
          <w:rFonts w:ascii="Calibri" w:eastAsia="PingFang TC" w:hAnsi="Calibri" w:cs="Calibri"/>
          <w:lang w:bidi="ar-SA"/>
        </w:rPr>
      </w:pPr>
      <w:r w:rsidRPr="00D13413">
        <w:rPr>
          <w:rFonts w:ascii="PingFang TC" w:eastAsia="PingFang TC" w:cs="PingFang TC" w:hint="eastAsia"/>
          <w:lang w:bidi="ar-SA"/>
        </w:rPr>
        <w:t>《念佛三昧修學次第》出版前</w:t>
      </w:r>
      <w:r w:rsidRPr="00D13413">
        <w:rPr>
          <w:rFonts w:ascii="微軟正黑體" w:eastAsia="微軟正黑體" w:hAnsi="微軟正黑體" w:cs="Times New Roman" w:hint="eastAsia"/>
        </w:rPr>
        <w:t>，有位法鼓山法師借請法之名遊說導師不要出版，因書中講到虛空粉碎</w:t>
      </w:r>
      <w:r w:rsidRPr="00D13413">
        <w:rPr>
          <w:rFonts w:ascii="PingFang TC" w:eastAsia="PingFang TC" w:cs="PingFang TC" w:hint="eastAsia"/>
          <w:lang w:bidi="ar-SA"/>
        </w:rPr>
        <w:t>、大地落沈不是開悟；但聖嚴法師教話頭禪</w:t>
      </w:r>
      <w:r w:rsidRPr="00D13413">
        <w:rPr>
          <w:rFonts w:ascii="微軟正黑體" w:eastAsia="微軟正黑體" w:hAnsi="微軟正黑體" w:cs="Times New Roman" w:hint="eastAsia"/>
        </w:rPr>
        <w:t>：卻說</w:t>
      </w:r>
      <w:r w:rsidRPr="00D13413">
        <w:rPr>
          <w:rFonts w:ascii="PingFang TC" w:eastAsia="PingFang TC" w:cs="PingFang TC" w:hint="eastAsia"/>
          <w:lang w:bidi="ar-SA"/>
        </w:rPr>
        <w:t>【</w:t>
      </w:r>
      <w:r w:rsidRPr="00D13413">
        <w:rPr>
          <w:rFonts w:ascii="PingFang TC" w:eastAsia="PingFang TC" w:hAnsi="Calibri" w:cs="PingFang TC" w:hint="eastAsia"/>
          <w:lang w:bidi="ar-SA"/>
        </w:rPr>
        <w:t>「虛空粉碎，大地落沉」是形容「自我」已經不存在，無內外之分，也無空有之別，此時是真正的開悟。」</w:t>
      </w:r>
      <w:r w:rsidRPr="00D13413">
        <w:rPr>
          <w:rFonts w:ascii="PingFang TC" w:eastAsia="PingFang TC" w:cs="PingFang TC" w:hint="eastAsia"/>
          <w:lang w:bidi="ar-SA"/>
        </w:rPr>
        <w:t>】</w:t>
      </w:r>
      <w:r w:rsidRPr="00D13413">
        <w:rPr>
          <w:rFonts w:ascii="PingFang TC" w:eastAsia="PingFang TC" w:hAnsi="Calibri" w:cs="PingFang TC" w:hint="eastAsia"/>
          <w:lang w:bidi="ar-SA"/>
        </w:rPr>
        <w:t>導師沒有答應</w:t>
      </w:r>
      <w:r w:rsidRPr="00D13413">
        <w:rPr>
          <w:rFonts w:ascii="微軟正黑體" w:eastAsia="微軟正黑體" w:hAnsi="微軟正黑體" w:cs="Times New Roman" w:hint="eastAsia"/>
        </w:rPr>
        <w:t>，仍舊出版</w:t>
      </w:r>
      <w:r w:rsidRPr="00D13413">
        <w:rPr>
          <w:rFonts w:ascii="PingFang TC" w:eastAsia="PingFang TC" w:hAnsi="Calibri" w:cs="PingFang TC" w:hint="eastAsia"/>
          <w:lang w:bidi="ar-SA"/>
        </w:rPr>
        <w:t>，以利學子閱讀後建立正確的禪法知見</w:t>
      </w:r>
      <w:r w:rsidRPr="00D13413">
        <w:rPr>
          <w:rFonts w:ascii="微軟正黑體" w:eastAsia="微軟正黑體" w:hAnsi="微軟正黑體" w:cs="Times New Roman" w:hint="eastAsia"/>
        </w:rPr>
        <w:t>。</w:t>
      </w:r>
    </w:p>
    <w:p w14:paraId="6F7CD5F2" w14:textId="77777777" w:rsidR="00C42F19" w:rsidRDefault="00C42F19" w:rsidP="00C42F19">
      <w:pPr>
        <w:pStyle w:val="af6"/>
      </w:pPr>
      <w:r w:rsidRPr="00A014F5">
        <w:rPr>
          <w:rFonts w:ascii="微軟正黑體" w:eastAsia="微軟正黑體" w:hAnsi="微軟正黑體" w:cs="Times New Roman" w:hint="eastAsia"/>
          <w:lang w:val="en-US"/>
        </w:rPr>
        <w:t>（</w:t>
      </w:r>
      <w:r w:rsidRPr="00A014F5">
        <w:rPr>
          <w:rFonts w:ascii="微軟正黑體" w:eastAsia="微軟正黑體" w:hAnsi="微軟正黑體" w:cs="Times New Roman"/>
          <w:lang w:val="en-US"/>
        </w:rPr>
        <w:t>0136</w:t>
      </w:r>
      <w:r w:rsidRPr="00A014F5">
        <w:rPr>
          <w:rFonts w:ascii="PingFang TC" w:eastAsia="PingFang TC" w:hAnsiTheme="minorHAnsi" w:cs="PingFang TC" w:hint="eastAsia"/>
          <w:lang w:val="en-US" w:bidi="ar-SA"/>
        </w:rPr>
        <w:t>頁</w:t>
      </w:r>
      <w:r w:rsidRPr="00A014F5">
        <w:rPr>
          <w:rFonts w:ascii="Calibri" w:eastAsia="PingFang TC" w:hAnsi="Calibri" w:cs="Calibri"/>
          <w:lang w:val="en-US" w:bidi="ar-SA"/>
        </w:rPr>
        <w:t>108-1099</w:t>
      </w:r>
      <w:r w:rsidRPr="00A014F5">
        <w:rPr>
          <w:rFonts w:ascii="Calibri" w:eastAsia="PingFang TC" w:hAnsi="Calibri" w:cs="Calibri" w:hint="eastAsia"/>
          <w:lang w:val="en-US" w:bidi="ar-SA"/>
        </w:rPr>
        <w:t>期</w:t>
      </w:r>
      <w:r w:rsidRPr="00A014F5">
        <w:rPr>
          <w:rFonts w:ascii="Calibri" w:eastAsia="PingFang TC" w:hAnsi="Calibri" w:cs="Calibri"/>
          <w:lang w:val="en-US" w:bidi="ar-SA"/>
        </w:rPr>
        <w:t>B02)</w:t>
      </w:r>
    </w:p>
  </w:comment>
  <w:comment w:id="221" w:author="雅鴦" w:date="2025-08-04T15:33:00Z" w:initials="YY">
    <w:p w14:paraId="5084D29B" w14:textId="77777777" w:rsidR="00427E1A" w:rsidRDefault="00427E1A" w:rsidP="007B58A5">
      <w:pPr>
        <w:pStyle w:val="af6"/>
      </w:pPr>
      <w:r>
        <w:rPr>
          <w:rStyle w:val="af5"/>
        </w:rPr>
        <w:annotationRef/>
      </w:r>
      <w:r>
        <w:rPr>
          <w:rFonts w:hint="eastAsia"/>
        </w:rPr>
        <w:t>時間尚未查出來的以紅字顯示。</w:t>
      </w:r>
    </w:p>
  </w:comment>
  <w:comment w:id="222" w:author="駱淳渝" w:date="2026-01-08T21:26:00Z" w:initials="駱淳渝">
    <w:p w14:paraId="1290626C" w14:textId="77777777" w:rsidR="00427E1A" w:rsidRDefault="00427E1A" w:rsidP="00A627CB">
      <w:pPr>
        <w:pStyle w:val="af6"/>
      </w:pPr>
      <w:r>
        <w:rPr>
          <w:rStyle w:val="af5"/>
        </w:rPr>
        <w:annotationRef/>
      </w:r>
      <w:r>
        <w:rPr>
          <w:rFonts w:hint="eastAsia"/>
        </w:rPr>
        <w:t>不知是否可推斷為</w:t>
      </w:r>
      <w:r>
        <w:rPr>
          <w:rFonts w:hint="eastAsia"/>
        </w:rPr>
        <w:t>1995</w:t>
      </w:r>
      <w:r>
        <w:rPr>
          <w:rFonts w:hint="eastAsia"/>
        </w:rPr>
        <w:t>年下半年？倘無法寫明日期，建議排序放在楞伽經開講之後、開示批月集之前，較符合目前推測的事件發生順序。</w:t>
      </w:r>
      <w:r>
        <w:br/>
      </w:r>
      <w:r>
        <w:br/>
      </w:r>
      <w:r>
        <w:rPr>
          <w:rFonts w:hint="eastAsia"/>
        </w:rPr>
        <w:t>相關資料來源如下：</w:t>
      </w:r>
      <w:r>
        <w:br/>
      </w:r>
      <w:r>
        <w:br/>
      </w:r>
      <w:r>
        <w:rPr>
          <w:rFonts w:hint="eastAsia"/>
        </w:rPr>
        <w:t>正覺電子報第</w:t>
      </w:r>
      <w:r>
        <w:rPr>
          <w:rFonts w:hint="eastAsia"/>
        </w:rPr>
        <w:t>30</w:t>
      </w:r>
      <w:r>
        <w:rPr>
          <w:rFonts w:hint="eastAsia"/>
        </w:rPr>
        <w:t>期頁</w:t>
      </w:r>
      <w:r>
        <w:rPr>
          <w:rFonts w:hint="eastAsia"/>
        </w:rPr>
        <w:t>131-133(1</w:t>
      </w:r>
      <w:r>
        <w:rPr>
          <w:rFonts w:hint="eastAsia"/>
        </w:rPr>
        <w:t>期</w:t>
      </w:r>
      <w:r>
        <w:rPr>
          <w:rFonts w:hint="eastAsia"/>
        </w:rPr>
        <w:t>A02)</w:t>
      </w:r>
      <w:r>
        <w:rPr>
          <w:rFonts w:hint="eastAsia"/>
        </w:rPr>
        <w:t>記載：「平實導師應陽明精舍負責人之邀，宣講《楞伽經》，並同時在陽明精舍增設新班，遴選教師人才、開課共修；台南亦在他人家中地下室開班共修，但因緣尚未具足成熟，不久即告結束。」。</w:t>
      </w:r>
    </w:p>
    <w:p w14:paraId="481C821B" w14:textId="77777777" w:rsidR="00427E1A" w:rsidRDefault="00427E1A" w:rsidP="00A627CB">
      <w:pPr>
        <w:pStyle w:val="af6"/>
      </w:pPr>
    </w:p>
    <w:p w14:paraId="08B81A7B" w14:textId="77777777" w:rsidR="00427E1A" w:rsidRDefault="00427E1A" w:rsidP="00A627CB">
      <w:pPr>
        <w:pStyle w:val="af6"/>
      </w:pPr>
      <w:r>
        <w:rPr>
          <w:rFonts w:hint="eastAsia"/>
        </w:rPr>
        <w:t>導師</w:t>
      </w:r>
      <w:r>
        <w:rPr>
          <w:rFonts w:hint="eastAsia"/>
        </w:rPr>
        <w:t>2024/10/8</w:t>
      </w:r>
      <w:r>
        <w:rPr>
          <w:rFonts w:hint="eastAsia"/>
        </w:rPr>
        <w:t>開演《菩薩瓔珞本業經》</w:t>
      </w:r>
      <w:r>
        <w:rPr>
          <w:rFonts w:hint="eastAsia"/>
        </w:rPr>
        <w:t>(14</w:t>
      </w:r>
      <w:r>
        <w:rPr>
          <w:rFonts w:hint="eastAsia"/>
        </w:rPr>
        <w:t>期</w:t>
      </w:r>
      <w:r>
        <w:rPr>
          <w:lang w:val="en-US"/>
        </w:rPr>
        <w:t>C03</w:t>
      </w:r>
      <w:r>
        <w:rPr>
          <w:rFonts w:hint="eastAsia"/>
        </w:rPr>
        <w:t>)</w:t>
      </w:r>
      <w:r>
        <w:rPr>
          <w:rFonts w:hint="eastAsia"/>
        </w:rPr>
        <w:t>：「導師說最早發動法難者其中有一人，非常聰明，私下與同修們串連…</w:t>
      </w:r>
      <w:r>
        <w:rPr>
          <w:rFonts w:hint="eastAsia"/>
        </w:rPr>
        <w:t>..</w:t>
      </w:r>
      <w:r>
        <w:rPr>
          <w:rFonts w:hint="eastAsia"/>
        </w:rPr>
        <w:t>當時台南沒有講堂，是借一位師姐家的地下室共修，郭理事長知道此事後說要下去處理，於是與導師相約一起去台南澄清法義，這位派去台南擔任親教師（姓梁）的同修（姓邱）聽到後，便急著拜託導師不要破他，但導師表示梁姓親教師誤導很多人，就沒有答應她。」。</w:t>
      </w:r>
    </w:p>
    <w:p w14:paraId="19DC9DE7" w14:textId="77777777" w:rsidR="00427E1A" w:rsidRDefault="00427E1A" w:rsidP="00A627CB">
      <w:pPr>
        <w:pStyle w:val="af6"/>
      </w:pPr>
      <w:r>
        <w:br/>
      </w:r>
      <w:r>
        <w:rPr>
          <w:rFonts w:hint="eastAsia"/>
        </w:rPr>
        <w:t xml:space="preserve"> </w:t>
      </w:r>
      <w:r>
        <w:rPr>
          <w:rFonts w:hint="eastAsia"/>
        </w:rPr>
        <w:t>《佛子之省思真假開悟之簡易辨正法》頁</w:t>
      </w:r>
      <w:r>
        <w:rPr>
          <w:rFonts w:hint="eastAsia"/>
        </w:rPr>
        <w:t>1-3(1</w:t>
      </w:r>
      <w:r>
        <w:rPr>
          <w:rFonts w:hint="eastAsia"/>
        </w:rPr>
        <w:t>期</w:t>
      </w:r>
      <w:r>
        <w:rPr>
          <w:lang w:val="en-US"/>
        </w:rPr>
        <w:t>C03</w:t>
      </w:r>
      <w:r>
        <w:rPr>
          <w:rFonts w:hint="eastAsia"/>
        </w:rPr>
        <w:t>)</w:t>
      </w:r>
      <w:r>
        <w:rPr>
          <w:rFonts w:hint="eastAsia"/>
        </w:rPr>
        <w:t>：「前年（導師於</w:t>
      </w:r>
      <w:r>
        <w:rPr>
          <w:rFonts w:hint="eastAsia"/>
        </w:rPr>
        <w:t>1997</w:t>
      </w:r>
      <w:r>
        <w:rPr>
          <w:rFonts w:hint="eastAsia"/>
        </w:rPr>
        <w:t>年講此話，故指</w:t>
      </w:r>
      <w:r>
        <w:rPr>
          <w:rFonts w:hint="eastAsia"/>
        </w:rPr>
        <w:t>1995</w:t>
      </w:r>
      <w:r>
        <w:rPr>
          <w:rFonts w:hint="eastAsia"/>
        </w:rPr>
        <w:t>年）有幾位同修，因信受月溪『法師』之邪法</w:t>
      </w:r>
      <w:r>
        <w:rPr>
          <w:rFonts w:hint="eastAsia"/>
        </w:rPr>
        <w:t>...</w:t>
      </w:r>
      <w:r>
        <w:rPr>
          <w:rFonts w:hint="eastAsia"/>
        </w:rPr>
        <w:t>幾使正法根本發生動搖。末學因情勢所迫，乃說《護法集》。」</w:t>
      </w:r>
    </w:p>
    <w:p w14:paraId="3FA269C1" w14:textId="77777777" w:rsidR="00427E1A" w:rsidRDefault="00427E1A" w:rsidP="00A627CB">
      <w:pPr>
        <w:pStyle w:val="af6"/>
      </w:pPr>
    </w:p>
    <w:p w14:paraId="54BFEBDA" w14:textId="77777777" w:rsidR="00427E1A" w:rsidRDefault="00427E1A" w:rsidP="00A627CB">
      <w:pPr>
        <w:pStyle w:val="af6"/>
      </w:pPr>
      <w:r>
        <w:rPr>
          <w:rFonts w:hint="eastAsia"/>
        </w:rPr>
        <w:t>《禪淨圓融》頁</w:t>
      </w:r>
      <w:r>
        <w:t>162-164</w:t>
      </w:r>
      <w:r>
        <w:rPr>
          <w:rFonts w:hint="eastAsia"/>
        </w:rPr>
        <w:t>：「一九九六年初，有專門弘扬月溪法師邪法之在家居士團體，舉派三人於某大居士處，與許大至老師、陳師兄及末學相見。彼三人與吾情商，願出版末學之著作，廣泛流通，條件是取消出版《正法眼藏——護法集》…</w:t>
      </w:r>
      <w:r>
        <w:t>..</w:t>
      </w:r>
      <w:r>
        <w:rPr>
          <w:rFonts w:hint="eastAsia"/>
        </w:rPr>
        <w:t>末學乃當場婉拒。但為顧慮佛子情誼，乃主動延後半年出版，以免障礙彼等著作之發售流通。」</w:t>
      </w:r>
    </w:p>
  </w:comment>
  <w:comment w:id="282" w:author="駱淳渝" w:date="2026-01-18T21:06:00Z" w:initials="駱淳渝">
    <w:p w14:paraId="4AC0B844" w14:textId="3C0A4311" w:rsidR="00812591" w:rsidRDefault="00427E1A" w:rsidP="00812591">
      <w:pPr>
        <w:pStyle w:val="af6"/>
      </w:pPr>
      <w:r>
        <w:rPr>
          <w:rStyle w:val="af5"/>
        </w:rPr>
        <w:annotationRef/>
      </w:r>
      <w:r w:rsidR="00812591">
        <w:rPr>
          <w:rFonts w:hint="eastAsia"/>
        </w:rPr>
        <w:t>依內政部網站查詢團體資料，成立日期為</w:t>
      </w:r>
      <w:r w:rsidR="00812591">
        <w:rPr>
          <w:rFonts w:hint="eastAsia"/>
        </w:rPr>
        <w:t>1996/01/27</w:t>
      </w:r>
      <w:r w:rsidR="00812591">
        <w:rPr>
          <w:rFonts w:hint="eastAsia"/>
        </w:rPr>
        <w:t>。</w:t>
      </w:r>
      <w:r w:rsidR="00812591">
        <w:br/>
      </w:r>
      <w:r w:rsidR="00812591">
        <w:rPr>
          <w:noProof/>
          <w14:ligatures w14:val="standardContextual"/>
        </w:rPr>
        <w:drawing>
          <wp:inline distT="0" distB="0" distL="0" distR="0" wp14:anchorId="70BBAC14" wp14:editId="5B2AF971">
            <wp:extent cx="9972040" cy="3001645"/>
            <wp:effectExtent l="0" t="0" r="0" b="8255"/>
            <wp:docPr id="1873013552" name="圖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85057" name="圖片 416885057" descr="Image"/>
                    <pic:cNvPicPr/>
                  </pic:nvPicPr>
                  <pic:blipFill>
                    <a:blip r:embed="rId1">
                      <a:extLst>
                        <a:ext uri="{28A0092B-C50C-407E-A947-70E740481C1C}">
                          <a14:useLocalDpi xmlns:a14="http://schemas.microsoft.com/office/drawing/2010/main" val="0"/>
                        </a:ext>
                      </a:extLst>
                    </a:blip>
                    <a:stretch>
                      <a:fillRect/>
                    </a:stretch>
                  </pic:blipFill>
                  <pic:spPr>
                    <a:xfrm>
                      <a:off x="0" y="0"/>
                      <a:ext cx="9972040" cy="3001645"/>
                    </a:xfrm>
                    <a:prstGeom prst="rect">
                      <a:avLst/>
                    </a:prstGeom>
                  </pic:spPr>
                </pic:pic>
              </a:graphicData>
            </a:graphic>
          </wp:inline>
        </w:drawing>
      </w:r>
      <w:r w:rsidR="00812591">
        <w:br/>
      </w:r>
      <w:hyperlink r:id="rId2" w:history="1">
        <w:r w:rsidR="00812591" w:rsidRPr="008D2171">
          <w:rPr>
            <w:rStyle w:val="afd"/>
          </w:rPr>
          <w:t>https://grouptw.moi.gov.tw/SearchGroup?size=&amp;page=&amp;IsQuery=true&amp;tab=little&amp;Q_Name=%E5%85%A7%E6%98%8E%E5%85%B1%E4%BF%AE%E6%9C%83&amp;Q_Type=%E7%A4%BE%E6%9C%83%E5%9C%98%E9%AB%94</w:t>
        </w:r>
      </w:hyperlink>
    </w:p>
  </w:comment>
  <w:comment w:id="283" w:author="駱淳渝" w:date="2026-01-18T21:10:00Z" w:initials="駱淳渝">
    <w:p w14:paraId="1979E18E" w14:textId="27B60D5E" w:rsidR="00427E1A" w:rsidRDefault="00427E1A" w:rsidP="00DA4AAF">
      <w:pPr>
        <w:pStyle w:val="af6"/>
      </w:pPr>
      <w:r>
        <w:rPr>
          <w:rStyle w:val="af5"/>
        </w:rPr>
        <w:annotationRef/>
      </w:r>
      <w:r>
        <w:rPr>
          <w:rFonts w:hint="eastAsia"/>
        </w:rPr>
        <w:t>補充法人登記公告之團體宗旨與第</w:t>
      </w:r>
      <w:r>
        <w:rPr>
          <w:rFonts w:hint="eastAsia"/>
        </w:rPr>
        <w:t>1</w:t>
      </w:r>
      <w:r>
        <w:rPr>
          <w:rFonts w:hint="eastAsia"/>
        </w:rPr>
        <w:t>屆理監事名單：</w:t>
      </w:r>
      <w:hyperlink r:id="rId3" w:history="1">
        <w:r w:rsidRPr="00D91F95">
          <w:rPr>
            <w:rStyle w:val="afd"/>
            <w:rFonts w:hint="eastAsia"/>
          </w:rPr>
          <w:t>法人登記公告</w:t>
        </w:r>
        <w:r w:rsidRPr="00D91F95">
          <w:rPr>
            <w:rStyle w:val="afd"/>
            <w:rFonts w:hint="eastAsia"/>
          </w:rPr>
          <w:t>_</w:t>
        </w:r>
        <w:r w:rsidRPr="00D91F95">
          <w:rPr>
            <w:rStyle w:val="afd"/>
            <w:rFonts w:hint="eastAsia"/>
          </w:rPr>
          <w:t>第</w:t>
        </w:r>
        <w:r w:rsidRPr="00D91F95">
          <w:rPr>
            <w:rStyle w:val="afd"/>
            <w:rFonts w:hint="eastAsia"/>
          </w:rPr>
          <w:t>1</w:t>
        </w:r>
        <w:r w:rsidRPr="00D91F95">
          <w:rPr>
            <w:rStyle w:val="afd"/>
            <w:rFonts w:hint="eastAsia"/>
          </w:rPr>
          <w:t>屆</w:t>
        </w:r>
        <w:r w:rsidRPr="00D91F95">
          <w:rPr>
            <w:rStyle w:val="afd"/>
            <w:rFonts w:hint="eastAsia"/>
          </w:rPr>
          <w:t>_</w:t>
        </w:r>
        <w:r w:rsidRPr="00D91F95">
          <w:rPr>
            <w:rStyle w:val="afd"/>
            <w:rFonts w:hint="eastAsia"/>
          </w:rPr>
          <w:t>中華民國佛教內明共修會</w:t>
        </w:r>
        <w:r w:rsidRPr="00D91F95">
          <w:rPr>
            <w:rStyle w:val="afd"/>
            <w:rFonts w:hint="eastAsia"/>
          </w:rPr>
          <w:t>.pdf</w:t>
        </w:r>
      </w:hyperlink>
      <w:r>
        <w:t xml:space="preserve"> </w:t>
      </w:r>
    </w:p>
  </w:comment>
  <w:comment w:id="284" w:author="駱淳渝" w:date="2026-01-18T21:14:00Z" w:initials="駱淳渝">
    <w:p w14:paraId="1DABAAA1" w14:textId="77777777" w:rsidR="00427E1A" w:rsidRDefault="00427E1A" w:rsidP="00DA4AAF">
      <w:pPr>
        <w:pStyle w:val="af6"/>
      </w:pPr>
      <w:r>
        <w:rPr>
          <w:rStyle w:val="af5"/>
        </w:rPr>
        <w:annotationRef/>
      </w:r>
      <w:r>
        <w:rPr>
          <w:rFonts w:hint="eastAsia"/>
        </w:rPr>
        <w:t>陽明精舍地址與上述團體會址相同：</w:t>
      </w:r>
      <w:r>
        <w:br/>
      </w:r>
      <w:hyperlink r:id="rId4" w:history="1">
        <w:r w:rsidRPr="00C555B5">
          <w:rPr>
            <w:rStyle w:val="afd"/>
          </w:rPr>
          <w:t>https://www.sanghanet.net/asp/asp1/onetype.asp?ppp=%A6x%B0%7C%B9D%B3%F5</w:t>
        </w:r>
      </w:hyperlink>
    </w:p>
  </w:comment>
  <w:comment w:id="292" w:author="韓劍華" w:date="2025-12-27T19:32:00Z" w:initials="韓劍華">
    <w:p w14:paraId="3ECD9997" w14:textId="7F1C10E7" w:rsidR="00427E1A" w:rsidRDefault="00427E1A">
      <w:pPr>
        <w:pStyle w:val="af6"/>
      </w:pPr>
      <w:r>
        <w:rPr>
          <w:rStyle w:val="af5"/>
        </w:rPr>
        <w:annotationRef/>
      </w:r>
      <w:r>
        <w:rPr>
          <w:rFonts w:hint="eastAsia"/>
        </w:rPr>
        <w:t>需要指明是「聖嚴法師」嗎？</w:t>
      </w:r>
    </w:p>
  </w:comment>
  <w:comment w:id="293" w:author="雅鴦" w:date="2025-12-30T10:08:00Z" w:initials="YY">
    <w:p w14:paraId="067C2857" w14:textId="77777777" w:rsidR="00427E1A" w:rsidRDefault="00427E1A" w:rsidP="006611F1">
      <w:pPr>
        <w:pStyle w:val="af6"/>
      </w:pPr>
      <w:r>
        <w:rPr>
          <w:rStyle w:val="af5"/>
        </w:rPr>
        <w:annotationRef/>
      </w:r>
      <w:r>
        <w:rPr>
          <w:rFonts w:hint="eastAsia"/>
        </w:rPr>
        <w:t>目前照菩薩寫的這樣即可。</w:t>
      </w:r>
    </w:p>
  </w:comment>
  <w:comment w:id="299" w:author="駱淳渝" w:date="2026-01-05T23:40:00Z" w:initials="駱淳渝">
    <w:p w14:paraId="1352228B" w14:textId="77777777" w:rsidR="00427E1A" w:rsidRDefault="00427E1A" w:rsidP="00FE08FD">
      <w:pPr>
        <w:pStyle w:val="af6"/>
      </w:pPr>
      <w:r>
        <w:rPr>
          <w:rStyle w:val="af5"/>
        </w:rPr>
        <w:annotationRef/>
      </w:r>
      <w:r>
        <w:rPr>
          <w:rFonts w:hint="eastAsia"/>
        </w:rPr>
        <w:t>不知是否能夠藉由網路版連結特性，採用互見法，在條目後新增文字，連結到有關條目。</w:t>
      </w:r>
      <w:r>
        <w:br/>
      </w:r>
      <w:r>
        <w:rPr>
          <w:rFonts w:hint="eastAsia"/>
        </w:rPr>
        <w:t>以此處首度宣講</w:t>
      </w:r>
      <w:r>
        <w:rPr>
          <w:rFonts w:hint="eastAsia"/>
          <w:lang w:val="en-US"/>
        </w:rPr>
        <w:t>《成唯識論》，</w:t>
      </w:r>
      <w:r>
        <w:rPr>
          <w:rFonts w:hint="eastAsia"/>
        </w:rPr>
        <w:t>最後段可新增（</w:t>
      </w:r>
      <w:r>
        <w:rPr>
          <w:rFonts w:hint="eastAsia"/>
        </w:rPr>
        <w:t xml:space="preserve">2022/02/19 </w:t>
      </w:r>
      <w:r>
        <w:rPr>
          <w:rFonts w:hint="eastAsia"/>
        </w:rPr>
        <w:t>平實導師二度開講《成唯識論》）</w:t>
      </w:r>
    </w:p>
  </w:comment>
  <w:comment w:id="349" w:author="韓劍華" w:date="2025-10-14T13:06:00Z" w:initials="韓劍華">
    <w:p w14:paraId="238D9B9E" w14:textId="0EB89248" w:rsidR="00427E1A" w:rsidRDefault="00427E1A" w:rsidP="008125E3">
      <w:pPr>
        <w:pStyle w:val="af6"/>
        <w:rPr>
          <w:color w:val="E97132" w:themeColor="accent2"/>
        </w:rPr>
      </w:pPr>
      <w:r>
        <w:rPr>
          <w:rStyle w:val="af5"/>
        </w:rPr>
        <w:annotationRef/>
      </w:r>
      <w:r>
        <w:rPr>
          <w:rFonts w:hint="eastAsia"/>
          <w:color w:val="E97132" w:themeColor="accent2"/>
        </w:rPr>
        <w:t>１一般</w:t>
      </w:r>
      <w:r w:rsidRPr="006216BD">
        <w:rPr>
          <w:rFonts w:hint="eastAsia"/>
          <w:color w:val="E97132" w:themeColor="accent2"/>
        </w:rPr>
        <w:t>口袋書</w:t>
      </w:r>
      <w:r w:rsidRPr="006216BD">
        <w:rPr>
          <w:rFonts w:hint="eastAsia"/>
          <w:color w:val="E97132" w:themeColor="accent2"/>
        </w:rPr>
        <w:t xml:space="preserve">, </w:t>
      </w:r>
      <w:r w:rsidRPr="006216BD">
        <w:rPr>
          <w:rFonts w:hint="eastAsia"/>
          <w:color w:val="E97132" w:themeColor="accent2"/>
        </w:rPr>
        <w:t>彙整在本則項下</w:t>
      </w:r>
      <w:r>
        <w:rPr>
          <w:rFonts w:hint="eastAsia"/>
          <w:color w:val="E97132" w:themeColor="accent2"/>
        </w:rPr>
        <w:t>。</w:t>
      </w:r>
    </w:p>
    <w:p w14:paraId="0A97D4F8" w14:textId="77777777" w:rsidR="00427E1A" w:rsidRDefault="00427E1A" w:rsidP="008125E3">
      <w:pPr>
        <w:pStyle w:val="af6"/>
        <w:rPr>
          <w:color w:val="E97132" w:themeColor="accent2"/>
        </w:rPr>
      </w:pPr>
      <w:r>
        <w:rPr>
          <w:rFonts w:hint="eastAsia"/>
          <w:color w:val="E97132" w:themeColor="accent2"/>
        </w:rPr>
        <w:t>２有關破密的口袋書，仍單列一則，</w:t>
      </w:r>
    </w:p>
    <w:p w14:paraId="7DD1D607" w14:textId="77777777" w:rsidR="00427E1A" w:rsidRDefault="00427E1A" w:rsidP="008125E3">
      <w:pPr>
        <w:pStyle w:val="af6"/>
        <w:rPr>
          <w:color w:val="E97132" w:themeColor="accent2"/>
        </w:rPr>
      </w:pPr>
      <w:r>
        <w:rPr>
          <w:rFonts w:hint="eastAsia"/>
          <w:color w:val="E97132" w:themeColor="accent2"/>
        </w:rPr>
        <w:t>３摘錄導師著作的口袋書，</w:t>
      </w:r>
      <w:r w:rsidRPr="007D7D51">
        <w:rPr>
          <w:rFonts w:hint="eastAsia"/>
          <w:color w:val="E97132" w:themeColor="accent2"/>
        </w:rPr>
        <w:t>併入</w:t>
      </w:r>
      <w:r>
        <w:rPr>
          <w:rFonts w:hint="eastAsia"/>
          <w:color w:val="E97132" w:themeColor="accent2"/>
        </w:rPr>
        <w:t>第</w:t>
      </w:r>
      <w:r>
        <w:rPr>
          <w:rFonts w:hint="eastAsia"/>
          <w:color w:val="E97132" w:themeColor="accent2"/>
        </w:rPr>
        <w:t>39</w:t>
      </w:r>
      <w:r>
        <w:rPr>
          <w:rFonts w:hint="eastAsia"/>
          <w:color w:val="E97132" w:themeColor="accent2"/>
        </w:rPr>
        <w:t>則</w:t>
      </w:r>
      <w:r>
        <w:rPr>
          <w:rFonts w:hint="eastAsia"/>
          <w:color w:val="E97132" w:themeColor="accent2"/>
        </w:rPr>
        <w:t xml:space="preserve"> </w:t>
      </w:r>
      <w:r>
        <w:rPr>
          <w:rFonts w:hint="eastAsia"/>
          <w:color w:val="E97132" w:themeColor="accent2"/>
        </w:rPr>
        <w:t>出版</w:t>
      </w:r>
      <w:r w:rsidRPr="007D7D51">
        <w:rPr>
          <w:rFonts w:ascii="微軟正黑體" w:eastAsia="微軟正黑體" w:hAnsi="微軟正黑體" w:cs="Times New Roman" w:hint="eastAsia"/>
          <w:b/>
          <w:bCs/>
          <w:color w:val="E97132" w:themeColor="accent2"/>
          <w:szCs w:val="24"/>
        </w:rPr>
        <w:t>《如來藏中藏如來》</w:t>
      </w:r>
      <w:r>
        <w:rPr>
          <w:rFonts w:ascii="微軟正黑體" w:eastAsia="微軟正黑體" w:hAnsi="微軟正黑體" w:cs="Times New Roman" w:hint="eastAsia"/>
          <w:b/>
          <w:bCs/>
          <w:color w:val="E97132" w:themeColor="accent2"/>
          <w:szCs w:val="24"/>
        </w:rPr>
        <w:t>口袋書</w:t>
      </w:r>
      <w:r w:rsidRPr="000605F8">
        <w:rPr>
          <w:rFonts w:ascii="微軟正黑體" w:eastAsia="微軟正黑體" w:hAnsi="微軟正黑體" w:cs="Times New Roman" w:hint="eastAsia"/>
          <w:color w:val="E97132" w:themeColor="accent2"/>
          <w:szCs w:val="24"/>
        </w:rPr>
        <w:t xml:space="preserve"> 項下</w:t>
      </w:r>
      <w:r>
        <w:rPr>
          <w:rFonts w:hint="eastAsia"/>
          <w:color w:val="E97132" w:themeColor="accent2"/>
        </w:rPr>
        <w:t>。</w:t>
      </w:r>
    </w:p>
    <w:p w14:paraId="760CC3A0" w14:textId="77777777" w:rsidR="00427E1A" w:rsidRDefault="00427E1A" w:rsidP="008125E3">
      <w:pPr>
        <w:pStyle w:val="af6"/>
      </w:pPr>
      <w:r>
        <w:rPr>
          <w:rFonts w:hint="eastAsia"/>
          <w:color w:val="E97132" w:themeColor="accent2"/>
        </w:rPr>
        <w:t>如此呈現是否適合</w:t>
      </w:r>
      <w:r>
        <w:rPr>
          <w:rFonts w:hint="eastAsia"/>
          <w:color w:val="E97132" w:themeColor="accent2"/>
        </w:rPr>
        <w:t xml:space="preserve">? </w:t>
      </w:r>
    </w:p>
  </w:comment>
  <w:comment w:id="350" w:author="雅鴦" w:date="2025-10-14T16:41:00Z" w:initials="YY">
    <w:p w14:paraId="62B9BF58" w14:textId="77777777" w:rsidR="00427E1A" w:rsidRDefault="00427E1A" w:rsidP="008125E3">
      <w:pPr>
        <w:pStyle w:val="af6"/>
      </w:pPr>
      <w:r>
        <w:rPr>
          <w:rStyle w:val="af5"/>
        </w:rPr>
        <w:annotationRef/>
      </w:r>
      <w:r>
        <w:rPr>
          <w:rFonts w:hint="eastAsia"/>
        </w:rPr>
        <w:t>1997/09</w:t>
      </w:r>
      <w:r>
        <w:rPr>
          <w:rFonts w:hint="eastAsia"/>
        </w:rPr>
        <w:tab/>
      </w:r>
      <w:r>
        <w:rPr>
          <w:rFonts w:hint="eastAsia"/>
        </w:rPr>
        <w:t>《生命實相之辨正》</w:t>
      </w:r>
    </w:p>
    <w:p w14:paraId="0AEE744E" w14:textId="77777777" w:rsidR="00427E1A" w:rsidRDefault="00427E1A" w:rsidP="008125E3">
      <w:pPr>
        <w:pStyle w:val="af6"/>
      </w:pPr>
      <w:r>
        <w:rPr>
          <w:rFonts w:hint="eastAsia"/>
        </w:rPr>
        <w:t>1998/07</w:t>
      </w:r>
      <w:r>
        <w:rPr>
          <w:rFonts w:hint="eastAsia"/>
        </w:rPr>
        <w:t>《如何契入念佛法門》</w:t>
      </w:r>
      <w:r>
        <w:rPr>
          <w:rFonts w:hint="eastAsia"/>
        </w:rPr>
        <w:t xml:space="preserve">   </w:t>
      </w:r>
    </w:p>
    <w:p w14:paraId="78F085EF" w14:textId="77777777" w:rsidR="00427E1A" w:rsidRDefault="00427E1A" w:rsidP="008125E3">
      <w:pPr>
        <w:pStyle w:val="af6"/>
      </w:pPr>
      <w:r>
        <w:rPr>
          <w:rFonts w:hint="eastAsia"/>
        </w:rPr>
        <w:t>2000/03</w:t>
      </w:r>
      <w:r>
        <w:rPr>
          <w:rFonts w:hint="eastAsia"/>
        </w:rPr>
        <w:tab/>
      </w:r>
      <w:r>
        <w:rPr>
          <w:rFonts w:hint="eastAsia"/>
        </w:rPr>
        <w:t>《明心與初地》</w:t>
      </w:r>
      <w:r>
        <w:br/>
      </w:r>
      <w:r>
        <w:rPr>
          <w:rFonts w:hint="eastAsia"/>
        </w:rPr>
        <w:t>這三本口袋書建議單獨列，早期書很少，這三本口袋書有其特殊意義。在「明心與初地」那則再把下面那一串列出來，以免一開始就列了一串書目，有些突兀。</w:t>
      </w:r>
    </w:p>
    <w:p w14:paraId="3E4F2B78" w14:textId="77777777" w:rsidR="00427E1A" w:rsidRDefault="00427E1A" w:rsidP="008125E3">
      <w:pPr>
        <w:pStyle w:val="af6"/>
      </w:pPr>
      <w:r>
        <w:rPr>
          <w:rFonts w:hint="eastAsia"/>
          <w:lang w:val="en-US"/>
        </w:rPr>
        <w:t>《生命實相之辨正》</w:t>
      </w:r>
      <w:r>
        <w:rPr>
          <w:rFonts w:hint="eastAsia"/>
        </w:rPr>
        <w:t>建議參考原書之略序頁</w:t>
      </w:r>
      <w:r>
        <w:rPr>
          <w:lang w:val="en-US"/>
        </w:rPr>
        <w:t>2</w:t>
      </w:r>
      <w:r>
        <w:rPr>
          <w:rFonts w:hint="eastAsia"/>
        </w:rPr>
        <w:t>、</w:t>
      </w:r>
      <w:r>
        <w:rPr>
          <w:lang w:val="en-US"/>
        </w:rPr>
        <w:t>3</w:t>
      </w:r>
    </w:p>
  </w:comment>
  <w:comment w:id="351" w:author="韓劍華" w:date="2025-10-15T17:04:00Z" w:initials="韓劍華">
    <w:p w14:paraId="7E4367FE" w14:textId="77777777" w:rsidR="00427E1A" w:rsidRDefault="00427E1A" w:rsidP="008125E3">
      <w:pPr>
        <w:pStyle w:val="af6"/>
      </w:pPr>
      <w:r>
        <w:rPr>
          <w:rStyle w:val="af5"/>
        </w:rPr>
        <w:annotationRef/>
      </w:r>
      <w:r w:rsidRPr="00F50E93">
        <w:rPr>
          <w:rFonts w:hint="eastAsia"/>
          <w:color w:val="E97132" w:themeColor="accent2"/>
        </w:rPr>
        <w:t xml:space="preserve">OK, </w:t>
      </w:r>
      <w:r>
        <w:rPr>
          <w:rFonts w:hint="eastAsia"/>
          <w:color w:val="E97132" w:themeColor="accent2"/>
        </w:rPr>
        <w:t>已</w:t>
      </w:r>
      <w:r w:rsidRPr="00F50E93">
        <w:rPr>
          <w:rFonts w:hint="eastAsia"/>
          <w:color w:val="E97132" w:themeColor="accent2"/>
        </w:rPr>
        <w:t>新立三則</w:t>
      </w:r>
    </w:p>
  </w:comment>
  <w:comment w:id="387" w:author="雅鴦" w:date="2025-10-13T17:10:00Z" w:initials="YY">
    <w:p w14:paraId="48D63197" w14:textId="77777777" w:rsidR="00427E1A" w:rsidRDefault="00427E1A" w:rsidP="00B65EC9">
      <w:pPr>
        <w:pStyle w:val="af6"/>
      </w:pPr>
      <w:r>
        <w:rPr>
          <w:rStyle w:val="af5"/>
        </w:rPr>
        <w:annotationRef/>
      </w:r>
      <w:r>
        <w:rPr>
          <w:rFonts w:hint="eastAsia"/>
        </w:rPr>
        <w:t>因此事為早期的重大事件，故保留之。</w:t>
      </w:r>
    </w:p>
  </w:comment>
  <w:comment w:id="429" w:author="韓劍華" w:date="2025-12-13T17:42:00Z" w:initials="韓劍華">
    <w:p w14:paraId="008D8F6D" w14:textId="1E1B80C8" w:rsidR="00427E1A" w:rsidRPr="00337350" w:rsidRDefault="00427E1A">
      <w:pPr>
        <w:pStyle w:val="af6"/>
        <w:rPr>
          <w:b/>
          <w:bCs/>
        </w:rPr>
      </w:pPr>
      <w:r>
        <w:rPr>
          <w:rStyle w:val="af5"/>
        </w:rPr>
        <w:annotationRef/>
      </w:r>
      <w:r w:rsidRPr="00337350">
        <w:rPr>
          <w:rFonts w:hint="eastAsia"/>
          <w:b/>
          <w:bCs/>
        </w:rPr>
        <w:t>【日期無誤】</w:t>
      </w:r>
    </w:p>
    <w:p w14:paraId="04E702B4" w14:textId="631A3C70" w:rsidR="00427E1A" w:rsidRDefault="00427E1A">
      <w:pPr>
        <w:pStyle w:val="af6"/>
      </w:pPr>
      <w:r>
        <w:rPr>
          <w:rFonts w:hint="eastAsia"/>
        </w:rPr>
        <w:t>依書末記載</w:t>
      </w:r>
      <w:r>
        <w:rPr>
          <w:rFonts w:hint="eastAsia"/>
        </w:rPr>
        <w:t>:</w:t>
      </w:r>
    </w:p>
    <w:p w14:paraId="20663F9C" w14:textId="08E719CE" w:rsidR="00427E1A" w:rsidRDefault="00427E1A">
      <w:pPr>
        <w:pStyle w:val="af6"/>
      </w:pPr>
      <w:r>
        <w:rPr>
          <w:rFonts w:hint="eastAsia"/>
        </w:rPr>
        <w:t>初版</w:t>
      </w:r>
      <w:r>
        <w:rPr>
          <w:rFonts w:hint="eastAsia"/>
        </w:rPr>
        <w:t>:</w:t>
      </w:r>
      <w:r>
        <w:rPr>
          <w:rFonts w:hint="eastAsia"/>
        </w:rPr>
        <w:t>公元</w:t>
      </w:r>
      <w:r w:rsidRPr="006176A3">
        <w:rPr>
          <w:rFonts w:hint="eastAsia"/>
          <w:color w:val="EE0000"/>
        </w:rPr>
        <w:t>一九九七年九月</w:t>
      </w:r>
    </w:p>
  </w:comment>
  <w:comment w:id="430" w:author="雅鴦" w:date="2025-12-30T10:09:00Z" w:initials="YY">
    <w:p w14:paraId="68021FB8" w14:textId="77777777" w:rsidR="00427E1A" w:rsidRDefault="00427E1A" w:rsidP="006611F1">
      <w:pPr>
        <w:pStyle w:val="af6"/>
      </w:pPr>
      <w:r>
        <w:rPr>
          <w:rStyle w:val="af5"/>
        </w:rPr>
        <w:annotationRef/>
      </w:r>
      <w:r>
        <w:rPr>
          <w:lang w:val="en-US"/>
        </w:rPr>
        <w:t>ok</w:t>
      </w:r>
    </w:p>
  </w:comment>
  <w:comment w:id="434" w:author="駱淳渝" w:date="1900-01-01T00:00:00Z" w:initials="駱淳渝">
    <w:p w14:paraId="3E0DC25A" w14:textId="77777777" w:rsidR="00856750" w:rsidRDefault="00A5379C" w:rsidP="00856750">
      <w:pPr>
        <w:pStyle w:val="af6"/>
      </w:pPr>
      <w:r>
        <w:annotationRef/>
      </w:r>
      <w:r w:rsidR="00856750">
        <w:rPr>
          <w:rFonts w:hint="eastAsia"/>
        </w:rPr>
        <w:t>新增此段補充當時的歷史背景，作為解釋為何要單獨將附錄出版，也可呼應前一年護法集出版的後續影響。</w:t>
      </w:r>
    </w:p>
    <w:p w14:paraId="4485F560" w14:textId="77777777" w:rsidR="00856750" w:rsidRDefault="00856750" w:rsidP="00856750">
      <w:pPr>
        <w:pStyle w:val="af6"/>
      </w:pPr>
      <w:r>
        <w:rPr>
          <w:rFonts w:hint="eastAsia"/>
        </w:rPr>
        <w:t>本則或可考慮放在第一次法難紀要中，補充法難完整後續發展及影響。</w:t>
      </w:r>
    </w:p>
  </w:comment>
  <w:comment w:id="487" w:author="韓劍華" w:date="2025-12-13T17:47:00Z" w:initials="韓劍華">
    <w:p w14:paraId="39F2A97A" w14:textId="7C529FDE" w:rsidR="00427E1A" w:rsidRDefault="00427E1A">
      <w:pPr>
        <w:pStyle w:val="af6"/>
      </w:pPr>
      <w:r>
        <w:rPr>
          <w:rStyle w:val="af5"/>
        </w:rPr>
        <w:annotationRef/>
      </w:r>
      <w:r>
        <w:rPr>
          <w:rFonts w:hint="eastAsia"/>
        </w:rPr>
        <w:t>雅鴦菩薩</w:t>
      </w:r>
      <w:r>
        <w:rPr>
          <w:rFonts w:hint="eastAsia"/>
        </w:rPr>
        <w:t xml:space="preserve">2025/11/3 </w:t>
      </w:r>
      <w:r>
        <w:rPr>
          <w:rFonts w:hint="eastAsia"/>
        </w:rPr>
        <w:t>裁示</w:t>
      </w:r>
    </w:p>
    <w:p w14:paraId="52FEE442" w14:textId="3011E7B4" w:rsidR="00427E1A" w:rsidRPr="00B00E0D" w:rsidRDefault="00427E1A">
      <w:pPr>
        <w:pStyle w:val="af6"/>
        <w:rPr>
          <w:color w:val="EE0000"/>
        </w:rPr>
      </w:pPr>
      <w:r>
        <w:rPr>
          <w:rFonts w:hint="eastAsia"/>
        </w:rPr>
        <w:t>定為</w:t>
      </w:r>
      <w:r w:rsidRPr="00B00E0D">
        <w:rPr>
          <w:rFonts w:hint="eastAsia"/>
          <w:color w:val="EE0000"/>
        </w:rPr>
        <w:t xml:space="preserve"> 1998</w:t>
      </w:r>
      <w:r w:rsidRPr="00B00E0D">
        <w:rPr>
          <w:rFonts w:hint="eastAsia"/>
          <w:color w:val="EE0000"/>
        </w:rPr>
        <w:t>年</w:t>
      </w:r>
    </w:p>
  </w:comment>
  <w:comment w:id="488" w:author="雅鴦" w:date="2025-12-30T10:10:00Z" w:initials="YY">
    <w:p w14:paraId="4ABA0841" w14:textId="77777777" w:rsidR="00427E1A" w:rsidRDefault="00427E1A" w:rsidP="006611F1">
      <w:pPr>
        <w:pStyle w:val="af6"/>
      </w:pPr>
      <w:r>
        <w:rPr>
          <w:rStyle w:val="af5"/>
        </w:rPr>
        <w:annotationRef/>
      </w:r>
      <w:r>
        <w:rPr>
          <w:rFonts w:hint="eastAsia"/>
        </w:rPr>
        <w:t>目前查不出來，時間暫定在同修會成立後。</w:t>
      </w:r>
    </w:p>
  </w:comment>
  <w:comment w:id="526" w:author="雅鴦" w:date="2025-08-06T23:48:00Z" w:initials="YY">
    <w:p w14:paraId="18D718FD" w14:textId="6742D938" w:rsidR="00427E1A" w:rsidRDefault="00427E1A" w:rsidP="008125E3">
      <w:pPr>
        <w:pStyle w:val="af6"/>
      </w:pPr>
      <w:r>
        <w:rPr>
          <w:rStyle w:val="af5"/>
        </w:rPr>
        <w:annotationRef/>
      </w:r>
      <w:r>
        <w:rPr>
          <w:rFonts w:hint="eastAsia"/>
        </w:rPr>
        <w:t>此書還有</w:t>
      </w:r>
      <w:r>
        <w:rPr>
          <w:rFonts w:hint="eastAsia"/>
        </w:rPr>
        <w:t>2</w:t>
      </w:r>
      <w:r>
        <w:rPr>
          <w:rFonts w:hint="eastAsia"/>
        </w:rPr>
        <w:t>則在底下，請繼續處理。</w:t>
      </w:r>
    </w:p>
  </w:comment>
  <w:comment w:id="527" w:author="韓劍華" w:date="2025-09-28T23:33:00Z" w:initials="韓劍華">
    <w:p w14:paraId="0EE66A38" w14:textId="77777777" w:rsidR="00427E1A" w:rsidRPr="00035C16" w:rsidRDefault="00427E1A" w:rsidP="008125E3">
      <w:pPr>
        <w:pStyle w:val="af6"/>
        <w:rPr>
          <w:color w:val="E97132" w:themeColor="accent2"/>
        </w:rPr>
      </w:pPr>
      <w:r>
        <w:rPr>
          <w:rStyle w:val="af5"/>
        </w:rPr>
        <w:annotationRef/>
      </w:r>
      <w:r w:rsidRPr="00035C16">
        <w:rPr>
          <w:rFonts w:hint="eastAsia"/>
          <w:color w:val="E97132" w:themeColor="accent2"/>
        </w:rPr>
        <w:t>1</w:t>
      </w:r>
      <w:r w:rsidRPr="00035C16">
        <w:rPr>
          <w:rFonts w:hint="eastAsia"/>
          <w:color w:val="E97132" w:themeColor="accent2"/>
        </w:rPr>
        <w:t>本會出版勒作的英譯本</w:t>
      </w:r>
      <w:r w:rsidRPr="00035C16">
        <w:rPr>
          <w:rFonts w:hint="eastAsia"/>
          <w:color w:val="E97132" w:themeColor="accent2"/>
        </w:rPr>
        <w:t xml:space="preserve">, </w:t>
      </w:r>
      <w:r w:rsidRPr="00035C16">
        <w:rPr>
          <w:rFonts w:hint="eastAsia"/>
          <w:color w:val="E97132" w:themeColor="accent2"/>
        </w:rPr>
        <w:t>是單列一則大事紀嗎</w:t>
      </w:r>
      <w:r w:rsidRPr="00035C16">
        <w:rPr>
          <w:rFonts w:hint="eastAsia"/>
          <w:color w:val="E97132" w:themeColor="accent2"/>
        </w:rPr>
        <w:t xml:space="preserve">? </w:t>
      </w:r>
      <w:r w:rsidRPr="00035C16">
        <w:rPr>
          <w:rFonts w:hint="eastAsia"/>
          <w:color w:val="E97132" w:themeColor="accent2"/>
        </w:rPr>
        <w:t>或是併入中文版項下</w:t>
      </w:r>
      <w:r w:rsidRPr="00035C16">
        <w:rPr>
          <w:rFonts w:hint="eastAsia"/>
          <w:color w:val="E97132" w:themeColor="accent2"/>
        </w:rPr>
        <w:t>?</w:t>
      </w:r>
    </w:p>
    <w:p w14:paraId="3885A4AF" w14:textId="77777777" w:rsidR="00427E1A" w:rsidRPr="00035C16" w:rsidRDefault="00427E1A" w:rsidP="008125E3">
      <w:pPr>
        <w:pStyle w:val="af6"/>
        <w:rPr>
          <w:color w:val="E97132" w:themeColor="accent2"/>
        </w:rPr>
      </w:pPr>
      <w:r w:rsidRPr="00035C16">
        <w:rPr>
          <w:rFonts w:hint="eastAsia"/>
          <w:color w:val="E97132" w:themeColor="accent2"/>
        </w:rPr>
        <w:t>2</w:t>
      </w:r>
      <w:r w:rsidRPr="00035C16">
        <w:rPr>
          <w:rFonts w:hint="eastAsia"/>
          <w:color w:val="E97132" w:themeColor="accent2"/>
        </w:rPr>
        <w:t>大事紀</w:t>
      </w:r>
      <w:r w:rsidRPr="00035C16">
        <w:rPr>
          <w:rFonts w:hint="eastAsia"/>
          <w:color w:val="E97132" w:themeColor="accent2"/>
        </w:rPr>
        <w:t>-</w:t>
      </w:r>
      <w:r w:rsidRPr="00035C16">
        <w:rPr>
          <w:rFonts w:hint="eastAsia"/>
          <w:color w:val="E97132" w:themeColor="accent2"/>
        </w:rPr>
        <w:t>「開始英譯導師著作」項下</w:t>
      </w:r>
      <w:r w:rsidRPr="00035C16">
        <w:rPr>
          <w:rFonts w:hint="eastAsia"/>
          <w:color w:val="E97132" w:themeColor="accent2"/>
        </w:rPr>
        <w:t xml:space="preserve">, </w:t>
      </w:r>
      <w:r w:rsidRPr="00035C16">
        <w:rPr>
          <w:rFonts w:hint="eastAsia"/>
          <w:color w:val="E97132" w:themeColor="accent2"/>
        </w:rPr>
        <w:t>也列有英譯版本</w:t>
      </w:r>
      <w:r w:rsidRPr="00035C16">
        <w:rPr>
          <w:rFonts w:hint="eastAsia"/>
          <w:color w:val="E97132" w:themeColor="accent2"/>
        </w:rPr>
        <w:t xml:space="preserve">, </w:t>
      </w:r>
    </w:p>
    <w:p w14:paraId="7A0BAC35" w14:textId="77777777" w:rsidR="00427E1A" w:rsidRPr="00035C16" w:rsidRDefault="00427E1A" w:rsidP="008125E3">
      <w:pPr>
        <w:pStyle w:val="af6"/>
        <w:rPr>
          <w:lang w:val="en-US"/>
        </w:rPr>
      </w:pPr>
      <w:r w:rsidRPr="00035C16">
        <w:rPr>
          <w:rFonts w:hint="eastAsia"/>
          <w:color w:val="E97132" w:themeColor="accent2"/>
        </w:rPr>
        <w:t>3</w:t>
      </w:r>
      <w:r w:rsidRPr="00035C16">
        <w:rPr>
          <w:rFonts w:hint="eastAsia"/>
          <w:color w:val="E97132" w:themeColor="accent2"/>
        </w:rPr>
        <w:t>待確認</w:t>
      </w:r>
      <w:r w:rsidRPr="00035C16">
        <w:rPr>
          <w:rFonts w:hint="eastAsia"/>
          <w:color w:val="E97132" w:themeColor="accent2"/>
        </w:rPr>
        <w:t>:</w:t>
      </w:r>
      <w:r w:rsidRPr="00035C16">
        <w:rPr>
          <w:rFonts w:hint="eastAsia"/>
          <w:color w:val="E97132" w:themeColor="accent2"/>
        </w:rPr>
        <w:t>本會出版品英譯版</w:t>
      </w:r>
      <w:r w:rsidRPr="00035C16">
        <w:rPr>
          <w:rFonts w:hint="eastAsia"/>
          <w:color w:val="E97132" w:themeColor="accent2"/>
        </w:rPr>
        <w:t xml:space="preserve">, </w:t>
      </w:r>
      <w:r w:rsidRPr="00035C16">
        <w:rPr>
          <w:rFonts w:hint="eastAsia"/>
          <w:color w:val="E97132" w:themeColor="accent2"/>
        </w:rPr>
        <w:t>列入何處較適合</w:t>
      </w:r>
      <w:r w:rsidRPr="00035C16">
        <w:rPr>
          <w:rFonts w:hint="eastAsia"/>
          <w:color w:val="E97132" w:themeColor="accent2"/>
        </w:rPr>
        <w:t>?</w:t>
      </w:r>
    </w:p>
  </w:comment>
  <w:comment w:id="528" w:author="雅鴦" w:date="2025-10-13T15:59:00Z" w:initials="YY">
    <w:p w14:paraId="2CDA56E8" w14:textId="77777777" w:rsidR="00427E1A" w:rsidRDefault="00427E1A" w:rsidP="008125E3">
      <w:pPr>
        <w:pStyle w:val="af6"/>
      </w:pPr>
      <w:r>
        <w:rPr>
          <w:rStyle w:val="af5"/>
        </w:rPr>
        <w:annotationRef/>
      </w:r>
      <w:r>
        <w:rPr>
          <w:rFonts w:hint="eastAsia"/>
        </w:rPr>
        <w:t>外文版的內容都併入英譯項下，將之寫完整，交代清楚。請見</w:t>
      </w:r>
      <w:r>
        <w:rPr>
          <w:lang w:val="en-US"/>
        </w:rPr>
        <w:t>78</w:t>
      </w:r>
      <w:r>
        <w:rPr>
          <w:rFonts w:hint="eastAsia"/>
        </w:rPr>
        <w:t>則說明</w:t>
      </w:r>
    </w:p>
  </w:comment>
  <w:comment w:id="591" w:author="韓劍華" w:date="2025-06-18T23:27:00Z" w:initials="韓劍華">
    <w:p w14:paraId="55BB8EB2" w14:textId="77777777" w:rsidR="00427E1A" w:rsidRPr="007B09DE" w:rsidRDefault="00427E1A" w:rsidP="005246B2">
      <w:pPr>
        <w:pStyle w:val="af6"/>
        <w:rPr>
          <w:color w:val="E97132" w:themeColor="accent2"/>
        </w:rPr>
      </w:pPr>
      <w:r>
        <w:rPr>
          <w:rStyle w:val="af5"/>
        </w:rPr>
        <w:annotationRef/>
      </w:r>
      <w:r>
        <w:rPr>
          <w:rFonts w:hint="eastAsia"/>
          <w:color w:val="E97132" w:themeColor="accent2"/>
        </w:rPr>
        <w:t>本段</w:t>
      </w:r>
      <w:r w:rsidRPr="007B09DE">
        <w:rPr>
          <w:rFonts w:hint="eastAsia"/>
          <w:color w:val="E97132" w:themeColor="accent2"/>
        </w:rPr>
        <w:t>依麗薇改寫內容</w:t>
      </w:r>
      <w:r>
        <w:rPr>
          <w:color w:val="E97132" w:themeColor="accent2"/>
          <w:lang w:val="en-US"/>
        </w:rPr>
        <w:t xml:space="preserve"> </w:t>
      </w:r>
      <w:r>
        <w:rPr>
          <w:rFonts w:hint="eastAsia"/>
          <w:color w:val="E97132" w:themeColor="accent2"/>
        </w:rPr>
        <w:t>撰寫</w:t>
      </w:r>
    </w:p>
  </w:comment>
  <w:comment w:id="592" w:author="yayang L" w:date="2025-06-23T12:20:00Z" w:initials="yL">
    <w:p w14:paraId="175E1889" w14:textId="77777777" w:rsidR="00427E1A" w:rsidRDefault="00427E1A" w:rsidP="005246B2">
      <w:pPr>
        <w:pStyle w:val="af6"/>
      </w:pPr>
      <w:r>
        <w:rPr>
          <w:rStyle w:val="af5"/>
        </w:rPr>
        <w:annotationRef/>
      </w:r>
      <w:r>
        <w:rPr>
          <w:rFonts w:hint="eastAsia"/>
        </w:rPr>
        <w:t>建議採用上面的改寫內容，簡化如左。</w:t>
      </w:r>
    </w:p>
    <w:p w14:paraId="0FDFF965" w14:textId="77777777" w:rsidR="00427E1A" w:rsidRDefault="00427E1A" w:rsidP="005246B2">
      <w:pPr>
        <w:pStyle w:val="af6"/>
      </w:pPr>
      <w:r>
        <w:rPr>
          <w:rFonts w:hint="eastAsia"/>
        </w:rPr>
        <w:t>大事紀側重在事情的記錄，簡要為原則，麗薇的第一段很棒，但較適合寫在字數比較多的論述、勸請的文章上。</w:t>
      </w:r>
    </w:p>
  </w:comment>
  <w:comment w:id="593" w:author="韓劍華" w:date="2025-06-28T00:48:00Z" w:initials="韓劍華">
    <w:p w14:paraId="1E6F3EF5" w14:textId="77777777" w:rsidR="00427E1A" w:rsidRDefault="00427E1A" w:rsidP="005246B2">
      <w:pPr>
        <w:pStyle w:val="af6"/>
      </w:pPr>
      <w:r>
        <w:rPr>
          <w:rStyle w:val="af5"/>
        </w:rPr>
        <w:annotationRef/>
      </w:r>
      <w:r>
        <w:rPr>
          <w:rFonts w:hint="eastAsia"/>
        </w:rPr>
        <w:t>OK</w:t>
      </w:r>
    </w:p>
  </w:comment>
  <w:comment w:id="632" w:author="韓劍華" w:date="2025-09-16T11:50:00Z" w:initials="韓劍華">
    <w:p w14:paraId="26AFCCF2" w14:textId="7737FFF0" w:rsidR="00427E1A" w:rsidRDefault="00427E1A" w:rsidP="00D74737">
      <w:pPr>
        <w:pStyle w:val="af6"/>
      </w:pPr>
      <w:r w:rsidRPr="009C08C6">
        <w:rPr>
          <w:rStyle w:val="af5"/>
          <w:color w:val="E97132" w:themeColor="accent2"/>
        </w:rPr>
        <w:annotationRef/>
      </w:r>
      <w:r>
        <w:rPr>
          <w:rFonts w:hint="eastAsia"/>
          <w:color w:val="E97132"/>
        </w:rPr>
        <w:t>許師兄</w:t>
      </w:r>
      <w:r>
        <w:rPr>
          <w:rFonts w:hint="eastAsia"/>
          <w:color w:val="E97132"/>
        </w:rPr>
        <w:t xml:space="preserve">, </w:t>
      </w:r>
      <w:r>
        <w:rPr>
          <w:rFonts w:hint="eastAsia"/>
          <w:color w:val="E97132"/>
        </w:rPr>
        <w:t>是否需要載入</w:t>
      </w:r>
      <w:r>
        <w:rPr>
          <w:rFonts w:hint="eastAsia"/>
          <w:color w:val="E97132"/>
        </w:rPr>
        <w:t>?</w:t>
      </w:r>
    </w:p>
  </w:comment>
  <w:comment w:id="631" w:author="雅鴦" w:date="2025-10-03T13:31:00Z" w:initials="YY">
    <w:p w14:paraId="13EC0E51" w14:textId="77777777" w:rsidR="00427E1A" w:rsidRDefault="00427E1A" w:rsidP="00D74737">
      <w:pPr>
        <w:pStyle w:val="af6"/>
      </w:pPr>
      <w:r>
        <w:rPr>
          <w:rStyle w:val="af5"/>
        </w:rPr>
        <w:annotationRef/>
      </w:r>
      <w:r>
        <w:rPr>
          <w:rFonts w:hint="eastAsia"/>
        </w:rPr>
        <w:t>名字請都先列出來，最後再決定是否登出來。</w:t>
      </w:r>
    </w:p>
  </w:comment>
  <w:comment w:id="630" w:author="韓劍華" w:date="2025-10-03T17:52:00Z" w:initials="韓劍華">
    <w:p w14:paraId="61EDF48B" w14:textId="77777777" w:rsidR="00427E1A" w:rsidRDefault="00427E1A" w:rsidP="00D74737">
      <w:pPr>
        <w:pStyle w:val="af6"/>
      </w:pPr>
      <w:r>
        <w:rPr>
          <w:rStyle w:val="af5"/>
        </w:rPr>
        <w:annotationRef/>
      </w:r>
      <w:r w:rsidRPr="00D04390">
        <w:rPr>
          <w:rFonts w:hint="eastAsia"/>
          <w:color w:val="E97132" w:themeColor="accent2"/>
        </w:rPr>
        <w:t>OK</w:t>
      </w:r>
    </w:p>
  </w:comment>
  <w:comment w:id="709" w:author="王柄富" w:date="2025-06-12T08:45:00Z" w:initials="王柄富">
    <w:p w14:paraId="35FDF7DF" w14:textId="6175234E" w:rsidR="00427E1A" w:rsidRDefault="00427E1A" w:rsidP="00B06C37">
      <w:pPr>
        <w:pStyle w:val="af6"/>
        <w:spacing w:line="240" w:lineRule="auto"/>
      </w:pPr>
      <w:r>
        <w:rPr>
          <w:rStyle w:val="af5"/>
        </w:rPr>
        <w:annotationRef/>
      </w:r>
      <w:r>
        <w:rPr>
          <w:rFonts w:hint="eastAsia"/>
        </w:rPr>
        <w:t>第十四期新增文字</w:t>
      </w:r>
    </w:p>
  </w:comment>
  <w:comment w:id="746" w:author="駱淳渝" w:date="1900-01-01T00:00:00Z" w:initials="駱淳渝">
    <w:p w14:paraId="190D96A1" w14:textId="6756BE25" w:rsidR="00310A99" w:rsidRDefault="00310A99">
      <w:pPr>
        <w:pStyle w:val="af6"/>
      </w:pPr>
      <w:r>
        <w:rPr>
          <w:rStyle w:val="af5"/>
        </w:rPr>
        <w:annotationRef/>
      </w:r>
      <w:r w:rsidRPr="3E27C625">
        <w:t>加入此段作為舉辦大悲懺法會的起因或法會作為會員服務的重要意義。</w:t>
      </w:r>
    </w:p>
    <w:p w14:paraId="479C6F9F" w14:textId="1F035CB3" w:rsidR="00310A99" w:rsidRDefault="00310A99">
      <w:pPr>
        <w:pStyle w:val="af6"/>
      </w:pPr>
      <w:r w:rsidRPr="38D5FFE0">
        <w:t>另外是否需要補充疫情後常態化辦理線上「大悲懺法會」、推出線上「祈福迴向活動」？</w:t>
      </w:r>
    </w:p>
  </w:comment>
  <w:comment w:id="748" w:author="雅鴦" w:date="2025-10-16T17:22:00Z" w:initials="YY">
    <w:p w14:paraId="6E18766A" w14:textId="77777777" w:rsidR="00427E1A" w:rsidRDefault="00427E1A" w:rsidP="00B26144">
      <w:pPr>
        <w:pStyle w:val="af6"/>
      </w:pPr>
      <w:r>
        <w:rPr>
          <w:rStyle w:val="af5"/>
        </w:rPr>
        <w:annotationRef/>
      </w:r>
      <w:r>
        <w:rPr>
          <w:rFonts w:hint="eastAsia"/>
        </w:rPr>
        <w:t>以下小書再移至「現代人應有的宗教觀」項下，因從明心與初地以下的小書就不是</w:t>
      </w:r>
      <w:r>
        <w:rPr>
          <w:rFonts w:hint="eastAsia"/>
        </w:rPr>
        <w:t xml:space="preserve"> </w:t>
      </w:r>
      <w:r>
        <w:rPr>
          <w:rFonts w:hint="eastAsia"/>
        </w:rPr>
        <w:t>導師直接的著作或開示了。「破羯磨僧」那本小書是導師示就另列。</w:t>
      </w:r>
    </w:p>
  </w:comment>
  <w:comment w:id="749" w:author="韓劍華" w:date="2025-10-18T14:42:00Z" w:initials="韓劍華">
    <w:p w14:paraId="3B83B865" w14:textId="77777777" w:rsidR="00427E1A" w:rsidRDefault="00427E1A" w:rsidP="00B26144">
      <w:pPr>
        <w:pStyle w:val="af6"/>
      </w:pPr>
      <w:r>
        <w:rPr>
          <w:rStyle w:val="af5"/>
        </w:rPr>
        <w:annotationRef/>
      </w:r>
      <w:r>
        <w:rPr>
          <w:rFonts w:hint="eastAsia"/>
        </w:rPr>
        <w:t>OK</w:t>
      </w:r>
    </w:p>
  </w:comment>
  <w:comment w:id="754" w:author="treeter chang" w:date="2025-06-11T20:15:00Z" w:initials="tc">
    <w:p w14:paraId="0FEF5170" w14:textId="77777777" w:rsidR="00427E1A" w:rsidRDefault="00427E1A" w:rsidP="00B06C37">
      <w:pPr>
        <w:pStyle w:val="af6"/>
      </w:pPr>
      <w:r>
        <w:rPr>
          <w:rStyle w:val="af5"/>
        </w:rPr>
        <w:annotationRef/>
      </w:r>
      <w:r>
        <w:rPr>
          <w:rFonts w:hint="eastAsia"/>
        </w:rPr>
        <w:t>淑滿</w:t>
      </w:r>
      <w:r>
        <w:rPr>
          <w:rFonts w:hint="eastAsia"/>
        </w:rPr>
        <w:t>14</w:t>
      </w:r>
      <w:r>
        <w:rPr>
          <w:rFonts w:hint="eastAsia"/>
        </w:rPr>
        <w:t>期</w:t>
      </w:r>
      <w:r>
        <w:rPr>
          <w:rFonts w:hint="eastAsia"/>
        </w:rPr>
        <w:t>A03</w:t>
      </w:r>
      <w:r>
        <w:rPr>
          <w:rFonts w:hint="eastAsia"/>
        </w:rPr>
        <w:t>序號</w:t>
      </w:r>
      <w:r>
        <w:rPr>
          <w:rFonts w:hint="eastAsia"/>
        </w:rPr>
        <w:t>36</w:t>
      </w:r>
      <w:r>
        <w:rPr>
          <w:rFonts w:hint="eastAsia"/>
        </w:rPr>
        <w:t>則及大事紀簡表資料新增</w:t>
      </w:r>
    </w:p>
  </w:comment>
  <w:comment w:id="755" w:author="韓劍華" w:date="2025-06-23T16:16:00Z" w:initials="韓劍華">
    <w:p w14:paraId="6B13EF74" w14:textId="77777777" w:rsidR="00427E1A" w:rsidRDefault="00427E1A" w:rsidP="00B06C37">
      <w:pPr>
        <w:pStyle w:val="af6"/>
      </w:pPr>
      <w:r>
        <w:rPr>
          <w:rStyle w:val="af5"/>
        </w:rPr>
        <w:annotationRef/>
      </w:r>
      <w:r w:rsidRPr="008133A2">
        <w:rPr>
          <w:rFonts w:hint="eastAsia"/>
          <w:color w:val="E97132" w:themeColor="accent2"/>
        </w:rPr>
        <w:t>似不需列入</w:t>
      </w:r>
      <w:r w:rsidRPr="008133A2">
        <w:rPr>
          <w:rFonts w:hint="eastAsia"/>
          <w:color w:val="E97132" w:themeColor="accent2"/>
        </w:rPr>
        <w:t xml:space="preserve">, </w:t>
      </w:r>
      <w:r w:rsidRPr="008133A2">
        <w:rPr>
          <w:rFonts w:hint="eastAsia"/>
          <w:color w:val="E97132" w:themeColor="accent2"/>
        </w:rPr>
        <w:t>因為成立各地講堂時</w:t>
      </w:r>
      <w:r w:rsidRPr="008133A2">
        <w:rPr>
          <w:rFonts w:hint="eastAsia"/>
          <w:color w:val="E97132" w:themeColor="accent2"/>
        </w:rPr>
        <w:t xml:space="preserve">, </w:t>
      </w:r>
      <w:r w:rsidRPr="008133A2">
        <w:rPr>
          <w:rFonts w:hint="eastAsia"/>
          <w:color w:val="E97132" w:themeColor="accent2"/>
        </w:rPr>
        <w:t>均未寫入供奉的佛菩薩</w:t>
      </w:r>
    </w:p>
  </w:comment>
  <w:comment w:id="756" w:author="雅鴦" w:date="2025-06-28T10:18:00Z" w:initials="YY">
    <w:p w14:paraId="76D63710" w14:textId="77777777" w:rsidR="00427E1A" w:rsidRDefault="00427E1A" w:rsidP="00B06C37">
      <w:pPr>
        <w:pStyle w:val="af6"/>
      </w:pPr>
      <w:r>
        <w:rPr>
          <w:rStyle w:val="af5"/>
        </w:rPr>
        <w:annotationRef/>
      </w:r>
      <w:r>
        <w:rPr>
          <w:rFonts w:hint="eastAsia"/>
        </w:rPr>
        <w:t>這是根本道場第一次安座，建議納入，其他的就不列。</w:t>
      </w:r>
    </w:p>
  </w:comment>
  <w:comment w:id="757" w:author="韓劍華" w:date="2025-06-29T22:57:00Z" w:initials="韓劍華">
    <w:p w14:paraId="130B5FD2" w14:textId="77777777" w:rsidR="00427E1A" w:rsidRDefault="00427E1A" w:rsidP="00B06C37">
      <w:pPr>
        <w:pStyle w:val="af6"/>
      </w:pPr>
      <w:r>
        <w:rPr>
          <w:rStyle w:val="af5"/>
        </w:rPr>
        <w:annotationRef/>
      </w:r>
      <w:r>
        <w:rPr>
          <w:rFonts w:hint="eastAsia"/>
        </w:rPr>
        <w:t>好</w:t>
      </w:r>
    </w:p>
  </w:comment>
  <w:comment w:id="794" w:author="treeter chang" w:date="2025-06-13T18:48:00Z" w:initials="tc">
    <w:p w14:paraId="597A104B" w14:textId="466F808B" w:rsidR="00427E1A" w:rsidRDefault="00427E1A" w:rsidP="008C44F7">
      <w:r>
        <w:rPr>
          <w:rStyle w:val="af5"/>
        </w:rPr>
        <w:annotationRef/>
      </w:r>
      <w:r>
        <w:rPr>
          <w:rFonts w:cs="Cordia New"/>
          <w:color w:val="000000"/>
          <w:szCs w:val="28"/>
        </w:rPr>
        <w:t>14</w:t>
      </w:r>
      <w:r>
        <w:rPr>
          <w:rFonts w:cs="Cordia New" w:hint="eastAsia"/>
          <w:color w:val="000000"/>
          <w:szCs w:val="28"/>
        </w:rPr>
        <w:t>期月英增入</w:t>
      </w:r>
      <w:r>
        <w:rPr>
          <w:rFonts w:cs="Cordia New"/>
          <w:color w:val="000000"/>
          <w:szCs w:val="28"/>
        </w:rPr>
        <w:t>:</w:t>
      </w:r>
      <w:r>
        <w:rPr>
          <w:rFonts w:cs="Cordia New" w:hint="eastAsia"/>
          <w:color w:val="000000"/>
          <w:szCs w:val="28"/>
        </w:rPr>
        <w:t>序號</w:t>
      </w:r>
      <w:r>
        <w:rPr>
          <w:rFonts w:cs="Cordia New"/>
          <w:color w:val="000000"/>
          <w:szCs w:val="28"/>
        </w:rPr>
        <w:t>6</w:t>
      </w:r>
    </w:p>
  </w:comment>
  <w:comment w:id="801" w:author="treeter chang" w:date="2025-06-13T18:51:00Z" w:initials="tc">
    <w:p w14:paraId="551D65F2" w14:textId="77777777" w:rsidR="00427E1A" w:rsidRDefault="00427E1A" w:rsidP="008C44F7">
      <w:r>
        <w:rPr>
          <w:rStyle w:val="af5"/>
        </w:rPr>
        <w:annotationRef/>
      </w:r>
      <w:r>
        <w:rPr>
          <w:rFonts w:cs="Cordia New"/>
          <w:color w:val="000000"/>
          <w:szCs w:val="28"/>
        </w:rPr>
        <w:t>14</w:t>
      </w:r>
      <w:r>
        <w:rPr>
          <w:rFonts w:cs="Cordia New" w:hint="eastAsia"/>
          <w:color w:val="000000"/>
          <w:szCs w:val="28"/>
        </w:rPr>
        <w:t>期月英增入</w:t>
      </w:r>
      <w:r>
        <w:rPr>
          <w:rFonts w:cs="Cordia New"/>
          <w:color w:val="000000"/>
          <w:szCs w:val="28"/>
        </w:rPr>
        <w:t>:</w:t>
      </w:r>
      <w:r>
        <w:rPr>
          <w:rFonts w:cs="Cordia New" w:hint="eastAsia"/>
          <w:color w:val="000000"/>
          <w:szCs w:val="28"/>
        </w:rPr>
        <w:t>序號</w:t>
      </w:r>
      <w:r>
        <w:rPr>
          <w:rFonts w:cs="Cordia New"/>
          <w:color w:val="000000"/>
          <w:szCs w:val="28"/>
        </w:rPr>
        <w:t>5</w:t>
      </w:r>
    </w:p>
  </w:comment>
  <w:comment w:id="833" w:author="韓劍華" w:date="2025-06-18T22:43:00Z" w:initials="韓劍華">
    <w:p w14:paraId="3B2DE27F" w14:textId="77777777" w:rsidR="00427E1A" w:rsidRDefault="00427E1A" w:rsidP="008C44F7">
      <w:pPr>
        <w:pStyle w:val="af6"/>
        <w:rPr>
          <w:color w:val="E97132" w:themeColor="accent2"/>
        </w:rPr>
      </w:pPr>
      <w:r>
        <w:rPr>
          <w:rStyle w:val="af5"/>
        </w:rPr>
        <w:annotationRef/>
      </w:r>
      <w:r w:rsidRPr="000B7F0D">
        <w:rPr>
          <w:rFonts w:hint="eastAsia"/>
          <w:color w:val="E97132" w:themeColor="accent2"/>
        </w:rPr>
        <w:t>由</w:t>
      </w:r>
      <w:r w:rsidRPr="000B7F0D">
        <w:rPr>
          <w:rFonts w:hint="eastAsia"/>
          <w:color w:val="E97132" w:themeColor="accent2"/>
        </w:rPr>
        <w:t xml:space="preserve"> </w:t>
      </w:r>
      <w:r w:rsidRPr="000B7F0D">
        <w:rPr>
          <w:rFonts w:hint="eastAsia"/>
          <w:color w:val="E97132" w:themeColor="accent2"/>
        </w:rPr>
        <w:t>第</w:t>
      </w:r>
      <w:r w:rsidRPr="000B7F0D">
        <w:rPr>
          <w:rFonts w:hint="eastAsia"/>
          <w:color w:val="E97132" w:themeColor="accent2"/>
        </w:rPr>
        <w:t>14</w:t>
      </w:r>
      <w:r w:rsidRPr="000B7F0D">
        <w:rPr>
          <w:rFonts w:hint="eastAsia"/>
          <w:color w:val="E97132" w:themeColor="accent2"/>
        </w:rPr>
        <w:t>期</w:t>
      </w:r>
      <w:r w:rsidRPr="000B7F0D">
        <w:rPr>
          <w:rFonts w:hint="eastAsia"/>
          <w:color w:val="E97132" w:themeColor="accent2"/>
        </w:rPr>
        <w:t xml:space="preserve"> </w:t>
      </w:r>
      <w:r w:rsidRPr="000B7F0D">
        <w:rPr>
          <w:rFonts w:hint="eastAsia"/>
          <w:color w:val="E97132" w:themeColor="accent2"/>
        </w:rPr>
        <w:t>福田</w:t>
      </w:r>
      <w:r w:rsidRPr="000B7F0D">
        <w:rPr>
          <w:rFonts w:hint="eastAsia"/>
          <w:color w:val="E97132" w:themeColor="accent2"/>
        </w:rPr>
        <w:t xml:space="preserve"> </w:t>
      </w:r>
      <w:r w:rsidRPr="000B7F0D">
        <w:rPr>
          <w:color w:val="E97132" w:themeColor="accent2"/>
        </w:rPr>
        <w:t>“</w:t>
      </w:r>
      <w:r w:rsidRPr="000B7F0D">
        <w:rPr>
          <w:rFonts w:hint="eastAsia"/>
          <w:color w:val="E97132" w:themeColor="accent2"/>
        </w:rPr>
        <w:t xml:space="preserve">2000/12/1 </w:t>
      </w:r>
      <w:r w:rsidRPr="000B7F0D">
        <w:rPr>
          <w:rFonts w:hint="eastAsia"/>
          <w:color w:val="E97132" w:themeColor="accent2"/>
        </w:rPr>
        <w:t>正覺發願文</w:t>
      </w:r>
      <w:r w:rsidRPr="000B7F0D">
        <w:rPr>
          <w:color w:val="E97132" w:themeColor="accent2"/>
        </w:rPr>
        <w:t>”</w:t>
      </w:r>
      <w:r w:rsidRPr="000B7F0D">
        <w:rPr>
          <w:rFonts w:hint="eastAsia"/>
          <w:color w:val="E97132" w:themeColor="accent2"/>
        </w:rPr>
        <w:t>移來</w:t>
      </w:r>
    </w:p>
    <w:p w14:paraId="6A56E3EC" w14:textId="77777777" w:rsidR="00427E1A" w:rsidRDefault="00427E1A" w:rsidP="008C44F7">
      <w:pPr>
        <w:pStyle w:val="af6"/>
      </w:pPr>
      <w:r w:rsidRPr="00D95889">
        <w:rPr>
          <w:rFonts w:ascii="Songti TC" w:eastAsia="Songti TC" w:hAnsiTheme="minorHAnsi" w:cs="Songti TC" w:hint="eastAsia"/>
          <w:color w:val="E97132" w:themeColor="accent2"/>
          <w:sz w:val="24"/>
          <w:szCs w:val="24"/>
          <w:lang w:val="en-US" w:bidi="ar-SA"/>
        </w:rPr>
        <w:t>不確定〈正覺發願文〉是否需單列一則？</w:t>
      </w:r>
    </w:p>
  </w:comment>
  <w:comment w:id="834" w:author="yayang L" w:date="2025-06-23T18:25:00Z" w:initials="yL">
    <w:p w14:paraId="2272C102" w14:textId="77777777" w:rsidR="00427E1A" w:rsidRDefault="00427E1A" w:rsidP="008C44F7">
      <w:pPr>
        <w:pStyle w:val="af6"/>
      </w:pPr>
      <w:r>
        <w:rPr>
          <w:rStyle w:val="af5"/>
        </w:rPr>
        <w:annotationRef/>
      </w:r>
      <w:r>
        <w:rPr>
          <w:rFonts w:hint="eastAsia"/>
        </w:rPr>
        <w:t>先這樣就好。</w:t>
      </w:r>
    </w:p>
  </w:comment>
  <w:comment w:id="835" w:author="韓劍華" w:date="2025-06-26T00:31:00Z" w:initials="韓劍華">
    <w:p w14:paraId="27632F43" w14:textId="77777777" w:rsidR="00427E1A" w:rsidRDefault="00427E1A" w:rsidP="008C44F7">
      <w:pPr>
        <w:pStyle w:val="af6"/>
      </w:pPr>
      <w:r>
        <w:rPr>
          <w:rStyle w:val="af5"/>
        </w:rPr>
        <w:annotationRef/>
      </w:r>
      <w:r w:rsidRPr="003A14C8">
        <w:rPr>
          <w:rFonts w:hint="eastAsia"/>
          <w:color w:val="E97132" w:themeColor="accent2"/>
        </w:rPr>
        <w:t>OK</w:t>
      </w:r>
    </w:p>
  </w:comment>
  <w:comment w:id="898" w:author="駱淳渝" w:date="2026-01-25T20:22:00Z" w:initials="駱淳渝">
    <w:p w14:paraId="3A87AC56" w14:textId="77777777" w:rsidR="00427E1A" w:rsidRDefault="00427E1A" w:rsidP="00B22232">
      <w:pPr>
        <w:pStyle w:val="af6"/>
      </w:pPr>
      <w:r>
        <w:rPr>
          <w:rStyle w:val="af5"/>
        </w:rPr>
        <w:annotationRef/>
      </w:r>
      <w:r>
        <w:rPr>
          <w:rFonts w:hint="eastAsia"/>
        </w:rPr>
        <w:t>此小書剛出版就廣為流通，不知是否能有相關數據統計顯示是出版品中短時間內印製多刷等紀錄？</w:t>
      </w:r>
    </w:p>
    <w:p w14:paraId="0AC82A45" w14:textId="77777777" w:rsidR="00427E1A" w:rsidRDefault="00427E1A" w:rsidP="00B22232">
      <w:pPr>
        <w:pStyle w:val="af6"/>
      </w:pPr>
      <w:r>
        <w:rPr>
          <w:rFonts w:hint="eastAsia"/>
        </w:rPr>
        <w:t>呼應前述心經為家喻戶曉的經典，大眾極希望能了解真義。</w:t>
      </w:r>
    </w:p>
  </w:comment>
  <w:comment w:id="929" w:author="韓劍華" w:date="2025-10-27T23:08:00Z" w:initials="韓劍華">
    <w:p w14:paraId="551F86BF" w14:textId="77777777" w:rsidR="00427E1A" w:rsidRDefault="00427E1A">
      <w:pPr>
        <w:pStyle w:val="af6"/>
      </w:pPr>
      <w:r>
        <w:rPr>
          <w:rStyle w:val="af5"/>
        </w:rPr>
        <w:annotationRef/>
      </w:r>
      <w:r w:rsidRPr="00CE25A3">
        <w:rPr>
          <w:rFonts w:hint="eastAsia"/>
          <w:color w:val="E97132" w:themeColor="accent2"/>
        </w:rPr>
        <w:t>待確認：這是首次嗎？</w:t>
      </w:r>
    </w:p>
  </w:comment>
  <w:comment w:id="930" w:author="雅鴦" w:date="2025-11-07T12:15:00Z" w:initials="YY">
    <w:p w14:paraId="35813E3B" w14:textId="77777777" w:rsidR="00427E1A" w:rsidRDefault="00427E1A" w:rsidP="004C5AFD">
      <w:pPr>
        <w:pStyle w:val="af6"/>
      </w:pPr>
      <w:r>
        <w:rPr>
          <w:rStyle w:val="af5"/>
        </w:rPr>
        <w:annotationRef/>
      </w:r>
      <w:r>
        <w:rPr>
          <w:rFonts w:hint="eastAsia"/>
        </w:rPr>
        <w:t>目前無法確定。</w:t>
      </w:r>
    </w:p>
  </w:comment>
  <w:comment w:id="931" w:author="駱淳渝" w:date="2026-01-10T23:16:00Z" w:initials="駱淳渝">
    <w:p w14:paraId="1F55C03F" w14:textId="77777777" w:rsidR="00427E1A" w:rsidRDefault="00427E1A" w:rsidP="00604019">
      <w:pPr>
        <w:pStyle w:val="af6"/>
      </w:pPr>
      <w:r>
        <w:rPr>
          <w:rStyle w:val="af5"/>
        </w:rPr>
        <w:annotationRef/>
      </w:r>
      <w:r>
        <w:rPr>
          <w:rFonts w:hint="eastAsia"/>
        </w:rPr>
        <w:t>倘未能確定首次舉辦彌陀法會之日期，是否可以將此則大事調整為「確立常態性舉辦往生法會制度」等文字？</w:t>
      </w:r>
    </w:p>
  </w:comment>
  <w:comment w:id="940" w:author="駱淳渝" w:date="2025-07-29T07:46:00Z" w:initials="淳渝">
    <w:p w14:paraId="6A3B35F7" w14:textId="77777777" w:rsidR="00540BBB" w:rsidRDefault="00540BBB" w:rsidP="000107EE">
      <w:pPr>
        <w:pStyle w:val="af6"/>
      </w:pPr>
      <w:r>
        <w:rPr>
          <w:rStyle w:val="af5"/>
        </w:rPr>
        <w:annotationRef/>
      </w:r>
      <w:r>
        <w:rPr>
          <w:rFonts w:hint="eastAsia"/>
        </w:rPr>
        <w:t>建議濃縮為第三次法難，或再加入簡短介紹。</w:t>
      </w:r>
    </w:p>
  </w:comment>
  <w:comment w:id="952" w:author="韓劍華" w:date="2025-10-13T23:10:00Z" w:initials="韓劍華">
    <w:p w14:paraId="5026BF5E" w14:textId="77777777" w:rsidR="00540BBB" w:rsidRDefault="00540BBB" w:rsidP="00D708B9">
      <w:pPr>
        <w:pStyle w:val="af6"/>
      </w:pPr>
      <w:r>
        <w:rPr>
          <w:rStyle w:val="af5"/>
        </w:rPr>
        <w:annotationRef/>
      </w:r>
      <w:r w:rsidRPr="00EB0CF9">
        <w:rPr>
          <w:rFonts w:hint="eastAsia"/>
          <w:color w:val="E97132" w:themeColor="accent2"/>
        </w:rPr>
        <w:t>建議恢復作者名字</w:t>
      </w:r>
      <w:r w:rsidRPr="00EB0CF9">
        <w:rPr>
          <w:rFonts w:hint="eastAsia"/>
          <w:color w:val="E97132" w:themeColor="accent2"/>
        </w:rPr>
        <w:t>?</w:t>
      </w:r>
    </w:p>
  </w:comment>
  <w:comment w:id="953" w:author="雅鴦" w:date="2025-10-14T16:18:00Z" w:initials="YY">
    <w:p w14:paraId="79885263" w14:textId="77777777" w:rsidR="00540BBB" w:rsidRDefault="00540BBB" w:rsidP="00D708B9">
      <w:pPr>
        <w:pStyle w:val="af6"/>
      </w:pPr>
      <w:r>
        <w:rPr>
          <w:rStyle w:val="af5"/>
        </w:rPr>
        <w:annotationRef/>
      </w:r>
      <w:r>
        <w:rPr>
          <w:rFonts w:hint="eastAsia"/>
        </w:rPr>
        <w:t>贊同</w:t>
      </w:r>
    </w:p>
  </w:comment>
  <w:comment w:id="958" w:author="駱淳渝" w:date="2025-06-16T22:58:00Z" w:initials="淳渝">
    <w:p w14:paraId="007464FA" w14:textId="77777777" w:rsidR="00540BBB" w:rsidRDefault="00540BBB" w:rsidP="00A5379C">
      <w:pPr>
        <w:pStyle w:val="af6"/>
      </w:pPr>
      <w:r>
        <w:rPr>
          <w:rStyle w:val="af5"/>
        </w:rPr>
        <w:annotationRef/>
      </w:r>
      <w:r>
        <w:rPr>
          <w:rFonts w:hint="eastAsia"/>
        </w:rPr>
        <w:t>第</w:t>
      </w:r>
      <w:r>
        <w:rPr>
          <w:rFonts w:hint="eastAsia"/>
        </w:rPr>
        <w:t>14</w:t>
      </w:r>
      <w:r>
        <w:rPr>
          <w:rFonts w:hint="eastAsia"/>
        </w:rPr>
        <w:t>期建議新增：電子報初以聯繫學員情誼為目的徵稿寫小品，輔以網站文章轉載，後逐漸轉型為本會文章連載之重要平台，多篇系列文章皆集結成書出版。</w:t>
      </w:r>
    </w:p>
    <w:p w14:paraId="0C5287D1" w14:textId="77777777" w:rsidR="00540BBB" w:rsidRDefault="00540BBB" w:rsidP="00A5379C">
      <w:pPr>
        <w:pStyle w:val="af6"/>
      </w:pPr>
      <w:r>
        <w:rPr>
          <w:rFonts w:hint="eastAsia"/>
        </w:rPr>
        <w:t>資料來源：</w:t>
      </w:r>
      <w:r>
        <w:rPr>
          <w:rFonts w:hint="eastAsia"/>
        </w:rPr>
        <w:t>B03-P018(14</w:t>
      </w:r>
      <w:r>
        <w:rPr>
          <w:rFonts w:hint="eastAsia"/>
        </w:rPr>
        <w:t>期</w:t>
      </w:r>
      <w:r>
        <w:rPr>
          <w:rFonts w:hint="eastAsia"/>
        </w:rPr>
        <w:t>B03)</w:t>
      </w:r>
    </w:p>
  </w:comment>
  <w:comment w:id="959" w:author="韓劍華" w:date="2025-06-22T17:12:00Z" w:initials="韓劍華">
    <w:p w14:paraId="55310ADB" w14:textId="77777777" w:rsidR="00540BBB" w:rsidRDefault="00540BBB" w:rsidP="00A5379C">
      <w:pPr>
        <w:pStyle w:val="af6"/>
      </w:pPr>
      <w:r>
        <w:rPr>
          <w:rStyle w:val="af5"/>
        </w:rPr>
        <w:annotationRef/>
      </w:r>
      <w:r w:rsidRPr="00D95889">
        <w:rPr>
          <w:rFonts w:hint="eastAsia"/>
          <w:color w:val="E97132" w:themeColor="accent2"/>
        </w:rPr>
        <w:t>已增補，謝謝菩薩</w:t>
      </w:r>
    </w:p>
  </w:comment>
  <w:comment w:id="965" w:author="韓劍華" w:date="2025-06-23T16:54:00Z" w:initials="韓劍華">
    <w:p w14:paraId="62C757FF" w14:textId="77777777" w:rsidR="00540BBB" w:rsidRDefault="00540BBB" w:rsidP="004B13D2">
      <w:pPr>
        <w:pStyle w:val="af6"/>
        <w:rPr>
          <w:color w:val="E97132" w:themeColor="accent2"/>
        </w:rPr>
      </w:pPr>
      <w:r>
        <w:rPr>
          <w:rStyle w:val="af5"/>
        </w:rPr>
        <w:annotationRef/>
      </w:r>
      <w:r w:rsidRPr="00FF7873">
        <w:rPr>
          <w:rFonts w:hint="eastAsia"/>
          <w:color w:val="E97132" w:themeColor="accent2"/>
        </w:rPr>
        <w:t>2025</w:t>
      </w:r>
      <w:r w:rsidRPr="00FF7873">
        <w:rPr>
          <w:rFonts w:hint="eastAsia"/>
          <w:color w:val="E97132" w:themeColor="accent2"/>
        </w:rPr>
        <w:t>年春節後</w:t>
      </w:r>
      <w:r w:rsidRPr="00FF7873">
        <w:rPr>
          <w:rFonts w:hint="eastAsia"/>
          <w:color w:val="E97132" w:themeColor="accent2"/>
        </w:rPr>
        <w:t xml:space="preserve">, </w:t>
      </w:r>
      <w:r w:rsidRPr="00FF7873">
        <w:rPr>
          <w:rFonts w:hint="eastAsia"/>
          <w:color w:val="E97132" w:themeColor="accent2"/>
        </w:rPr>
        <w:t>已改為直播</w:t>
      </w:r>
      <w:r w:rsidRPr="00FF7873">
        <w:rPr>
          <w:rFonts w:hint="eastAsia"/>
          <w:color w:val="E97132" w:themeColor="accent2"/>
        </w:rPr>
        <w:t xml:space="preserve">; </w:t>
      </w:r>
    </w:p>
    <w:p w14:paraId="1487AF26" w14:textId="77777777" w:rsidR="00540BBB" w:rsidRDefault="00540BBB" w:rsidP="004B13D2">
      <w:pPr>
        <w:pStyle w:val="af6"/>
      </w:pPr>
      <w:r>
        <w:rPr>
          <w:rFonts w:hint="eastAsia"/>
          <w:color w:val="E97132" w:themeColor="accent2"/>
        </w:rPr>
        <w:t>行政</w:t>
      </w:r>
      <w:r>
        <w:rPr>
          <w:rFonts w:hint="eastAsia"/>
          <w:color w:val="E97132" w:themeColor="accent2"/>
        </w:rPr>
        <w:t xml:space="preserve"> </w:t>
      </w:r>
      <w:r>
        <w:rPr>
          <w:rFonts w:hint="eastAsia"/>
          <w:color w:val="E97132" w:themeColor="accent2"/>
        </w:rPr>
        <w:t>後</w:t>
      </w:r>
      <w:r w:rsidRPr="00FF7873">
        <w:rPr>
          <w:rFonts w:hint="eastAsia"/>
          <w:color w:val="E97132" w:themeColor="accent2"/>
        </w:rPr>
        <w:t>已單列一則</w:t>
      </w:r>
    </w:p>
  </w:comment>
  <w:comment w:id="981" w:author="雅鴦" w:date="2025-01-05T16:20:00Z" w:initials="YY">
    <w:p w14:paraId="50420DBC" w14:textId="77777777" w:rsidR="00540BBB" w:rsidRDefault="00540BBB" w:rsidP="003202DE">
      <w:pPr>
        <w:pStyle w:val="af6"/>
        <w:spacing w:line="240" w:lineRule="auto"/>
      </w:pPr>
      <w:r>
        <w:rPr>
          <w:rStyle w:val="af5"/>
        </w:rPr>
        <w:annotationRef/>
      </w:r>
      <w:r>
        <w:rPr>
          <w:rFonts w:hint="eastAsia"/>
        </w:rPr>
        <w:t>該法師於此次琅琊閣之亂已退轉。</w:t>
      </w:r>
    </w:p>
  </w:comment>
  <w:comment w:id="982" w:author="韓劍華" w:date="2025-04-07T14:28:00Z" w:initials="韓劍華">
    <w:p w14:paraId="1115D3D2" w14:textId="77777777" w:rsidR="00540BBB" w:rsidRDefault="00540BBB" w:rsidP="003202DE">
      <w:pPr>
        <w:pStyle w:val="af6"/>
        <w:spacing w:line="240" w:lineRule="auto"/>
      </w:pPr>
      <w:r>
        <w:rPr>
          <w:rStyle w:val="af5"/>
        </w:rPr>
        <w:annotationRef/>
      </w:r>
      <w:r>
        <w:rPr>
          <w:rFonts w:hint="eastAsia"/>
          <w:color w:val="ED7D31"/>
        </w:rPr>
        <w:t>末學敬悉</w:t>
      </w:r>
      <w:r>
        <w:rPr>
          <w:rFonts w:hint="eastAsia"/>
          <w:color w:val="ED7D31"/>
        </w:rPr>
        <w:t xml:space="preserve"> </w:t>
      </w:r>
      <w:r>
        <w:rPr>
          <w:rFonts w:hint="eastAsia"/>
          <w:color w:val="ED7D31"/>
        </w:rPr>
        <w:t>請示菩薩</w:t>
      </w:r>
      <w:r>
        <w:rPr>
          <w:rFonts w:hint="eastAsia"/>
          <w:color w:val="ED7D31"/>
        </w:rPr>
        <w:t>:</w:t>
      </w:r>
    </w:p>
    <w:p w14:paraId="0D6BCFB2" w14:textId="77777777" w:rsidR="00540BBB" w:rsidRDefault="00540BBB" w:rsidP="003202DE">
      <w:pPr>
        <w:pStyle w:val="af6"/>
        <w:spacing w:line="240" w:lineRule="auto"/>
      </w:pPr>
      <w:r>
        <w:rPr>
          <w:rFonts w:hint="eastAsia"/>
          <w:color w:val="ED7D31"/>
        </w:rPr>
        <w:t>退轉者書籍適合摘錄入大事紀嗎</w:t>
      </w:r>
      <w:r>
        <w:rPr>
          <w:rFonts w:hint="eastAsia"/>
          <w:color w:val="ED7D31"/>
        </w:rPr>
        <w:t>?</w:t>
      </w:r>
    </w:p>
  </w:comment>
  <w:comment w:id="983" w:author="yayang L" w:date="2025-06-23T18:27:00Z" w:initials="yL">
    <w:p w14:paraId="7C0BA02D" w14:textId="77777777" w:rsidR="00540BBB" w:rsidRDefault="00540BBB" w:rsidP="003202DE">
      <w:pPr>
        <w:pStyle w:val="af6"/>
      </w:pPr>
      <w:r>
        <w:rPr>
          <w:rStyle w:val="af5"/>
        </w:rPr>
        <w:annotationRef/>
      </w:r>
      <w:r>
        <w:rPr>
          <w:rFonts w:hint="eastAsia"/>
        </w:rPr>
        <w:t>暫先保留，靜候裁示。</w:t>
      </w:r>
    </w:p>
  </w:comment>
  <w:comment w:id="980" w:author="雅鴦" w:date="2025-01-07T23:20:00Z" w:initials="YY">
    <w:p w14:paraId="650CC73F" w14:textId="77777777" w:rsidR="00540BBB" w:rsidRDefault="00540BBB" w:rsidP="003202DE">
      <w:pPr>
        <w:pStyle w:val="af6"/>
        <w:spacing w:line="240" w:lineRule="auto"/>
      </w:pPr>
      <w:r>
        <w:rPr>
          <w:rStyle w:val="af5"/>
        </w:rPr>
        <w:annotationRef/>
      </w:r>
      <w:r>
        <w:rPr>
          <w:rFonts w:hint="eastAsia"/>
        </w:rPr>
        <w:t>先留著，由上位菩薩裁奪。</w:t>
      </w:r>
    </w:p>
  </w:comment>
  <w:comment w:id="979" w:author="雅鴦" w:date="2025-02-11T15:24:00Z" w:initials="YY">
    <w:p w14:paraId="3644A11E" w14:textId="77777777" w:rsidR="00540BBB" w:rsidRDefault="00540BBB" w:rsidP="003202DE">
      <w:pPr>
        <w:pStyle w:val="af6"/>
        <w:spacing w:line="240" w:lineRule="auto"/>
      </w:pPr>
      <w:r>
        <w:rPr>
          <w:rStyle w:val="af5"/>
        </w:rPr>
        <w:annotationRef/>
      </w:r>
      <w:r>
        <w:rPr>
          <w:rFonts w:hint="eastAsia"/>
        </w:rPr>
        <w:t>此註解請保留，好作請示。</w:t>
      </w:r>
    </w:p>
  </w:comment>
  <w:comment w:id="1003" w:author="雅鴦" w:date="2025-10-03T15:14:00Z" w:initials="YY">
    <w:p w14:paraId="1E87F4A1" w14:textId="14521D82" w:rsidR="00540BBB" w:rsidRDefault="00540BBB" w:rsidP="00456567">
      <w:pPr>
        <w:pStyle w:val="af6"/>
      </w:pPr>
      <w:r>
        <w:rPr>
          <w:rStyle w:val="af5"/>
        </w:rPr>
        <w:annotationRef/>
      </w:r>
      <w:r>
        <w:rPr>
          <w:rFonts w:hint="eastAsia"/>
        </w:rPr>
        <w:t>乍看之下以為一直連載，經查只登兩次，是否將「首度」刪除？</w:t>
      </w:r>
    </w:p>
  </w:comment>
  <w:comment w:id="1004" w:author="韓劍華" w:date="2025-10-03T18:16:00Z" w:initials="韓劍華">
    <w:p w14:paraId="60C09183" w14:textId="77777777" w:rsidR="00540BBB" w:rsidRDefault="00540BBB">
      <w:pPr>
        <w:pStyle w:val="af6"/>
      </w:pPr>
      <w:r>
        <w:rPr>
          <w:rStyle w:val="af5"/>
        </w:rPr>
        <w:annotationRef/>
      </w:r>
      <w:r w:rsidRPr="00781E70">
        <w:rPr>
          <w:rFonts w:hint="eastAsia"/>
          <w:color w:val="E97132" w:themeColor="accent2"/>
        </w:rPr>
        <w:t xml:space="preserve">OK, </w:t>
      </w:r>
      <w:r w:rsidRPr="00781E70">
        <w:rPr>
          <w:rFonts w:hint="eastAsia"/>
          <w:color w:val="E97132" w:themeColor="accent2"/>
        </w:rPr>
        <w:t>已刪除</w:t>
      </w:r>
    </w:p>
  </w:comment>
  <w:comment w:id="1001" w:author="韓劍華" w:date="2025-10-27T23:38:00Z" w:initials="韓劍華">
    <w:p w14:paraId="71CD2113" w14:textId="71A5DF8E" w:rsidR="00540BBB" w:rsidRDefault="00540BBB">
      <w:pPr>
        <w:pStyle w:val="af6"/>
      </w:pPr>
      <w:r>
        <w:rPr>
          <w:rStyle w:val="af5"/>
        </w:rPr>
        <w:annotationRef/>
      </w:r>
      <w:r w:rsidRPr="00647ED3">
        <w:rPr>
          <w:rFonts w:hint="eastAsia"/>
          <w:color w:val="E97132" w:themeColor="accent2"/>
        </w:rPr>
        <w:t>需要列入大事紀？</w:t>
      </w:r>
    </w:p>
  </w:comment>
  <w:comment w:id="1002" w:author="雅鴦" w:date="2025-11-07T12:33:00Z" w:initials="YY">
    <w:p w14:paraId="56B3231B" w14:textId="77777777" w:rsidR="00540BBB" w:rsidRDefault="00540BBB" w:rsidP="00FF32C7">
      <w:pPr>
        <w:pStyle w:val="af6"/>
      </w:pPr>
      <w:r>
        <w:rPr>
          <w:rStyle w:val="af5"/>
        </w:rPr>
        <w:annotationRef/>
      </w:r>
      <w:r>
        <w:rPr>
          <w:rFonts w:hint="eastAsia"/>
        </w:rPr>
        <w:t>十大外道之事當時是很大的事件，請先保留。</w:t>
      </w:r>
    </w:p>
  </w:comment>
  <w:comment w:id="1037" w:author="麗薇" w:date="2024-10-11T21:12:00Z" w:initials="LWS麗薇">
    <w:p w14:paraId="623CB5F0" w14:textId="77777777" w:rsidR="00540BBB" w:rsidRDefault="00540BBB" w:rsidP="0091303E">
      <w:pPr>
        <w:pStyle w:val="af6"/>
        <w:spacing w:line="240" w:lineRule="auto"/>
      </w:pPr>
      <w:r>
        <w:rPr>
          <w:rStyle w:val="af5"/>
        </w:rPr>
        <w:annotationRef/>
      </w:r>
      <w:r>
        <w:rPr>
          <w:rFonts w:hint="eastAsia"/>
        </w:rPr>
        <w:t>麗薇第十一期新增文字</w:t>
      </w:r>
    </w:p>
  </w:comment>
  <w:comment w:id="1046" w:author="韓劍華" w:date="2025-09-27T19:17:00Z" w:initials="韓劍華">
    <w:p w14:paraId="569B444D" w14:textId="4A866701" w:rsidR="00540BBB" w:rsidRPr="007F4A4C" w:rsidRDefault="00540BBB" w:rsidP="008125E3">
      <w:pPr>
        <w:pStyle w:val="af6"/>
        <w:rPr>
          <w:color w:val="E97132" w:themeColor="accent2"/>
        </w:rPr>
      </w:pPr>
      <w:r>
        <w:rPr>
          <w:rStyle w:val="af5"/>
        </w:rPr>
        <w:annotationRef/>
      </w:r>
      <w:r w:rsidRPr="007F4A4C">
        <w:rPr>
          <w:rFonts w:hint="eastAsia"/>
          <w:color w:val="E97132" w:themeColor="accent2"/>
        </w:rPr>
        <w:t>不確定出版影音</w:t>
      </w:r>
      <w:r w:rsidRPr="007F4A4C">
        <w:rPr>
          <w:rFonts w:hint="eastAsia"/>
          <w:color w:val="E97132" w:themeColor="accent2"/>
        </w:rPr>
        <w:t>CD</w:t>
      </w:r>
      <w:r w:rsidRPr="007F4A4C">
        <w:rPr>
          <w:rFonts w:hint="eastAsia"/>
          <w:color w:val="E97132" w:themeColor="accent2"/>
        </w:rPr>
        <w:t>是否一一列入大事紀</w:t>
      </w:r>
      <w:r w:rsidRPr="007F4A4C">
        <w:rPr>
          <w:rFonts w:hint="eastAsia"/>
          <w:color w:val="E97132" w:themeColor="accent2"/>
        </w:rPr>
        <w:t>?</w:t>
      </w:r>
    </w:p>
    <w:p w14:paraId="1D982587" w14:textId="77777777" w:rsidR="00540BBB" w:rsidRPr="007F4A4C" w:rsidRDefault="00540BBB" w:rsidP="008125E3">
      <w:pPr>
        <w:pStyle w:val="af6"/>
        <w:rPr>
          <w:color w:val="E97132" w:themeColor="accent2"/>
        </w:rPr>
      </w:pPr>
      <w:r w:rsidRPr="007F4A4C">
        <w:rPr>
          <w:rFonts w:hint="eastAsia"/>
          <w:color w:val="E97132" w:themeColor="accent2"/>
        </w:rPr>
        <w:t>或是</w:t>
      </w:r>
      <w:r>
        <w:rPr>
          <w:rFonts w:hint="eastAsia"/>
          <w:color w:val="E97132" w:themeColor="accent2"/>
        </w:rPr>
        <w:t>與第</w:t>
      </w:r>
      <w:r>
        <w:rPr>
          <w:rFonts w:hint="eastAsia"/>
          <w:color w:val="E97132" w:themeColor="accent2"/>
        </w:rPr>
        <w:t>55</w:t>
      </w:r>
      <w:r>
        <w:rPr>
          <w:rFonts w:hint="eastAsia"/>
          <w:color w:val="E97132" w:themeColor="accent2"/>
        </w:rPr>
        <w:t>、</w:t>
      </w:r>
      <w:r>
        <w:rPr>
          <w:rFonts w:hint="eastAsia"/>
          <w:color w:val="E97132" w:themeColor="accent2"/>
        </w:rPr>
        <w:t>62</w:t>
      </w:r>
      <w:r>
        <w:rPr>
          <w:rFonts w:hint="eastAsia"/>
          <w:color w:val="E97132" w:themeColor="accent2"/>
        </w:rPr>
        <w:t>則</w:t>
      </w:r>
      <w:r w:rsidRPr="007F4A4C">
        <w:rPr>
          <w:rFonts w:hint="eastAsia"/>
          <w:color w:val="E97132" w:themeColor="accent2"/>
        </w:rPr>
        <w:t>併為一則</w:t>
      </w:r>
      <w:r w:rsidRPr="007F4A4C">
        <w:rPr>
          <w:rFonts w:hint="eastAsia"/>
          <w:color w:val="E97132" w:themeColor="accent2"/>
        </w:rPr>
        <w:t>?</w:t>
      </w:r>
    </w:p>
  </w:comment>
  <w:comment w:id="1047" w:author="雅鴦" w:date="2025-10-13T15:57:00Z" w:initials="YY">
    <w:p w14:paraId="70E46091" w14:textId="77777777" w:rsidR="00540BBB" w:rsidRDefault="00540BBB" w:rsidP="008125E3">
      <w:pPr>
        <w:pStyle w:val="af6"/>
      </w:pPr>
      <w:r>
        <w:rPr>
          <w:rStyle w:val="af5"/>
        </w:rPr>
        <w:annotationRef/>
      </w:r>
      <w:r>
        <w:rPr>
          <w:rFonts w:hint="eastAsia"/>
        </w:rPr>
        <w:t>贊同，音樂</w:t>
      </w:r>
      <w:r>
        <w:rPr>
          <w:lang w:val="en-US"/>
        </w:rPr>
        <w:t>cd</w:t>
      </w:r>
      <w:r>
        <w:rPr>
          <w:rFonts w:hint="eastAsia"/>
        </w:rPr>
        <w:t>都併為一則。</w:t>
      </w:r>
    </w:p>
  </w:comment>
  <w:comment w:id="1048" w:author="韓劍華" w:date="2025-10-13T23:30:00Z" w:initials="韓劍華">
    <w:p w14:paraId="0459812F" w14:textId="77777777" w:rsidR="00540BBB" w:rsidRDefault="00540BBB" w:rsidP="008125E3">
      <w:pPr>
        <w:pStyle w:val="af6"/>
      </w:pPr>
      <w:r>
        <w:rPr>
          <w:rStyle w:val="af5"/>
        </w:rPr>
        <w:annotationRef/>
      </w:r>
      <w:r w:rsidRPr="00654B90">
        <w:rPr>
          <w:rFonts w:hint="eastAsia"/>
          <w:color w:val="E97132" w:themeColor="accent2"/>
        </w:rPr>
        <w:t>OK</w:t>
      </w:r>
      <w:r>
        <w:rPr>
          <w:rFonts w:hint="eastAsia"/>
          <w:color w:val="E97132" w:themeColor="accent2"/>
        </w:rPr>
        <w:t xml:space="preserve">, </w:t>
      </w:r>
      <w:r>
        <w:rPr>
          <w:rFonts w:hint="eastAsia"/>
          <w:color w:val="E97132" w:themeColor="accent2"/>
        </w:rPr>
        <w:t>已合併一則</w:t>
      </w:r>
      <w:r>
        <w:rPr>
          <w:rFonts w:hint="eastAsia"/>
          <w:color w:val="E97132" w:themeColor="accent2"/>
        </w:rPr>
        <w:t xml:space="preserve">, </w:t>
      </w:r>
    </w:p>
  </w:comment>
  <w:comment w:id="1085" w:author="treeter chang" w:date="2025-06-11T10:16:00Z" w:initials="tc">
    <w:p w14:paraId="262983F6" w14:textId="77777777" w:rsidR="00540BBB" w:rsidRDefault="00540BBB" w:rsidP="00A35314">
      <w:pPr>
        <w:pStyle w:val="af6"/>
      </w:pPr>
      <w:r>
        <w:rPr>
          <w:rStyle w:val="af5"/>
        </w:rPr>
        <w:annotationRef/>
      </w:r>
      <w:r>
        <w:rPr>
          <w:rFonts w:hint="eastAsia"/>
        </w:rPr>
        <w:t>淑滿</w:t>
      </w:r>
      <w:r>
        <w:rPr>
          <w:rFonts w:hint="eastAsia"/>
        </w:rPr>
        <w:t>14</w:t>
      </w:r>
      <w:r>
        <w:rPr>
          <w:rFonts w:hint="eastAsia"/>
        </w:rPr>
        <w:t>期</w:t>
      </w:r>
      <w:r>
        <w:rPr>
          <w:rFonts w:hint="eastAsia"/>
        </w:rPr>
        <w:t>A02</w:t>
      </w:r>
      <w:r>
        <w:rPr>
          <w:rFonts w:hint="eastAsia"/>
        </w:rPr>
        <w:t>序號</w:t>
      </w:r>
      <w:r>
        <w:rPr>
          <w:rFonts w:hint="eastAsia"/>
        </w:rPr>
        <w:t>63</w:t>
      </w:r>
      <w:r>
        <w:rPr>
          <w:rFonts w:hint="eastAsia"/>
        </w:rPr>
        <w:t>則資料新增</w:t>
      </w:r>
    </w:p>
  </w:comment>
  <w:comment w:id="1086" w:author="韓劍華" w:date="2025-06-23T19:26:00Z" w:initials="韓劍華">
    <w:p w14:paraId="21B8376E" w14:textId="77777777" w:rsidR="00540BBB" w:rsidRDefault="00540BBB" w:rsidP="00A35314">
      <w:pPr>
        <w:pStyle w:val="af6"/>
      </w:pPr>
      <w:r>
        <w:rPr>
          <w:rStyle w:val="af5"/>
        </w:rPr>
        <w:annotationRef/>
      </w:r>
      <w:r>
        <w:rPr>
          <w:rFonts w:hint="eastAsia"/>
        </w:rPr>
        <w:t>原文如下</w:t>
      </w:r>
      <w:r>
        <w:rPr>
          <w:rFonts w:hint="eastAsia"/>
        </w:rPr>
        <w:t>:</w:t>
      </w:r>
    </w:p>
    <w:p w14:paraId="3333403E" w14:textId="77777777" w:rsidR="00540BBB" w:rsidRDefault="00540BBB" w:rsidP="00A35314">
      <w:pPr>
        <w:pStyle w:val="af6"/>
      </w:pPr>
      <w:r>
        <w:rPr>
          <w:rFonts w:hint="eastAsia"/>
        </w:rPr>
        <w:t>(</w:t>
      </w:r>
      <w:r>
        <w:rPr>
          <w:rFonts w:hint="eastAsia"/>
        </w:rPr>
        <w:t>二</w:t>
      </w:r>
      <w:r>
        <w:rPr>
          <w:rFonts w:hint="eastAsia"/>
        </w:rPr>
        <w:t>)</w:t>
      </w:r>
      <w:r>
        <w:rPr>
          <w:rFonts w:hint="eastAsia"/>
        </w:rPr>
        <w:t>基金會主要的工作目標：</w:t>
      </w:r>
    </w:p>
    <w:p w14:paraId="503456BA" w14:textId="77777777" w:rsidR="00540BBB" w:rsidRDefault="00540BBB" w:rsidP="00A35314">
      <w:pPr>
        <w:pStyle w:val="af6"/>
      </w:pPr>
      <w:r>
        <w:rPr>
          <w:rFonts w:hint="eastAsia"/>
        </w:rPr>
        <w:t>基金會工作的主要目標就是</w:t>
      </w:r>
      <w:r w:rsidRPr="0004786E">
        <w:rPr>
          <w:rFonts w:hint="eastAsia"/>
          <w:color w:val="E97132" w:themeColor="accent2"/>
        </w:rPr>
        <w:t>生命教育</w:t>
      </w:r>
      <w:r>
        <w:rPr>
          <w:rFonts w:hint="eastAsia"/>
        </w:rPr>
        <w:t>，用這個角度</w:t>
      </w:r>
      <w:r w:rsidRPr="0004786E">
        <w:rPr>
          <w:rFonts w:hint="eastAsia"/>
          <w:color w:val="E97132" w:themeColor="accent2"/>
        </w:rPr>
        <w:t>切入各校園</w:t>
      </w:r>
      <w:r>
        <w:rPr>
          <w:rFonts w:hint="eastAsia"/>
        </w:rPr>
        <w:t>，並且將學術性的著作以正覺教育基金會發行，正覺學報即以正覺教育基金會的名義出版。</w:t>
      </w:r>
    </w:p>
  </w:comment>
  <w:comment w:id="1087" w:author="雅鴦" w:date="2025-06-28T11:42:00Z" w:initials="YY">
    <w:p w14:paraId="02EFED00" w14:textId="77777777" w:rsidR="00540BBB" w:rsidRDefault="00540BBB" w:rsidP="00A35314">
      <w:pPr>
        <w:pStyle w:val="af6"/>
      </w:pPr>
      <w:r>
        <w:rPr>
          <w:rStyle w:val="af5"/>
        </w:rPr>
        <w:annotationRef/>
      </w:r>
      <w:r>
        <w:rPr>
          <w:rFonts w:hint="eastAsia"/>
        </w:rPr>
        <w:t>反藍處建議刪除，因「出版學報」一則寫很多了。</w:t>
      </w:r>
    </w:p>
  </w:comment>
  <w:comment w:id="1088" w:author="韓劍華" w:date="2025-06-29T23:00:00Z" w:initials="韓劍華">
    <w:p w14:paraId="4963BACB" w14:textId="77777777" w:rsidR="00540BBB" w:rsidRDefault="00540BBB" w:rsidP="00A35314">
      <w:pPr>
        <w:pStyle w:val="af6"/>
      </w:pPr>
      <w:r>
        <w:rPr>
          <w:rStyle w:val="af5"/>
        </w:rPr>
        <w:annotationRef/>
      </w:r>
      <w:r w:rsidRPr="000A6315">
        <w:rPr>
          <w:rFonts w:hint="eastAsia"/>
          <w:color w:val="E97132" w:themeColor="accent2"/>
        </w:rPr>
        <w:t xml:space="preserve">OK, </w:t>
      </w:r>
      <w:r w:rsidRPr="000A6315">
        <w:rPr>
          <w:rFonts w:hint="eastAsia"/>
          <w:color w:val="E97132" w:themeColor="accent2"/>
        </w:rPr>
        <w:t>已刪除</w:t>
      </w:r>
    </w:p>
  </w:comment>
  <w:comment w:id="1097" w:author="韓劍華" w:date="2025-12-22T23:54:00Z" w:initials="韓劍華">
    <w:p w14:paraId="2E871F7B" w14:textId="3B329FB1" w:rsidR="00540BBB" w:rsidRDefault="00540BBB">
      <w:pPr>
        <w:pStyle w:val="af6"/>
      </w:pPr>
      <w:r>
        <w:rPr>
          <w:rStyle w:val="af5"/>
        </w:rPr>
        <w:annotationRef/>
      </w:r>
      <w:r>
        <w:rPr>
          <w:rFonts w:hint="eastAsia"/>
        </w:rPr>
        <w:t>一般口袋書，併入本則</w:t>
      </w:r>
    </w:p>
  </w:comment>
  <w:comment w:id="1100" w:author="韓劍華" w:date="2025-10-14T14:33:00Z" w:initials="韓劍華">
    <w:p w14:paraId="0DC816A8" w14:textId="77777777" w:rsidR="00540BBB" w:rsidRDefault="00540BBB" w:rsidP="00731306">
      <w:pPr>
        <w:pStyle w:val="af6"/>
      </w:pPr>
      <w:r>
        <w:rPr>
          <w:rStyle w:val="af5"/>
        </w:rPr>
        <w:annotationRef/>
      </w:r>
      <w:r>
        <w:rPr>
          <w:rFonts w:hint="eastAsia"/>
          <w:color w:val="E97132"/>
        </w:rPr>
        <w:t>目前查到的日期是</w:t>
      </w:r>
      <w:r>
        <w:rPr>
          <w:rFonts w:hint="eastAsia"/>
          <w:color w:val="E97132"/>
        </w:rPr>
        <w:t xml:space="preserve"> </w:t>
      </w:r>
      <w:r>
        <w:rPr>
          <w:rFonts w:hint="eastAsia"/>
          <w:color w:val="E97132"/>
        </w:rPr>
        <w:t>初版二刷</w:t>
      </w:r>
      <w:r>
        <w:rPr>
          <w:rFonts w:hint="eastAsia"/>
          <w:color w:val="E97132"/>
        </w:rPr>
        <w:t>(</w:t>
      </w:r>
      <w:r>
        <w:rPr>
          <w:rFonts w:hint="eastAsia"/>
          <w:color w:val="E97132"/>
        </w:rPr>
        <w:t>紙版</w:t>
      </w:r>
      <w:r>
        <w:rPr>
          <w:rFonts w:hint="eastAsia"/>
          <w:color w:val="E97132"/>
        </w:rPr>
        <w:t>)</w:t>
      </w:r>
    </w:p>
  </w:comment>
  <w:comment w:id="1101" w:author="雅鴦" w:date="2025-10-14T23:05:00Z" w:initials="YY">
    <w:p w14:paraId="5019DA76" w14:textId="722AC9B2" w:rsidR="00540BBB" w:rsidRDefault="00540BBB" w:rsidP="002C0D35">
      <w:pPr>
        <w:pStyle w:val="af6"/>
      </w:pPr>
      <w:r>
        <w:rPr>
          <w:rStyle w:val="af5"/>
        </w:rPr>
        <w:annotationRef/>
      </w:r>
      <w:r>
        <w:rPr>
          <w:rFonts w:hint="eastAsia"/>
        </w:rPr>
        <w:t>出版品總表寫</w:t>
      </w:r>
      <w:r>
        <w:rPr>
          <w:lang w:val="en-US"/>
        </w:rPr>
        <w:t>2016/7</w:t>
      </w:r>
      <w:r>
        <w:rPr>
          <w:rFonts w:hint="eastAsia"/>
        </w:rPr>
        <w:t>是初版首刷，建議再確認</w:t>
      </w:r>
    </w:p>
  </w:comment>
  <w:comment w:id="1106" w:author="韓劍華" w:date="2025-12-27T22:20:00Z" w:initials="韓劍華">
    <w:p w14:paraId="2012CEBE" w14:textId="066B9975" w:rsidR="00540BBB" w:rsidRDefault="00540BBB">
      <w:pPr>
        <w:pStyle w:val="af6"/>
      </w:pPr>
      <w:r>
        <w:rPr>
          <w:rStyle w:val="af5"/>
        </w:rPr>
        <w:annotationRef/>
      </w:r>
      <w:r>
        <w:rPr>
          <w:rFonts w:hint="eastAsia"/>
        </w:rPr>
        <w:t>俟有新出書進度再補充內容</w:t>
      </w:r>
    </w:p>
  </w:comment>
  <w:comment w:id="1112" w:author="韓劍華" w:date="2025-09-21T22:05:00Z" w:initials="韓劍華">
    <w:p w14:paraId="1F3606D5" w14:textId="77777777" w:rsidR="00540BBB" w:rsidRDefault="00540BBB" w:rsidP="00FA4FBA">
      <w:pPr>
        <w:pStyle w:val="af6"/>
      </w:pPr>
      <w:r>
        <w:rPr>
          <w:rStyle w:val="af5"/>
        </w:rPr>
        <w:annotationRef/>
      </w:r>
      <w:r>
        <w:rPr>
          <w:rFonts w:hint="eastAsia"/>
          <w:color w:val="E97132"/>
        </w:rPr>
        <w:t>不確定本則是否適合納入大事紀？</w:t>
      </w:r>
    </w:p>
  </w:comment>
  <w:comment w:id="1113" w:author="雅鴦" w:date="2025-10-03T15:21:00Z" w:initials="YY">
    <w:p w14:paraId="76B0DA7D" w14:textId="77777777" w:rsidR="00540BBB" w:rsidRDefault="00540BBB" w:rsidP="00FA4FBA">
      <w:pPr>
        <w:pStyle w:val="af6"/>
      </w:pPr>
      <w:r>
        <w:rPr>
          <w:rStyle w:val="af5"/>
        </w:rPr>
        <w:annotationRef/>
      </w:r>
      <w:r>
        <w:rPr>
          <w:rFonts w:hint="eastAsia"/>
        </w:rPr>
        <w:t>建議移至祖師堂安座法會那則。</w:t>
      </w:r>
    </w:p>
  </w:comment>
  <w:comment w:id="1121" w:author="雅鴦" w:date="2025-10-13T21:15:00Z" w:initials="YY">
    <w:p w14:paraId="2A8A88D9" w14:textId="77777777" w:rsidR="00540BBB" w:rsidRDefault="00540BBB" w:rsidP="002B07BD">
      <w:pPr>
        <w:pStyle w:val="af6"/>
      </w:pPr>
      <w:r>
        <w:rPr>
          <w:rStyle w:val="af5"/>
        </w:rPr>
        <w:annotationRef/>
      </w:r>
      <w:r>
        <w:rPr>
          <w:rFonts w:hint="eastAsia"/>
        </w:rPr>
        <w:t>請菩薩將學報創刊因緣簡短列出。</w:t>
      </w:r>
    </w:p>
  </w:comment>
  <w:comment w:id="1122" w:author="韓劍華" w:date="2025-10-13T23:44:00Z" w:initials="韓劍華">
    <w:p w14:paraId="1FB0C241" w14:textId="77777777" w:rsidR="00540BBB" w:rsidRPr="00371C4D" w:rsidRDefault="00540BBB" w:rsidP="002B07BD">
      <w:pPr>
        <w:pStyle w:val="af6"/>
        <w:rPr>
          <w:color w:val="E97132" w:themeColor="accent2"/>
        </w:rPr>
      </w:pPr>
      <w:r>
        <w:rPr>
          <w:rStyle w:val="af5"/>
        </w:rPr>
        <w:annotationRef/>
      </w:r>
      <w:r w:rsidRPr="006C1FFB">
        <w:rPr>
          <w:rStyle w:val="af5"/>
          <w:color w:val="E97132" w:themeColor="accent2"/>
        </w:rPr>
        <w:t>O</w:t>
      </w:r>
      <w:r w:rsidRPr="006C1FFB">
        <w:rPr>
          <w:rStyle w:val="af5"/>
          <w:rFonts w:hint="eastAsia"/>
          <w:color w:val="E97132" w:themeColor="accent2"/>
        </w:rPr>
        <w:t xml:space="preserve">K, </w:t>
      </w:r>
      <w:r w:rsidRPr="006C1FFB">
        <w:rPr>
          <w:rStyle w:val="af5"/>
          <w:rFonts w:hint="eastAsia"/>
          <w:color w:val="E97132" w:themeColor="accent2"/>
        </w:rPr>
        <w:t>已修訂</w:t>
      </w:r>
    </w:p>
  </w:comment>
  <w:comment w:id="1131" w:author="雅鴦" w:date="2025-11-07T14:50:00Z" w:initials="YY">
    <w:p w14:paraId="6E4258D3" w14:textId="77777777" w:rsidR="00540BBB" w:rsidRDefault="00540BBB" w:rsidP="00901597">
      <w:pPr>
        <w:pStyle w:val="af6"/>
      </w:pPr>
      <w:r>
        <w:rPr>
          <w:rStyle w:val="af5"/>
        </w:rPr>
        <w:annotationRef/>
      </w:r>
      <w:r>
        <w:rPr>
          <w:rFonts w:hint="eastAsia"/>
        </w:rPr>
        <w:t>此則刪除，包含</w:t>
      </w:r>
      <w:r>
        <w:rPr>
          <w:rFonts w:hint="eastAsia"/>
        </w:rPr>
        <w:t>led</w:t>
      </w:r>
      <w:r>
        <w:rPr>
          <w:rFonts w:hint="eastAsia"/>
        </w:rPr>
        <w:t>燈、真心新聞網、發破密</w:t>
      </w:r>
      <w:r>
        <w:rPr>
          <w:rFonts w:hint="eastAsia"/>
        </w:rPr>
        <w:t>dm</w:t>
      </w:r>
      <w:r>
        <w:rPr>
          <w:rFonts w:hint="eastAsia"/>
        </w:rPr>
        <w:t>這三項破密行動一起放至「破密布條」那則。</w:t>
      </w:r>
    </w:p>
  </w:comment>
  <w:comment w:id="1132" w:author="韓劍華" w:date="2025-12-23T00:30:00Z" w:initials="韓劍華">
    <w:p w14:paraId="1B997F47" w14:textId="0FFC68EA" w:rsidR="00540BBB" w:rsidRDefault="00540BBB">
      <w:pPr>
        <w:pStyle w:val="af6"/>
      </w:pPr>
      <w:r>
        <w:rPr>
          <w:rStyle w:val="af5"/>
        </w:rPr>
        <w:annotationRef/>
      </w:r>
      <w:r>
        <w:rPr>
          <w:rFonts w:hint="eastAsia"/>
        </w:rPr>
        <w:t>1</w:t>
      </w:r>
      <w:r>
        <w:rPr>
          <w:rFonts w:hint="eastAsia"/>
        </w:rPr>
        <w:t>不確定是否要刪除本則：「啟動破密系列活動」？</w:t>
      </w:r>
    </w:p>
    <w:p w14:paraId="3B8A3F97" w14:textId="605E00E3" w:rsidR="00540BBB" w:rsidRDefault="00540BBB">
      <w:pPr>
        <w:pStyle w:val="af6"/>
      </w:pPr>
      <w:r>
        <w:rPr>
          <w:rFonts w:hint="eastAsia"/>
        </w:rPr>
        <w:t xml:space="preserve">2 </w:t>
      </w:r>
      <w:r>
        <w:rPr>
          <w:rFonts w:hint="eastAsia"/>
        </w:rPr>
        <w:t>「</w:t>
      </w:r>
      <w:r>
        <w:rPr>
          <w:rFonts w:hint="eastAsia"/>
        </w:rPr>
        <w:t>led</w:t>
      </w:r>
      <w:r>
        <w:rPr>
          <w:rFonts w:hint="eastAsia"/>
        </w:rPr>
        <w:t>燈、真心新聞網、發破密</w:t>
      </w:r>
      <w:r>
        <w:rPr>
          <w:rFonts w:hint="eastAsia"/>
        </w:rPr>
        <w:t>dm</w:t>
      </w:r>
      <w:r>
        <w:rPr>
          <w:rFonts w:hint="eastAsia"/>
        </w:rPr>
        <w:t>這三項破密行動</w:t>
      </w:r>
      <w:r>
        <w:rPr>
          <w:rFonts w:hint="eastAsia"/>
        </w:rPr>
        <w:t xml:space="preserve"> </w:t>
      </w:r>
      <w:r>
        <w:rPr>
          <w:rFonts w:hint="eastAsia"/>
        </w:rPr>
        <w:t>一起放至「破密布條」那則」。</w:t>
      </w:r>
    </w:p>
    <w:p w14:paraId="38F702A8" w14:textId="579F1E04" w:rsidR="00540BBB" w:rsidRDefault="00540BBB">
      <w:pPr>
        <w:pStyle w:val="af6"/>
      </w:pPr>
      <w:r>
        <w:rPr>
          <w:rFonts w:hint="eastAsia"/>
        </w:rPr>
        <w:t>不知「破密布條」是哪一則</w:t>
      </w:r>
      <w:r>
        <w:rPr>
          <w:rFonts w:hint="eastAsia"/>
        </w:rPr>
        <w:t>?</w:t>
      </w:r>
    </w:p>
  </w:comment>
  <w:comment w:id="1133" w:author="雅鴦" w:date="2025-12-30T10:21:00Z" w:initials="YY">
    <w:p w14:paraId="2ADB631A" w14:textId="77777777" w:rsidR="00540BBB" w:rsidRDefault="00540BBB" w:rsidP="00F753FD">
      <w:pPr>
        <w:pStyle w:val="af6"/>
      </w:pPr>
      <w:r>
        <w:rPr>
          <w:rStyle w:val="af5"/>
        </w:rPr>
        <w:annotationRef/>
      </w:r>
      <w:r>
        <w:rPr>
          <w:rFonts w:hint="eastAsia"/>
        </w:rPr>
        <w:t>因現在許多事都獨立出來，且破密系列活動的重要性遠大於內明共修會的成立，故此則拆開來寫，建議如下</w:t>
      </w:r>
      <w:r>
        <w:rPr>
          <w:lang w:val="en-US"/>
        </w:rPr>
        <w:t>:</w:t>
      </w:r>
    </w:p>
    <w:p w14:paraId="3D759970" w14:textId="77777777" w:rsidR="00540BBB" w:rsidRDefault="00540BBB" w:rsidP="00F753FD">
      <w:pPr>
        <w:pStyle w:val="af6"/>
      </w:pPr>
      <w:r>
        <w:rPr>
          <w:rFonts w:hint="eastAsia"/>
        </w:rPr>
        <w:t>1.2008</w:t>
      </w:r>
      <w:r>
        <w:rPr>
          <w:rFonts w:hint="eastAsia"/>
        </w:rPr>
        <w:t>年發</w:t>
      </w:r>
      <w:r>
        <w:rPr>
          <w:rFonts w:hint="eastAsia"/>
        </w:rPr>
        <w:t>dm</w:t>
      </w:r>
      <w:r>
        <w:rPr>
          <w:rFonts w:hint="eastAsia"/>
        </w:rPr>
        <w:t>一事主事老師建議不要列在大事紀，</w:t>
      </w:r>
      <w:r>
        <w:rPr>
          <w:rFonts w:hint="eastAsia"/>
        </w:rPr>
        <w:t xml:space="preserve"> </w:t>
      </w:r>
      <w:r>
        <w:rPr>
          <w:rFonts w:hint="eastAsia"/>
        </w:rPr>
        <w:t>故第一段的內容可以放至八八風災那則，因講堂官版的第一份破密文宣就是從八八風災而來，如最後一頁附圖。</w:t>
      </w:r>
    </w:p>
    <w:p w14:paraId="638C31FB" w14:textId="77777777" w:rsidR="00540BBB" w:rsidRDefault="00540BBB" w:rsidP="00F753FD">
      <w:pPr>
        <w:pStyle w:val="af6"/>
      </w:pPr>
      <w:r>
        <w:rPr>
          <w:rFonts w:hint="eastAsia"/>
        </w:rPr>
        <w:t>2.</w:t>
      </w:r>
      <w:r>
        <w:rPr>
          <w:rFonts w:hint="eastAsia"/>
        </w:rPr>
        <w:t>布條和</w:t>
      </w:r>
      <w:r>
        <w:rPr>
          <w:rFonts w:hint="eastAsia"/>
        </w:rPr>
        <w:t>led</w:t>
      </w:r>
      <w:r>
        <w:rPr>
          <w:rFonts w:hint="eastAsia"/>
        </w:rPr>
        <w:t>一起</w:t>
      </w:r>
    </w:p>
    <w:p w14:paraId="1466514A" w14:textId="77777777" w:rsidR="00540BBB" w:rsidRDefault="00540BBB" w:rsidP="00F753FD">
      <w:pPr>
        <w:pStyle w:val="af6"/>
      </w:pPr>
      <w:r>
        <w:rPr>
          <w:rFonts w:hint="eastAsia"/>
        </w:rPr>
        <w:t>3.</w:t>
      </w:r>
      <w:r>
        <w:rPr>
          <w:rFonts w:hint="eastAsia"/>
        </w:rPr>
        <w:t>四大報登報</w:t>
      </w:r>
      <w:r>
        <w:rPr>
          <w:rFonts w:hint="eastAsia"/>
        </w:rPr>
        <w:t>+</w:t>
      </w:r>
      <w:r>
        <w:rPr>
          <w:rFonts w:hint="eastAsia"/>
        </w:rPr>
        <w:t>解密快報</w:t>
      </w:r>
    </w:p>
    <w:p w14:paraId="68A82C38" w14:textId="77777777" w:rsidR="00540BBB" w:rsidRDefault="00540BBB" w:rsidP="00F753FD">
      <w:pPr>
        <w:pStyle w:val="af6"/>
      </w:pPr>
      <w:r>
        <w:rPr>
          <w:rFonts w:hint="eastAsia"/>
        </w:rPr>
        <w:t>4.</w:t>
      </w:r>
      <w:r>
        <w:rPr>
          <w:rFonts w:hint="eastAsia"/>
        </w:rPr>
        <w:t>真心新聞網</w:t>
      </w:r>
      <w:r>
        <w:rPr>
          <w:rFonts w:hint="eastAsia"/>
        </w:rPr>
        <w:t xml:space="preserve">                      </w:t>
      </w:r>
    </w:p>
  </w:comment>
  <w:comment w:id="1146" w:author="treeter chang" w:date="2025-06-11T16:43:00Z" w:initials="tc">
    <w:p w14:paraId="49608FEF" w14:textId="77819A3B" w:rsidR="00540BBB" w:rsidRDefault="00540BBB">
      <w:pPr>
        <w:pStyle w:val="af6"/>
      </w:pPr>
      <w:r>
        <w:rPr>
          <w:rStyle w:val="af5"/>
        </w:rPr>
        <w:annotationRef/>
      </w:r>
      <w:r>
        <w:rPr>
          <w:rFonts w:hint="eastAsia"/>
        </w:rPr>
        <w:t>淑滿</w:t>
      </w:r>
      <w:r>
        <w:rPr>
          <w:rFonts w:hint="eastAsia"/>
        </w:rPr>
        <w:t>14</w:t>
      </w:r>
      <w:r>
        <w:rPr>
          <w:rFonts w:hint="eastAsia"/>
        </w:rPr>
        <w:t>期</w:t>
      </w:r>
      <w:r>
        <w:rPr>
          <w:rFonts w:hint="eastAsia"/>
        </w:rPr>
        <w:t>A10</w:t>
      </w:r>
      <w:r>
        <w:rPr>
          <w:rFonts w:hint="eastAsia"/>
        </w:rPr>
        <w:t>第</w:t>
      </w:r>
      <w:r>
        <w:rPr>
          <w:rFonts w:hint="eastAsia"/>
        </w:rPr>
        <w:t>75.</w:t>
      </w:r>
      <w:r>
        <w:rPr>
          <w:rFonts w:hint="eastAsia"/>
        </w:rPr>
        <w:t>則資料</w:t>
      </w:r>
    </w:p>
  </w:comment>
  <w:comment w:id="1147" w:author="韓劍華" w:date="2025-06-22T23:57:00Z" w:initials="韓劍華">
    <w:p w14:paraId="187EAF33" w14:textId="77777777" w:rsidR="00540BBB" w:rsidRDefault="00540BBB">
      <w:pPr>
        <w:pStyle w:val="af6"/>
      </w:pPr>
      <w:r>
        <w:rPr>
          <w:rStyle w:val="af5"/>
        </w:rPr>
        <w:annotationRef/>
      </w:r>
      <w:r w:rsidRPr="00F61F12">
        <w:rPr>
          <w:rFonts w:hint="eastAsia"/>
          <w:color w:val="E97132" w:themeColor="accent2"/>
        </w:rPr>
        <w:t>不確定</w:t>
      </w:r>
      <w:r>
        <w:rPr>
          <w:rFonts w:hint="eastAsia"/>
          <w:color w:val="E97132" w:themeColor="accent2"/>
        </w:rPr>
        <w:t>＂</w:t>
      </w:r>
      <w:r w:rsidRPr="00F61F12">
        <w:rPr>
          <w:rFonts w:hint="eastAsia"/>
          <w:color w:val="E97132" w:themeColor="accent2"/>
        </w:rPr>
        <w:t>破密文宣發送到大陸</w:t>
      </w:r>
      <w:r>
        <w:rPr>
          <w:rFonts w:hint="eastAsia"/>
          <w:color w:val="E97132" w:themeColor="accent2"/>
        </w:rPr>
        <w:t>＂</w:t>
      </w:r>
      <w:r>
        <w:rPr>
          <w:rFonts w:hint="eastAsia"/>
          <w:color w:val="E97132" w:themeColor="accent2"/>
        </w:rPr>
        <w:t xml:space="preserve"> </w:t>
      </w:r>
      <w:r>
        <w:rPr>
          <w:rFonts w:hint="eastAsia"/>
          <w:color w:val="E97132" w:themeColor="accent2"/>
        </w:rPr>
        <w:t>載入大事紀</w:t>
      </w:r>
      <w:r w:rsidRPr="00F61F12">
        <w:rPr>
          <w:rFonts w:hint="eastAsia"/>
          <w:color w:val="E97132" w:themeColor="accent2"/>
        </w:rPr>
        <w:t>是否適合？</w:t>
      </w:r>
    </w:p>
  </w:comment>
  <w:comment w:id="1148" w:author="雅鴦" w:date="2025-06-28T11:45:00Z" w:initials="YY">
    <w:p w14:paraId="4F13F62B" w14:textId="77777777" w:rsidR="00540BBB" w:rsidRDefault="00540BBB" w:rsidP="00FE554A">
      <w:pPr>
        <w:pStyle w:val="af6"/>
      </w:pPr>
      <w:r>
        <w:rPr>
          <w:rStyle w:val="af5"/>
        </w:rPr>
        <w:annotationRef/>
      </w:r>
      <w:r>
        <w:rPr>
          <w:rFonts w:hint="eastAsia"/>
        </w:rPr>
        <w:t>這句以後再收到大陸弘法專論中</w:t>
      </w:r>
    </w:p>
  </w:comment>
  <w:comment w:id="1149" w:author="韓劍華" w:date="2025-06-29T23:03:00Z" w:initials="韓劍華">
    <w:p w14:paraId="4BD7A3C4" w14:textId="77777777" w:rsidR="00540BBB" w:rsidRDefault="00540BBB">
      <w:pPr>
        <w:pStyle w:val="af6"/>
      </w:pPr>
      <w:r>
        <w:rPr>
          <w:rStyle w:val="af5"/>
        </w:rPr>
        <w:annotationRef/>
      </w:r>
      <w:r w:rsidRPr="000A6315">
        <w:rPr>
          <w:rFonts w:hint="eastAsia"/>
          <w:color w:val="E97132" w:themeColor="accent2"/>
        </w:rPr>
        <w:t>OK,</w:t>
      </w:r>
    </w:p>
  </w:comment>
  <w:comment w:id="1168" w:author="韓劍華" w:date="2025-12-20T23:29:00Z" w:initials="韓劍華">
    <w:p w14:paraId="63D106B7" w14:textId="2E885DB1" w:rsidR="00540BBB" w:rsidRDefault="00540BBB">
      <w:pPr>
        <w:pStyle w:val="af6"/>
      </w:pPr>
      <w:r>
        <w:rPr>
          <w:rFonts w:hint="eastAsia"/>
        </w:rPr>
        <w:t>此</w:t>
      </w:r>
      <w:r>
        <w:rPr>
          <w:rStyle w:val="af5"/>
        </w:rPr>
        <w:annotationRef/>
      </w:r>
      <w:r>
        <w:rPr>
          <w:rFonts w:hint="eastAsia"/>
        </w:rPr>
        <w:t>口袋書系列</w:t>
      </w:r>
      <w:r>
        <w:rPr>
          <w:rFonts w:hint="eastAsia"/>
        </w:rPr>
        <w:t xml:space="preserve">, </w:t>
      </w:r>
      <w:r>
        <w:rPr>
          <w:rFonts w:hint="eastAsia"/>
        </w:rPr>
        <w:t>均摘錄自</w:t>
      </w:r>
      <w:r>
        <w:rPr>
          <w:rFonts w:hint="eastAsia"/>
        </w:rPr>
        <w:t xml:space="preserve"> </w:t>
      </w:r>
      <w:r>
        <w:rPr>
          <w:rFonts w:hint="eastAsia"/>
        </w:rPr>
        <w:t>導師著作</w:t>
      </w:r>
    </w:p>
  </w:comment>
  <w:comment w:id="1172" w:author="駱淳渝" w:date="2026-01-25T11:47:00Z" w:initials="駱淳渝">
    <w:p w14:paraId="01BA0B8D" w14:textId="77777777" w:rsidR="006463E8" w:rsidRDefault="00540BBB" w:rsidP="006463E8">
      <w:pPr>
        <w:pStyle w:val="af6"/>
      </w:pPr>
      <w:r>
        <w:rPr>
          <w:rStyle w:val="af5"/>
        </w:rPr>
        <w:annotationRef/>
      </w:r>
      <w:r w:rsidR="006463E8">
        <w:rPr>
          <w:rFonts w:hint="eastAsia"/>
        </w:rPr>
        <w:t>目前是每兩個月會請各地講堂的義工到學校請申請學生簽名，應是每兩個月撥款一次。按月發放此寫法易誤會為每個月都有發獎助學金。</w:t>
      </w:r>
    </w:p>
  </w:comment>
  <w:comment w:id="1187" w:author="韓劍華" w:date="2025-09-27T19:18:00Z" w:initials="韓劍華">
    <w:p w14:paraId="50D64EFA" w14:textId="1F386409" w:rsidR="00540BBB" w:rsidRPr="007F4A4C" w:rsidRDefault="00540BBB" w:rsidP="008125E3">
      <w:pPr>
        <w:pStyle w:val="af6"/>
        <w:rPr>
          <w:color w:val="E97132" w:themeColor="accent2"/>
        </w:rPr>
      </w:pPr>
      <w:r>
        <w:rPr>
          <w:rStyle w:val="af5"/>
        </w:rPr>
        <w:annotationRef/>
      </w:r>
      <w:r w:rsidRPr="007F4A4C">
        <w:rPr>
          <w:rFonts w:hint="eastAsia"/>
          <w:color w:val="E97132" w:themeColor="accent2"/>
        </w:rPr>
        <w:t>不確定有關達賴的著作</w:t>
      </w:r>
      <w:r w:rsidRPr="007F4A4C">
        <w:rPr>
          <w:rFonts w:hint="eastAsia"/>
          <w:color w:val="E97132" w:themeColor="accent2"/>
        </w:rPr>
        <w:t xml:space="preserve">, </w:t>
      </w:r>
      <w:r w:rsidRPr="007F4A4C">
        <w:rPr>
          <w:rFonts w:hint="eastAsia"/>
          <w:color w:val="E97132" w:themeColor="accent2"/>
        </w:rPr>
        <w:t>是否需一一列入大事紀</w:t>
      </w:r>
      <w:r w:rsidRPr="007F4A4C">
        <w:rPr>
          <w:rFonts w:hint="eastAsia"/>
          <w:color w:val="E97132" w:themeColor="accent2"/>
        </w:rPr>
        <w:t>?</w:t>
      </w:r>
    </w:p>
    <w:p w14:paraId="48A0A516" w14:textId="77777777" w:rsidR="00540BBB" w:rsidRDefault="00540BBB" w:rsidP="008125E3">
      <w:pPr>
        <w:pStyle w:val="af6"/>
      </w:pPr>
      <w:r w:rsidRPr="007F4A4C">
        <w:rPr>
          <w:rFonts w:hint="eastAsia"/>
          <w:color w:val="E97132" w:themeColor="accent2"/>
        </w:rPr>
        <w:t>或是把</w:t>
      </w:r>
      <w:r>
        <w:rPr>
          <w:rFonts w:hint="eastAsia"/>
          <w:color w:val="E97132" w:themeColor="accent2"/>
        </w:rPr>
        <w:t>第</w:t>
      </w:r>
      <w:r>
        <w:rPr>
          <w:rFonts w:hint="eastAsia"/>
          <w:color w:val="E97132" w:themeColor="accent2"/>
        </w:rPr>
        <w:t>61</w:t>
      </w:r>
      <w:r>
        <w:rPr>
          <w:rFonts w:hint="eastAsia"/>
          <w:color w:val="E97132" w:themeColor="accent2"/>
        </w:rPr>
        <w:t>、</w:t>
      </w:r>
      <w:r>
        <w:rPr>
          <w:rFonts w:hint="eastAsia"/>
          <w:color w:val="E97132" w:themeColor="accent2"/>
        </w:rPr>
        <w:t>65</w:t>
      </w:r>
      <w:r>
        <w:rPr>
          <w:rFonts w:hint="eastAsia"/>
          <w:color w:val="E97132" w:themeColor="accent2"/>
        </w:rPr>
        <w:t>、</w:t>
      </w:r>
      <w:r>
        <w:rPr>
          <w:rFonts w:hint="eastAsia"/>
          <w:color w:val="E97132" w:themeColor="accent2"/>
        </w:rPr>
        <w:t>72</w:t>
      </w:r>
      <w:r>
        <w:rPr>
          <w:rFonts w:hint="eastAsia"/>
          <w:color w:val="E97132" w:themeColor="accent2"/>
        </w:rPr>
        <w:t>、</w:t>
      </w:r>
      <w:r>
        <w:rPr>
          <w:rFonts w:hint="eastAsia"/>
          <w:color w:val="E97132" w:themeColor="accent2"/>
        </w:rPr>
        <w:t>76</w:t>
      </w:r>
      <w:r>
        <w:rPr>
          <w:rFonts w:hint="eastAsia"/>
          <w:color w:val="E97132" w:themeColor="accent2"/>
        </w:rPr>
        <w:t>則</w:t>
      </w:r>
      <w:r w:rsidRPr="007F4A4C">
        <w:rPr>
          <w:rFonts w:hint="eastAsia"/>
          <w:color w:val="E97132" w:themeColor="accent2"/>
        </w:rPr>
        <w:t>涉及達賴出版品列為一則</w:t>
      </w:r>
      <w:r w:rsidRPr="007F4A4C">
        <w:rPr>
          <w:rFonts w:hint="eastAsia"/>
          <w:color w:val="E97132" w:themeColor="accent2"/>
        </w:rPr>
        <w:t>?</w:t>
      </w:r>
    </w:p>
  </w:comment>
  <w:comment w:id="1188" w:author="雅鴦" w:date="2025-10-13T16:01:00Z" w:initials="YY">
    <w:p w14:paraId="55EA15C8" w14:textId="77777777" w:rsidR="00540BBB" w:rsidRDefault="00540BBB" w:rsidP="008125E3">
      <w:pPr>
        <w:pStyle w:val="af6"/>
      </w:pPr>
      <w:r>
        <w:rPr>
          <w:rStyle w:val="af5"/>
        </w:rPr>
        <w:annotationRef/>
      </w:r>
      <w:r>
        <w:rPr>
          <w:rFonts w:hint="eastAsia"/>
        </w:rPr>
        <w:t>贊同，建議如原</w:t>
      </w:r>
      <w:r>
        <w:rPr>
          <w:lang w:val="en-US"/>
        </w:rPr>
        <w:t>14</w:t>
      </w:r>
      <w:r>
        <w:rPr>
          <w:rFonts w:hint="eastAsia"/>
        </w:rPr>
        <w:t>期編譯第</w:t>
      </w:r>
      <w:r>
        <w:rPr>
          <w:lang w:val="en-US"/>
        </w:rPr>
        <w:t>50</w:t>
      </w:r>
      <w:r>
        <w:rPr>
          <w:rFonts w:hint="eastAsia"/>
        </w:rPr>
        <w:t>則所列</w:t>
      </w:r>
    </w:p>
  </w:comment>
  <w:comment w:id="1189" w:author="韓劍華" w:date="2025-10-14T00:52:00Z" w:initials="韓劍華">
    <w:p w14:paraId="10527CDD" w14:textId="77777777" w:rsidR="00540BBB" w:rsidRPr="00FA3EA1" w:rsidRDefault="00540BBB" w:rsidP="008125E3">
      <w:pPr>
        <w:pStyle w:val="af6"/>
        <w:rPr>
          <w:lang w:val="en-US"/>
        </w:rPr>
      </w:pPr>
      <w:r>
        <w:rPr>
          <w:rStyle w:val="af5"/>
        </w:rPr>
        <w:annotationRef/>
      </w:r>
      <w:r w:rsidRPr="00FA3EA1">
        <w:rPr>
          <w:rFonts w:hint="eastAsia"/>
          <w:color w:val="E97132" w:themeColor="accent2"/>
        </w:rPr>
        <w:t>ＯＫ，已合併</w:t>
      </w:r>
    </w:p>
  </w:comment>
  <w:comment w:id="1190" w:author="雅鴦" w:date="2025-10-14T16:26:00Z" w:initials="YY">
    <w:p w14:paraId="478CF0A5" w14:textId="77777777" w:rsidR="00540BBB" w:rsidRDefault="00540BBB" w:rsidP="008125E3">
      <w:pPr>
        <w:pStyle w:val="af6"/>
      </w:pPr>
      <w:r>
        <w:rPr>
          <w:rStyle w:val="af5"/>
        </w:rPr>
        <w:annotationRef/>
      </w:r>
      <w:r>
        <w:rPr>
          <w:rFonts w:hint="eastAsia"/>
        </w:rPr>
        <w:t>[2008/6</w:t>
      </w:r>
      <w:r>
        <w:rPr>
          <w:rFonts w:hint="eastAsia"/>
        </w:rPr>
        <w:t>《淺談達賴喇嘛之雙身法》，至今已印行</w:t>
      </w:r>
      <w:r>
        <w:rPr>
          <w:rFonts w:hint="eastAsia"/>
        </w:rPr>
        <w:t>66</w:t>
      </w:r>
      <w:r>
        <w:rPr>
          <w:rFonts w:hint="eastAsia"/>
        </w:rPr>
        <w:t>萬冊。</w:t>
      </w:r>
      <w:r>
        <w:rPr>
          <w:rFonts w:hint="eastAsia"/>
        </w:rPr>
        <w:t>]</w:t>
      </w:r>
      <w:r>
        <w:rPr>
          <w:rFonts w:hint="eastAsia"/>
        </w:rPr>
        <w:t>前段</w:t>
      </w:r>
      <w:r>
        <w:rPr>
          <w:rFonts w:hint="eastAsia"/>
        </w:rPr>
        <w:t xml:space="preserve"> </w:t>
      </w:r>
      <w:r>
        <w:rPr>
          <w:rFonts w:hint="eastAsia"/>
        </w:rPr>
        <w:t>已寫，是否不必重複</w:t>
      </w:r>
      <w:r>
        <w:rPr>
          <w:rFonts w:hint="eastAsia"/>
        </w:rPr>
        <w:t>?</w:t>
      </w:r>
    </w:p>
    <w:p w14:paraId="04F8B2ED" w14:textId="77777777" w:rsidR="00540BBB" w:rsidRDefault="00540BBB" w:rsidP="008125E3">
      <w:pPr>
        <w:pStyle w:val="af6"/>
      </w:pPr>
      <w:r>
        <w:rPr>
          <w:rFonts w:hint="eastAsia"/>
        </w:rPr>
        <w:t>此則這樣列末學覺得很好。</w:t>
      </w:r>
      <w:r>
        <w:rPr>
          <w:rFonts w:hint="eastAsia"/>
        </w:rPr>
        <w:t xml:space="preserve">                    </w:t>
      </w:r>
    </w:p>
  </w:comment>
  <w:comment w:id="1191" w:author="韓劍華" w:date="2025-10-15T17:50:00Z" w:initials="韓劍華">
    <w:p w14:paraId="53F4DE6D" w14:textId="77777777" w:rsidR="00540BBB" w:rsidRPr="00075B22" w:rsidRDefault="00540BBB" w:rsidP="008125E3">
      <w:pPr>
        <w:pStyle w:val="af6"/>
        <w:rPr>
          <w:lang w:val="en-US"/>
        </w:rPr>
      </w:pPr>
      <w:r>
        <w:rPr>
          <w:rStyle w:val="af5"/>
        </w:rPr>
        <w:annotationRef/>
      </w:r>
      <w:r w:rsidRPr="00075B22">
        <w:rPr>
          <w:rFonts w:hint="eastAsia"/>
          <w:color w:val="E97132" w:themeColor="accent2"/>
        </w:rPr>
        <w:t>ＯＫ，已</w:t>
      </w:r>
      <w:r>
        <w:rPr>
          <w:rFonts w:hint="eastAsia"/>
          <w:color w:val="E97132" w:themeColor="accent2"/>
        </w:rPr>
        <w:t>校訂刪除</w:t>
      </w:r>
    </w:p>
  </w:comment>
  <w:comment w:id="1192" w:author="雅鴦" w:date="2025-10-16T16:19:00Z" w:initials="YY">
    <w:p w14:paraId="7405DB81" w14:textId="77777777" w:rsidR="00540BBB" w:rsidRDefault="00540BBB" w:rsidP="008125E3">
      <w:pPr>
        <w:pStyle w:val="af6"/>
      </w:pPr>
      <w:r>
        <w:rPr>
          <w:rStyle w:val="af5"/>
        </w:rPr>
        <w:annotationRef/>
      </w:r>
      <w:r>
        <w:rPr>
          <w:rFonts w:hint="eastAsia"/>
        </w:rPr>
        <w:t>ｏｋ</w:t>
      </w:r>
    </w:p>
  </w:comment>
  <w:comment w:id="1200" w:author="王柄富" w:date="2025-06-14T00:50:00Z" w:initials="王柄富">
    <w:p w14:paraId="1CA90A6D" w14:textId="77777777" w:rsidR="00540BBB" w:rsidRDefault="00540BBB" w:rsidP="00710AC3">
      <w:pPr>
        <w:pStyle w:val="af6"/>
      </w:pPr>
      <w:r>
        <w:rPr>
          <w:rStyle w:val="af5"/>
        </w:rPr>
        <w:annotationRef/>
      </w:r>
      <w:r>
        <w:rPr>
          <w:rFonts w:hint="eastAsia"/>
        </w:rPr>
        <w:t>十四期柄富按雅鴦菩薩等決議，試以幾個主題分類破密書籍，原來提及的《我為何離開廣論》等書籍則移至「出版《廣論之平議》」欄目。請菩薩確認。</w:t>
      </w:r>
    </w:p>
  </w:comment>
  <w:comment w:id="1201" w:author="駱淳渝" w:date="2025-06-16T22:51:00Z" w:initials="淳渝">
    <w:p w14:paraId="1C01CAFF" w14:textId="77777777" w:rsidR="00540BBB" w:rsidRDefault="00540BBB" w:rsidP="00710AC3">
      <w:pPr>
        <w:pStyle w:val="af6"/>
      </w:pPr>
      <w:r>
        <w:rPr>
          <w:rStyle w:val="af5"/>
        </w:rPr>
        <w:annotationRef/>
      </w:r>
      <w:r>
        <w:rPr>
          <w:rFonts w:hint="eastAsia"/>
        </w:rPr>
        <w:t>末學贊同柄富菩薩對此破密書籍之三大分類！</w:t>
      </w:r>
      <w:r>
        <w:br/>
      </w:r>
      <w:r>
        <w:rPr>
          <w:rFonts w:hint="eastAsia"/>
        </w:rPr>
        <w:t>末學另建議每一主軸可稍微擴寫描述。試寫如下：</w:t>
      </w:r>
      <w:r>
        <w:br/>
      </w:r>
      <w:r>
        <w:rPr>
          <w:rFonts w:hint="eastAsia"/>
        </w:rPr>
        <w:t>一、論藏密邪教領袖達賴喇嘛：包括本會印行數量最多之口袋書《淺談達賴喇嘛之雙身法》，至今已印行</w:t>
      </w:r>
      <w:r>
        <w:rPr>
          <w:rFonts w:hint="eastAsia"/>
        </w:rPr>
        <w:t>66</w:t>
      </w:r>
      <w:r>
        <w:rPr>
          <w:rFonts w:hint="eastAsia"/>
        </w:rPr>
        <w:t>萬冊，以及《末代達賴—性交教主的悲歌》、《黯淡的達賴—失去光彩的諾貝爾和平獎》、《恭祝達賴喇嘛八十大壽》等著作。</w:t>
      </w:r>
      <w:r>
        <w:br/>
      </w:r>
      <w:r>
        <w:rPr>
          <w:rFonts w:hint="eastAsia"/>
        </w:rPr>
        <w:t>二、揭示假藏傳佛教邪法之本質：本會出版《密宗真相》（原名《魔界轉世》）、《藏傳佛教的神話—性、謊言、喇嘛教》、《喇嘛性世界—揭開藏傳佛教譚崔瑜伽的面紗》、《西藏「活佛轉世」制度——附佛、造神、世俗法》，以及《俺矇你把你哄——六字大明咒揭密》多本書籍，從歷史、制度、教義等多面向切入探討藏密邪法。</w:t>
      </w:r>
    </w:p>
    <w:p w14:paraId="0BD5527C" w14:textId="77777777" w:rsidR="00540BBB" w:rsidRDefault="00540BBB" w:rsidP="00710AC3">
      <w:pPr>
        <w:pStyle w:val="af6"/>
      </w:pPr>
      <w:r>
        <w:rPr>
          <w:rFonts w:hint="eastAsia"/>
        </w:rPr>
        <w:t>三、破邪顯正之報導與迴響：《老去人間萬事休，應須洗心從佛祖》與《你不可不知的事實》二書收錄媒體對藏傳佛教邪行之真相豐富報導。</w:t>
      </w:r>
    </w:p>
  </w:comment>
  <w:comment w:id="1202" w:author="韓劍華" w:date="2025-06-22T21:57:00Z" w:initials="韓劍華">
    <w:p w14:paraId="11CA1B38" w14:textId="77777777" w:rsidR="00540BBB" w:rsidRDefault="00540BBB" w:rsidP="00710AC3">
      <w:pPr>
        <w:pStyle w:val="af6"/>
        <w:rPr>
          <w:color w:val="E97132" w:themeColor="accent2"/>
        </w:rPr>
      </w:pPr>
      <w:r>
        <w:rPr>
          <w:rStyle w:val="af5"/>
        </w:rPr>
        <w:annotationRef/>
      </w:r>
      <w:r w:rsidRPr="00FD58A4">
        <w:rPr>
          <w:rFonts w:hint="eastAsia"/>
          <w:color w:val="E97132" w:themeColor="accent2"/>
        </w:rPr>
        <w:t>兩位菩薩的呈現方式，各有所長，</w:t>
      </w:r>
    </w:p>
    <w:p w14:paraId="1182E15A" w14:textId="77777777" w:rsidR="00540BBB" w:rsidRDefault="00540BBB" w:rsidP="00710AC3">
      <w:pPr>
        <w:pStyle w:val="af6"/>
      </w:pPr>
      <w:r w:rsidRPr="00FD58A4">
        <w:rPr>
          <w:rFonts w:hint="eastAsia"/>
          <w:color w:val="E97132" w:themeColor="accent2"/>
        </w:rPr>
        <w:t>呈請菩薩裁示</w:t>
      </w:r>
    </w:p>
  </w:comment>
  <w:comment w:id="1203" w:author="yayang L" w:date="2025-06-24T16:43:00Z" w:initials="yL">
    <w:p w14:paraId="650C0166" w14:textId="77777777" w:rsidR="00540BBB" w:rsidRDefault="00540BBB" w:rsidP="00710AC3">
      <w:pPr>
        <w:pStyle w:val="af6"/>
      </w:pPr>
      <w:r>
        <w:rPr>
          <w:rStyle w:val="af5"/>
        </w:rPr>
        <w:annotationRef/>
      </w:r>
      <w:r>
        <w:rPr>
          <w:rFonts w:hint="eastAsia"/>
        </w:rPr>
        <w:t>淳渝菩薩非常用心，隨喜讚歎</w:t>
      </w:r>
      <w:r>
        <w:rPr>
          <w:rFonts w:hint="eastAsia"/>
        </w:rPr>
        <w:t>!</w:t>
      </w:r>
      <w:r>
        <w:rPr>
          <w:rFonts w:hint="eastAsia"/>
        </w:rPr>
        <w:t>但因前言已明說</w:t>
      </w:r>
      <w:r>
        <w:rPr>
          <w:rFonts w:hint="eastAsia"/>
          <w:color w:val="00B0F0"/>
          <w:lang w:val="en-US"/>
        </w:rPr>
        <w:t>本會</w:t>
      </w:r>
      <w:r>
        <w:rPr>
          <w:rFonts w:hint="eastAsia"/>
          <w:color w:val="00B0F0"/>
        </w:rPr>
        <w:t>彙整史實與外媒報導，出版</w:t>
      </w:r>
      <w:r>
        <w:rPr>
          <w:rFonts w:hint="eastAsia"/>
          <w:color w:val="00B0F0"/>
          <w:lang w:val="en-US"/>
        </w:rPr>
        <w:t>破斥西藏密宗雙身法本質的書籍……，</w:t>
      </w:r>
      <w:r>
        <w:rPr>
          <w:rFonts w:hint="eastAsia"/>
          <w:lang w:val="en-US"/>
        </w:rPr>
        <w:t>就大事紀而言，這樣已足夠，故</w:t>
      </w:r>
      <w:r>
        <w:rPr>
          <w:rFonts w:hint="eastAsia"/>
        </w:rPr>
        <w:t>建議採用柄富菩薩的呈現方式，再麻煩菩薩依時間先後後調整其順序。</w:t>
      </w:r>
    </w:p>
  </w:comment>
  <w:comment w:id="1204" w:author="韓劍華" w:date="2025-06-26T00:42:00Z" w:initials="韓劍華">
    <w:p w14:paraId="189E9FBE" w14:textId="77777777" w:rsidR="00540BBB" w:rsidRDefault="00540BBB" w:rsidP="00710AC3">
      <w:pPr>
        <w:pStyle w:val="af6"/>
      </w:pPr>
      <w:r>
        <w:rPr>
          <w:rStyle w:val="af5"/>
        </w:rPr>
        <w:annotationRef/>
      </w:r>
      <w:r>
        <w:rPr>
          <w:rFonts w:hint="eastAsia"/>
        </w:rPr>
        <w:t>OK</w:t>
      </w:r>
    </w:p>
  </w:comment>
  <w:comment w:id="1211" w:author="韓劍華" w:date="2025-10-28T15:16:00Z" w:initials="韓劍華">
    <w:p w14:paraId="5C726140" w14:textId="1575F50A" w:rsidR="00540BBB" w:rsidRDefault="00540BBB">
      <w:pPr>
        <w:pStyle w:val="af6"/>
      </w:pPr>
      <w:r>
        <w:rPr>
          <w:rStyle w:val="af5"/>
        </w:rPr>
        <w:annotationRef/>
      </w:r>
      <w:r w:rsidRPr="001700DB">
        <w:rPr>
          <w:rFonts w:hint="eastAsia"/>
          <w:color w:val="E97132" w:themeColor="accent2"/>
        </w:rPr>
        <w:t>需要列入大事紀？</w:t>
      </w:r>
    </w:p>
  </w:comment>
  <w:comment w:id="1212" w:author="雅鴦" w:date="2025-11-07T12:57:00Z" w:initials="YY">
    <w:p w14:paraId="054952AB" w14:textId="77777777" w:rsidR="00540BBB" w:rsidRDefault="00540BBB" w:rsidP="0038757D">
      <w:pPr>
        <w:pStyle w:val="af6"/>
      </w:pPr>
      <w:r>
        <w:rPr>
          <w:rStyle w:val="af5"/>
        </w:rPr>
        <w:annotationRef/>
      </w:r>
      <w:r>
        <w:rPr>
          <w:rFonts w:hint="eastAsia"/>
        </w:rPr>
        <w:t>修正如左</w:t>
      </w:r>
    </w:p>
  </w:comment>
  <w:comment w:id="1213" w:author="雅鴦" w:date="2025-12-30T10:31:00Z" w:initials="YY">
    <w:p w14:paraId="2FA64272" w14:textId="77777777" w:rsidR="00540BBB" w:rsidRDefault="00540BBB" w:rsidP="00F753FD">
      <w:pPr>
        <w:pStyle w:val="af6"/>
      </w:pPr>
      <w:r>
        <w:rPr>
          <w:rStyle w:val="af5"/>
        </w:rPr>
        <w:annotationRef/>
      </w:r>
      <w:r>
        <w:rPr>
          <w:rFonts w:hint="eastAsia"/>
        </w:rPr>
        <w:t>「新興宗教」一詞是關鍵詞，建議於「大事」明列，才知列此則緣由。</w:t>
      </w:r>
    </w:p>
  </w:comment>
  <w:comment w:id="1218" w:author="駱淳渝" w:date="2025-09-08T22:48:00Z" w:initials="駱淳渝">
    <w:p w14:paraId="1FC2D0E3" w14:textId="248C6367" w:rsidR="00540BBB" w:rsidRDefault="00540BBB" w:rsidP="00D723A3">
      <w:pPr>
        <w:pStyle w:val="af6"/>
      </w:pPr>
      <w:r>
        <w:rPr>
          <w:rStyle w:val="af5"/>
        </w:rPr>
        <w:annotationRef/>
      </w:r>
      <w:r>
        <w:rPr>
          <w:rFonts w:hint="eastAsia"/>
        </w:rPr>
        <w:t>原行政編寫檔案用語為「起訴」，較常用於檢察官起訴案件，不適合原告提起訴訟。</w:t>
      </w:r>
    </w:p>
  </w:comment>
  <w:comment w:id="1219" w:author="韓劍華" w:date="2025-09-28T17:38:00Z" w:initials="韓劍華">
    <w:p w14:paraId="0FD45309" w14:textId="77777777" w:rsidR="00540BBB" w:rsidRDefault="00540BBB">
      <w:pPr>
        <w:pStyle w:val="af6"/>
      </w:pPr>
      <w:r>
        <w:rPr>
          <w:rStyle w:val="af5"/>
        </w:rPr>
        <w:annotationRef/>
      </w:r>
      <w:r w:rsidRPr="00A953D4">
        <w:rPr>
          <w:rFonts w:hint="eastAsia"/>
          <w:color w:val="E97132" w:themeColor="accent2"/>
        </w:rPr>
        <w:t>釋昭慧</w:t>
      </w:r>
      <w:r>
        <w:rPr>
          <w:rFonts w:hint="eastAsia"/>
          <w:color w:val="E97132" w:themeColor="accent2"/>
        </w:rPr>
        <w:t>似</w:t>
      </w:r>
      <w:r w:rsidRPr="00A953D4">
        <w:rPr>
          <w:rFonts w:hint="eastAsia"/>
          <w:color w:val="E97132" w:themeColor="accent2"/>
        </w:rPr>
        <w:t>不需單列一則大事紀？</w:t>
      </w:r>
    </w:p>
  </w:comment>
  <w:comment w:id="1220" w:author="雅鴦" w:date="2025-10-03T15:47:00Z" w:initials="YY">
    <w:p w14:paraId="5F822715" w14:textId="77777777" w:rsidR="00540BBB" w:rsidRDefault="00540BBB" w:rsidP="00167DE2">
      <w:pPr>
        <w:pStyle w:val="af6"/>
      </w:pPr>
      <w:r>
        <w:rPr>
          <w:rStyle w:val="af5"/>
        </w:rPr>
        <w:annotationRef/>
      </w:r>
      <w:r>
        <w:rPr>
          <w:rFonts w:hint="eastAsia"/>
        </w:rPr>
        <w:t>釋昭慧提告平實導師一事列一則即可。</w:t>
      </w:r>
    </w:p>
  </w:comment>
  <w:comment w:id="1221" w:author="韓劍華" w:date="2025-10-03T18:31:00Z" w:initials="韓劍華">
    <w:p w14:paraId="1F222DEB" w14:textId="77777777" w:rsidR="00540BBB" w:rsidRDefault="00540BBB">
      <w:pPr>
        <w:pStyle w:val="af6"/>
      </w:pPr>
      <w:r>
        <w:rPr>
          <w:rStyle w:val="af5"/>
        </w:rPr>
        <w:annotationRef/>
      </w:r>
      <w:r w:rsidRPr="0067568C">
        <w:rPr>
          <w:rFonts w:hint="eastAsia"/>
          <w:color w:val="E97132" w:themeColor="accent2"/>
        </w:rPr>
        <w:t xml:space="preserve">OK, </w:t>
      </w:r>
      <w:r w:rsidRPr="0067568C">
        <w:rPr>
          <w:rFonts w:hint="eastAsia"/>
          <w:color w:val="E97132" w:themeColor="accent2"/>
        </w:rPr>
        <w:t>已併為一則</w:t>
      </w:r>
    </w:p>
  </w:comment>
  <w:comment w:id="1222" w:author="yayang L" w:date="2025-10-06T12:21:00Z" w:initials="yL">
    <w:p w14:paraId="7D484950" w14:textId="77777777" w:rsidR="00540BBB" w:rsidRDefault="00540BBB" w:rsidP="00C23C6F">
      <w:pPr>
        <w:pStyle w:val="af6"/>
      </w:pPr>
      <w:r>
        <w:rPr>
          <w:rStyle w:val="af5"/>
        </w:rPr>
        <w:annotationRef/>
      </w:r>
      <w:r>
        <w:rPr>
          <w:rFonts w:hint="eastAsia"/>
        </w:rPr>
        <w:t>隨喜讚歎</w:t>
      </w:r>
      <w:r>
        <w:rPr>
          <w:lang w:val="en-US"/>
        </w:rPr>
        <w:t>!</w:t>
      </w:r>
    </w:p>
  </w:comment>
  <w:comment w:id="1241" w:author="駱淳渝" w:date="2026-01-25T13:03:00Z" w:initials="駱淳渝">
    <w:p w14:paraId="50F25591" w14:textId="23073F40" w:rsidR="00540BBB" w:rsidRDefault="00540BBB" w:rsidP="00570CD2">
      <w:pPr>
        <w:pStyle w:val="af6"/>
      </w:pPr>
      <w:r>
        <w:rPr>
          <w:rStyle w:val="af5"/>
        </w:rPr>
        <w:annotationRef/>
      </w:r>
      <w:r>
        <w:rPr>
          <w:rFonts w:hint="eastAsia"/>
        </w:rPr>
        <w:t>倘若要豐富大事之寫法，或許可以加入講經要旨。</w:t>
      </w:r>
    </w:p>
  </w:comment>
  <w:comment w:id="1251" w:author="韓劍華" w:date="2025-06-23T17:02:00Z" w:initials="韓劍華">
    <w:p w14:paraId="0425CB98" w14:textId="77777777" w:rsidR="00540BBB" w:rsidRDefault="00540BBB" w:rsidP="00710AC3">
      <w:pPr>
        <w:pStyle w:val="af6"/>
        <w:rPr>
          <w:rFonts w:ascii="微軟正黑體" w:eastAsia="微軟正黑體" w:hAnsi="微軟正黑體" w:cs="Times New Roman"/>
          <w:sz w:val="20"/>
          <w:szCs w:val="20"/>
        </w:rPr>
      </w:pPr>
      <w:r>
        <w:rPr>
          <w:rStyle w:val="af5"/>
        </w:rPr>
        <w:annotationRef/>
      </w:r>
      <w:r w:rsidRPr="00617E05">
        <w:rPr>
          <w:rFonts w:ascii="微軟正黑體" w:eastAsia="微軟正黑體" w:hAnsi="微軟正黑體" w:cs="Times New Roman" w:hint="eastAsia"/>
          <w:sz w:val="20"/>
          <w:szCs w:val="20"/>
        </w:rPr>
        <w:t>(註)</w:t>
      </w:r>
      <w:r>
        <w:rPr>
          <w:rFonts w:ascii="微軟正黑體" w:eastAsia="微軟正黑體" w:hAnsi="微軟正黑體" w:cs="Times New Roman" w:hint="eastAsia"/>
          <w:sz w:val="20"/>
          <w:szCs w:val="20"/>
        </w:rPr>
        <w:t>【</w:t>
      </w:r>
      <w:r w:rsidRPr="00BC28BA">
        <w:rPr>
          <w:rFonts w:ascii="微軟正黑體" w:eastAsia="微軟正黑體" w:hAnsi="微軟正黑體" w:cs="Times New Roman" w:hint="eastAsia"/>
          <w:sz w:val="20"/>
          <w:szCs w:val="20"/>
        </w:rPr>
        <w:t>超聯結</w:t>
      </w:r>
      <w:r>
        <w:rPr>
          <w:rFonts w:ascii="微軟正黑體" w:eastAsia="微軟正黑體" w:hAnsi="微軟正黑體" w:cs="Times New Roman" w:hint="eastAsia"/>
          <w:sz w:val="20"/>
          <w:szCs w:val="20"/>
        </w:rPr>
        <w:t>】</w:t>
      </w:r>
      <w:r w:rsidRPr="00BC28BA">
        <w:rPr>
          <w:rFonts w:ascii="微軟正黑體" w:eastAsia="微軟正黑體" w:hAnsi="微軟正黑體" w:cs="Times New Roman"/>
          <w:sz w:val="20"/>
          <w:szCs w:val="20"/>
        </w:rPr>
        <w:t>:</w:t>
      </w:r>
    </w:p>
    <w:p w14:paraId="3900349A" w14:textId="77777777" w:rsidR="00540BBB" w:rsidRDefault="00540BBB" w:rsidP="00710AC3">
      <w:pPr>
        <w:pStyle w:val="af6"/>
      </w:pPr>
      <w:r w:rsidRPr="00BC28BA">
        <w:rPr>
          <w:rFonts w:ascii="微軟正黑體" w:eastAsia="微軟正黑體" w:hAnsi="微軟正黑體" w:cs="Times New Roman" w:hint="eastAsia"/>
          <w:sz w:val="20"/>
          <w:szCs w:val="20"/>
        </w:rPr>
        <w:t>正覺學子們不畏酷陽，不畏威脅挑釁，昂然立於巨蛋會場四周，秉持「破邪顯正」之大願，高舉大乘之法幟，豎立顯揚於密教四周；並以調柔的身口意行，與執行公權力的警察，以及不知喇嘛教真面目的與會大眾，結下正法因緣。</w:t>
      </w:r>
      <w:r>
        <w:rPr>
          <w:rFonts w:ascii="微軟正黑體" w:eastAsia="微軟正黑體" w:hAnsi="微軟正黑體" w:cs="Times New Roman" w:hint="eastAsia"/>
          <w:sz w:val="20"/>
          <w:szCs w:val="20"/>
        </w:rPr>
        <w:t>相關活動報導請參見</w:t>
      </w:r>
      <w:r w:rsidRPr="00BC28BA">
        <w:rPr>
          <w:rFonts w:ascii="微軟正黑體" w:eastAsia="微軟正黑體" w:hAnsi="微軟正黑體" w:cs="Times New Roman" w:hint="eastAsia"/>
          <w:sz w:val="20"/>
          <w:szCs w:val="20"/>
        </w:rPr>
        <w:t>正覺電子報第</w:t>
      </w:r>
      <w:r w:rsidRPr="00BC28BA">
        <w:rPr>
          <w:rFonts w:ascii="微軟正黑體" w:eastAsia="微軟正黑體" w:hAnsi="微軟正黑體" w:cs="Times New Roman"/>
          <w:sz w:val="20"/>
          <w:szCs w:val="20"/>
        </w:rPr>
        <w:t>62期頁102〈仍是慈悲一片─425「穿越時空──超意識」世紀法筵紀實〉</w:t>
      </w:r>
      <w:r>
        <w:rPr>
          <w:rFonts w:ascii="微軟正黑體" w:eastAsia="微軟正黑體" w:hAnsi="微軟正黑體" w:cs="Times New Roman" w:hint="eastAsia"/>
          <w:sz w:val="20"/>
          <w:szCs w:val="20"/>
        </w:rPr>
        <w:t>。</w:t>
      </w:r>
    </w:p>
  </w:comment>
  <w:comment w:id="1284" w:author="韓劍華" w:date="2025-10-22T21:00:00Z" w:initials="韓劍華">
    <w:p w14:paraId="298B3FE5" w14:textId="77777777" w:rsidR="00540BBB" w:rsidRDefault="00540BBB" w:rsidP="004211C7">
      <w:pPr>
        <w:pStyle w:val="af6"/>
      </w:pPr>
      <w:r>
        <w:rPr>
          <w:rStyle w:val="af5"/>
        </w:rPr>
        <w:annotationRef/>
      </w:r>
      <w:r w:rsidRPr="008E1366">
        <w:rPr>
          <w:rFonts w:hint="eastAsia"/>
          <w:color w:val="E97132" w:themeColor="accent2"/>
        </w:rPr>
        <w:t>本段由　編譯項下移來</w:t>
      </w:r>
    </w:p>
  </w:comment>
  <w:comment w:id="1290" w:author="韓劍華" w:date="2025-06-23T19:14:00Z" w:initials="韓劍華">
    <w:p w14:paraId="1EFFA0FE" w14:textId="77777777" w:rsidR="00540BBB" w:rsidRDefault="00540BBB" w:rsidP="00774D14">
      <w:pPr>
        <w:pStyle w:val="af6"/>
        <w:rPr>
          <w:rFonts w:ascii="微軟正黑體" w:eastAsia="微軟正黑體" w:hAnsi="微軟正黑體" w:cs="Times New Roman"/>
          <w:sz w:val="20"/>
          <w:szCs w:val="20"/>
        </w:rPr>
      </w:pPr>
      <w:r>
        <w:rPr>
          <w:rStyle w:val="af5"/>
        </w:rPr>
        <w:annotationRef/>
      </w:r>
      <w:r>
        <w:rPr>
          <w:rFonts w:ascii="微軟正黑體" w:eastAsia="微軟正黑體" w:hAnsi="微軟正黑體" w:cs="Times New Roman" w:hint="eastAsia"/>
          <w:sz w:val="20"/>
          <w:szCs w:val="20"/>
        </w:rPr>
        <w:t>(註)【</w:t>
      </w:r>
      <w:r w:rsidRPr="00BC28BA">
        <w:rPr>
          <w:rFonts w:ascii="微軟正黑體" w:eastAsia="微軟正黑體" w:hAnsi="微軟正黑體" w:cs="Times New Roman" w:hint="eastAsia"/>
          <w:sz w:val="20"/>
          <w:szCs w:val="20"/>
        </w:rPr>
        <w:t>超聯結</w:t>
      </w:r>
      <w:r>
        <w:rPr>
          <w:rFonts w:ascii="微軟正黑體" w:eastAsia="微軟正黑體" w:hAnsi="微軟正黑體" w:cs="Times New Roman" w:hint="eastAsia"/>
          <w:sz w:val="20"/>
          <w:szCs w:val="20"/>
        </w:rPr>
        <w:t>】</w:t>
      </w:r>
      <w:r w:rsidRPr="00BC28BA">
        <w:rPr>
          <w:rFonts w:ascii="微軟正黑體" w:eastAsia="微軟正黑體" w:hAnsi="微軟正黑體" w:cs="Times New Roman"/>
          <w:sz w:val="20"/>
          <w:szCs w:val="20"/>
        </w:rPr>
        <w:t>:</w:t>
      </w:r>
    </w:p>
    <w:p w14:paraId="4FCFE2C6" w14:textId="77777777" w:rsidR="00540BBB" w:rsidRDefault="00540BBB" w:rsidP="00774D14">
      <w:pPr>
        <w:pStyle w:val="af6"/>
      </w:pPr>
      <w:r w:rsidRPr="00BC28BA">
        <w:rPr>
          <w:rFonts w:ascii="微軟正黑體" w:eastAsia="微軟正黑體" w:hAnsi="微軟正黑體" w:cs="Times New Roman" w:hint="eastAsia"/>
          <w:sz w:val="20"/>
          <w:szCs w:val="20"/>
        </w:rPr>
        <w:t>現場舞台設計運用蒲公英種子隨風散播的動畫影像，象徵正覺的正法種子，廣植於每一位有緣人的八識田中。此次演講正式宣告「正覺正法開始進入群眾」及「全面性的佛教正法復興時代」的來臨。</w:t>
      </w:r>
      <w:r>
        <w:rPr>
          <w:rFonts w:ascii="微軟正黑體" w:eastAsia="微軟正黑體" w:hAnsi="微軟正黑體" w:cs="Times New Roman" w:hint="eastAsia"/>
          <w:sz w:val="20"/>
          <w:szCs w:val="20"/>
        </w:rPr>
        <w:t>詳情請見</w:t>
      </w:r>
      <w:r w:rsidRPr="00682B2E">
        <w:rPr>
          <w:rFonts w:ascii="微軟正黑體" w:eastAsia="微軟正黑體" w:hAnsi="微軟正黑體" w:cs="Times New Roman" w:hint="eastAsia"/>
          <w:sz w:val="20"/>
          <w:szCs w:val="20"/>
        </w:rPr>
        <w:t>正覺電子報第60期頁110-111；0181正覺電子報第61期頁106、108-109、112-114</w:t>
      </w:r>
      <w:r>
        <w:rPr>
          <w:rFonts w:ascii="微軟正黑體" w:eastAsia="微軟正黑體" w:hAnsi="微軟正黑體" w:cs="Times New Roman" w:hint="eastAsia"/>
          <w:sz w:val="20"/>
          <w:szCs w:val="20"/>
        </w:rPr>
        <w:t>。</w:t>
      </w:r>
    </w:p>
  </w:comment>
  <w:comment w:id="1304" w:author="韓劍華" w:date="2025-08-02T16:00:00Z" w:initials="韓劍華">
    <w:p w14:paraId="1B98C787" w14:textId="77777777" w:rsidR="00540BBB" w:rsidRPr="002739A8" w:rsidRDefault="00540BBB" w:rsidP="00DC540B">
      <w:pPr>
        <w:pStyle w:val="af6"/>
        <w:rPr>
          <w:rFonts w:ascii="微軟正黑體" w:eastAsia="微軟正黑體" w:hAnsi="微軟正黑體" w:cs="Times New Roman"/>
          <w:szCs w:val="24"/>
        </w:rPr>
      </w:pPr>
      <w:r>
        <w:rPr>
          <w:rFonts w:ascii="微軟正黑體" w:eastAsia="微軟正黑體" w:hAnsi="微軟正黑體" w:cs="Times New Roman" w:hint="eastAsia"/>
          <w:sz w:val="24"/>
          <w:szCs w:val="24"/>
        </w:rPr>
        <w:t xml:space="preserve">１　</w:t>
      </w:r>
      <w:r w:rsidRPr="002739A8">
        <w:rPr>
          <w:rFonts w:ascii="微軟正黑體" w:eastAsia="微軟正黑體" w:hAnsi="微軟正黑體" w:cs="Times New Roman"/>
          <w:sz w:val="24"/>
          <w:szCs w:val="24"/>
        </w:rPr>
        <w:t>2010/6/12</w:t>
      </w:r>
      <w:r>
        <w:rPr>
          <w:rFonts w:ascii="微軟正黑體" w:eastAsia="微軟正黑體" w:hAnsi="微軟正黑體" w:cs="Times New Roman" w:hint="eastAsia"/>
          <w:sz w:val="24"/>
          <w:szCs w:val="24"/>
        </w:rPr>
        <w:t>開始</w:t>
      </w:r>
      <w:r w:rsidRPr="002739A8">
        <w:rPr>
          <w:rFonts w:ascii="微軟正黑體" w:eastAsia="微軟正黑體" w:hAnsi="微軟正黑體" w:cs="Times New Roman" w:hint="eastAsia"/>
          <w:szCs w:val="24"/>
        </w:rPr>
        <w:t>舉辦迴入娑婆悲增法會</w:t>
      </w:r>
    </w:p>
    <w:p w14:paraId="4F2B4FD9" w14:textId="77777777" w:rsidR="00540BBB" w:rsidRDefault="00540BBB" w:rsidP="00DC540B">
      <w:pPr>
        <w:pStyle w:val="af6"/>
        <w:ind w:leftChars="75" w:left="180"/>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約一年後的</w:t>
      </w:r>
      <w:r w:rsidRPr="002739A8">
        <w:rPr>
          <w:rFonts w:ascii="微軟正黑體" w:eastAsia="微軟正黑體" w:hAnsi="微軟正黑體" w:cs="Times New Roman" w:hint="eastAsia"/>
          <w:sz w:val="24"/>
          <w:szCs w:val="24"/>
        </w:rPr>
        <w:t>2011/5/7</w:t>
      </w:r>
      <w:r w:rsidRPr="002739A8">
        <w:rPr>
          <w:rStyle w:val="af5"/>
        </w:rPr>
        <w:annotationRef/>
      </w:r>
      <w:r w:rsidRPr="002739A8">
        <w:rPr>
          <w:rFonts w:ascii="微軟正黑體" w:eastAsia="微軟正黑體" w:hAnsi="微軟正黑體" w:cs="Times New Roman" w:hint="eastAsia"/>
          <w:sz w:val="24"/>
          <w:szCs w:val="24"/>
        </w:rPr>
        <w:t>，家屬</w:t>
      </w:r>
      <w:r>
        <w:rPr>
          <w:rFonts w:ascii="微軟正黑體" w:eastAsia="微軟正黑體" w:hAnsi="微軟正黑體" w:cs="Times New Roman" w:hint="eastAsia"/>
          <w:sz w:val="24"/>
          <w:szCs w:val="24"/>
        </w:rPr>
        <w:t>方</w:t>
      </w:r>
      <w:r w:rsidRPr="002739A8">
        <w:rPr>
          <w:rFonts w:ascii="微軟正黑體" w:eastAsia="微軟正黑體" w:hAnsi="微軟正黑體" w:cs="Times New Roman" w:hint="eastAsia"/>
          <w:sz w:val="24"/>
          <w:szCs w:val="24"/>
        </w:rPr>
        <w:t>得於彌陀法會、悲增轉世法會，擇一提出申請。</w:t>
      </w:r>
      <w:r>
        <w:rPr>
          <w:rFonts w:ascii="微軟正黑體" w:eastAsia="微軟正黑體" w:hAnsi="微軟正黑體" w:cs="Times New Roman" w:hint="eastAsia"/>
          <w:sz w:val="24"/>
          <w:szCs w:val="24"/>
        </w:rPr>
        <w:t>日期正確嗎？</w:t>
      </w:r>
    </w:p>
    <w:p w14:paraId="4BA30E73" w14:textId="77777777" w:rsidR="00540BBB" w:rsidRDefault="00540BBB" w:rsidP="00DC540B">
      <w:pPr>
        <w:pStyle w:val="af6"/>
        <w:ind w:leftChars="75" w:left="180"/>
        <w:rPr>
          <w:rFonts w:ascii="微軟正黑體" w:eastAsia="微軟正黑體" w:hAnsi="微軟正黑體" w:cs="Times New Roman"/>
          <w:sz w:val="24"/>
          <w:szCs w:val="24"/>
        </w:rPr>
      </w:pPr>
      <w:r>
        <w:rPr>
          <w:rFonts w:ascii="微軟正黑體" w:eastAsia="微軟正黑體" w:hAnsi="微軟正黑體" w:cs="Times New Roman" w:hint="eastAsia"/>
          <w:sz w:val="24"/>
          <w:szCs w:val="24"/>
        </w:rPr>
        <w:t>２　或是校訂為：</w:t>
      </w:r>
    </w:p>
    <w:p w14:paraId="496E2AB8" w14:textId="77777777" w:rsidR="00540BBB" w:rsidRPr="002739A8" w:rsidRDefault="00540BBB" w:rsidP="00DC540B">
      <w:pPr>
        <w:pStyle w:val="af6"/>
        <w:ind w:leftChars="75" w:left="180"/>
      </w:pPr>
      <w:r w:rsidRPr="002739A8">
        <w:rPr>
          <w:rFonts w:ascii="微軟正黑體" w:eastAsia="微軟正黑體" w:hAnsi="微軟正黑體" w:cs="Times New Roman" w:hint="eastAsia"/>
          <w:sz w:val="24"/>
          <w:szCs w:val="24"/>
        </w:rPr>
        <w:t>「</w:t>
      </w:r>
      <w:r w:rsidRPr="002739A8">
        <w:rPr>
          <w:rFonts w:ascii="微軟正黑體" w:eastAsia="微軟正黑體" w:hAnsi="微軟正黑體" w:cs="Times New Roman" w:hint="eastAsia"/>
          <w:sz w:val="24"/>
          <w:szCs w:val="24"/>
          <w:highlight w:val="yellow"/>
        </w:rPr>
        <w:t>之後</w:t>
      </w:r>
      <w:r w:rsidRPr="002739A8">
        <w:rPr>
          <w:rFonts w:ascii="微軟正黑體" w:eastAsia="微軟正黑體" w:hAnsi="微軟正黑體" w:cs="Times New Roman" w:hint="eastAsia"/>
          <w:sz w:val="24"/>
          <w:szCs w:val="24"/>
        </w:rPr>
        <w:t>家屬得於彌陀法會、悲增轉世法會，擇一提出申請。」</w:t>
      </w:r>
    </w:p>
  </w:comment>
  <w:comment w:id="1305" w:author="雅鴦" w:date="2025-08-04T21:01:00Z" w:initials="YY">
    <w:p w14:paraId="22699FA0" w14:textId="77777777" w:rsidR="00540BBB" w:rsidRDefault="00540BBB" w:rsidP="00DC540B">
      <w:pPr>
        <w:pStyle w:val="af6"/>
      </w:pPr>
      <w:r>
        <w:rPr>
          <w:rStyle w:val="af5"/>
        </w:rPr>
        <w:annotationRef/>
      </w:r>
      <w:r>
        <w:rPr>
          <w:rFonts w:hint="eastAsia"/>
        </w:rPr>
        <w:t>時間正確。</w:t>
      </w:r>
      <w:r>
        <w:br/>
      </w:r>
      <w:r>
        <w:rPr>
          <w:rFonts w:hint="eastAsia"/>
        </w:rPr>
        <w:t>我們在複製內容時儘量注意「註腳編號是否有</w:t>
      </w:r>
      <w:r>
        <w:rPr>
          <w:rFonts w:hint="eastAsia"/>
        </w:rPr>
        <w:t>COPY</w:t>
      </w:r>
      <w:r>
        <w:rPr>
          <w:rFonts w:hint="eastAsia"/>
        </w:rPr>
        <w:t>到」，以減少寫作時的障礙，也可減輕查證群的工作量喔</w:t>
      </w:r>
      <w:r>
        <w:rPr>
          <w:rFonts w:hint="eastAsia"/>
        </w:rPr>
        <w:t xml:space="preserve">!          </w:t>
      </w:r>
    </w:p>
  </w:comment>
  <w:comment w:id="1306" w:author="韓劍華" w:date="2025-08-04T23:12:00Z" w:initials="韓劍華">
    <w:p w14:paraId="491D7B3E" w14:textId="77777777" w:rsidR="00540BBB" w:rsidRPr="00EA5D65" w:rsidRDefault="00540BBB" w:rsidP="00DC540B">
      <w:pPr>
        <w:pStyle w:val="af6"/>
        <w:rPr>
          <w:lang w:val="en-US"/>
        </w:rPr>
      </w:pPr>
      <w:r>
        <w:rPr>
          <w:rFonts w:ascii="微軟正黑體" w:eastAsia="微軟正黑體" w:hAnsi="微軟正黑體" w:cs="Times New Roman" w:hint="eastAsia"/>
          <w:szCs w:val="24"/>
        </w:rPr>
        <w:t>「</w:t>
      </w:r>
      <w:r w:rsidRPr="008C37D9">
        <w:rPr>
          <w:rFonts w:ascii="微軟正黑體" w:eastAsia="微軟正黑體" w:hAnsi="微軟正黑體" w:cs="Times New Roman"/>
          <w:szCs w:val="24"/>
        </w:rPr>
        <w:t>2010/6/12</w:t>
      </w:r>
      <w:r w:rsidRPr="008C37D9">
        <w:rPr>
          <w:rFonts w:ascii="微軟正黑體" w:eastAsia="微軟正黑體" w:hAnsi="微軟正黑體" w:cs="Times New Roman" w:hint="eastAsia"/>
          <w:szCs w:val="24"/>
        </w:rPr>
        <w:t>首次舉辦迴入娑婆悲增法會</w:t>
      </w:r>
      <w:r>
        <w:rPr>
          <w:rFonts w:ascii="微軟正黑體" w:eastAsia="微軟正黑體" w:hAnsi="微軟正黑體" w:cs="Times New Roman" w:hint="eastAsia"/>
          <w:szCs w:val="24"/>
        </w:rPr>
        <w:t>」似可刪除? 僅保留「</w:t>
      </w:r>
      <w:r w:rsidRPr="008C37D9">
        <w:rPr>
          <w:rFonts w:ascii="微軟正黑體" w:eastAsia="微軟正黑體" w:hAnsi="微軟正黑體" w:cs="Times New Roman" w:hint="eastAsia"/>
          <w:szCs w:val="24"/>
        </w:rPr>
        <w:t>2011/5/7</w:t>
      </w:r>
      <w:r w:rsidRPr="007157B3">
        <w:rPr>
          <w:rStyle w:val="af5"/>
          <w:rFonts w:ascii="微軟正黑體" w:eastAsia="微軟正黑體" w:hAnsi="微軟正黑體"/>
          <w:sz w:val="24"/>
          <w:szCs w:val="24"/>
        </w:rPr>
        <w:annotationRef/>
      </w:r>
      <w:r>
        <w:rPr>
          <w:rStyle w:val="af5"/>
        </w:rPr>
        <w:annotationRef/>
      </w:r>
      <w:r>
        <w:rPr>
          <w:rStyle w:val="af5"/>
        </w:rPr>
        <w:annotationRef/>
      </w:r>
      <w:r>
        <w:rPr>
          <w:rStyle w:val="af2"/>
          <w:rFonts w:ascii="微軟正黑體" w:eastAsia="微軟正黑體" w:hAnsi="微軟正黑體" w:cs="Times New Roman"/>
          <w:szCs w:val="24"/>
        </w:rPr>
        <w:footnoteRef/>
      </w:r>
      <w:r>
        <w:rPr>
          <w:rFonts w:ascii="微軟正黑體" w:eastAsia="微軟正黑體" w:hAnsi="微軟正黑體" w:cs="Times New Roman" w:hint="eastAsia"/>
          <w:szCs w:val="24"/>
        </w:rPr>
        <w:t>開始</w:t>
      </w:r>
      <w:r w:rsidRPr="008C37D9">
        <w:rPr>
          <w:rFonts w:ascii="微軟正黑體" w:eastAsia="微軟正黑體" w:hAnsi="微軟正黑體" w:cs="Times New Roman" w:hint="eastAsia"/>
          <w:szCs w:val="24"/>
        </w:rPr>
        <w:t>，家屬得於彌陀法會、悲增轉世法會，擇一提出申請。</w:t>
      </w:r>
      <w:r>
        <w:rPr>
          <w:rFonts w:ascii="微軟正黑體" w:eastAsia="微軟正黑體" w:hAnsi="微軟正黑體" w:cs="Times New Roman" w:hint="eastAsia"/>
          <w:szCs w:val="24"/>
        </w:rPr>
        <w:t>」</w:t>
      </w:r>
    </w:p>
  </w:comment>
  <w:comment w:id="1307" w:author="雅鴦" w:date="2025-12-30T10:40:00Z" w:initials="YY">
    <w:p w14:paraId="4BEBAC7A" w14:textId="77777777" w:rsidR="00540BBB" w:rsidRDefault="00540BBB" w:rsidP="00361FE3">
      <w:pPr>
        <w:pStyle w:val="af6"/>
      </w:pPr>
      <w:r>
        <w:rPr>
          <w:rStyle w:val="af5"/>
        </w:rPr>
        <w:annotationRef/>
      </w:r>
      <w:r>
        <w:rPr>
          <w:rFonts w:hint="eastAsia"/>
        </w:rPr>
        <w:t>建議修正如左。</w:t>
      </w:r>
    </w:p>
  </w:comment>
  <w:comment w:id="1332" w:author="韓劍華" w:date="2025-10-22T00:37:00Z" w:initials="韓劍華">
    <w:p w14:paraId="0677186A" w14:textId="77777777" w:rsidR="00540BBB" w:rsidRDefault="00540BBB" w:rsidP="006A6B62">
      <w:pPr>
        <w:pStyle w:val="af6"/>
      </w:pPr>
      <w:r w:rsidRPr="00B156B3">
        <w:rPr>
          <w:rFonts w:hint="eastAsia"/>
          <w:color w:val="E97132" w:themeColor="accent2"/>
        </w:rPr>
        <w:t>本段由</w:t>
      </w:r>
      <w:r w:rsidRPr="00B156B3">
        <w:rPr>
          <w:rFonts w:hint="eastAsia"/>
          <w:color w:val="E97132" w:themeColor="accent2"/>
        </w:rPr>
        <w:t xml:space="preserve"> </w:t>
      </w:r>
      <w:r w:rsidRPr="00B156B3">
        <w:rPr>
          <w:rFonts w:hint="eastAsia"/>
          <w:color w:val="E97132" w:themeColor="accent2"/>
        </w:rPr>
        <w:t>推廣</w:t>
      </w:r>
      <w:r>
        <w:rPr>
          <w:rFonts w:hint="eastAsia"/>
          <w:color w:val="E97132" w:themeColor="accent2"/>
        </w:rPr>
        <w:t>--</w:t>
      </w:r>
      <w:r w:rsidRPr="00B156B3">
        <w:rPr>
          <w:rFonts w:hint="eastAsia"/>
          <w:color w:val="E97132" w:themeColor="accent2"/>
        </w:rPr>
        <w:t xml:space="preserve"> </w:t>
      </w:r>
      <w:r>
        <w:rPr>
          <w:color w:val="E97132" w:themeColor="accent2"/>
        </w:rPr>
        <w:t>“</w:t>
      </w:r>
      <w:r w:rsidRPr="00B156B3">
        <w:rPr>
          <w:rFonts w:ascii="微軟正黑體" w:eastAsia="微軟正黑體" w:hAnsi="微軟正黑體" w:hint="eastAsia"/>
          <w:color w:val="E97132" w:themeColor="accent2"/>
          <w:szCs w:val="24"/>
        </w:rPr>
        <w:t>陸續設置本會官網</w:t>
      </w:r>
      <w:r>
        <w:rPr>
          <w:rFonts w:ascii="微軟正黑體" w:eastAsia="微軟正黑體" w:hAnsi="微軟正黑體"/>
          <w:color w:val="E97132" w:themeColor="accent2"/>
          <w:szCs w:val="24"/>
        </w:rPr>
        <w:t>”</w:t>
      </w:r>
      <w:r w:rsidRPr="00B156B3">
        <w:rPr>
          <w:rStyle w:val="af5"/>
          <w:color w:val="E97132" w:themeColor="accent2"/>
        </w:rPr>
        <w:annotationRef/>
      </w:r>
      <w:r w:rsidRPr="00B156B3">
        <w:rPr>
          <w:rFonts w:ascii="微軟正黑體" w:eastAsia="微軟正黑體" w:hAnsi="微軟正黑體" w:hint="eastAsia"/>
          <w:color w:val="E97132" w:themeColor="accent2"/>
          <w:szCs w:val="24"/>
        </w:rPr>
        <w:t xml:space="preserve"> 移來行政項下</w:t>
      </w:r>
    </w:p>
  </w:comment>
  <w:comment w:id="1335" w:author="雅鴦" w:date="2025-10-18T22:01:00Z" w:initials="YY">
    <w:p w14:paraId="76D21486" w14:textId="0EDF3E36" w:rsidR="00540BBB" w:rsidRDefault="00540BBB" w:rsidP="008125E3">
      <w:pPr>
        <w:pStyle w:val="af6"/>
      </w:pPr>
      <w:r>
        <w:rPr>
          <w:rStyle w:val="af5"/>
        </w:rPr>
        <w:annotationRef/>
      </w:r>
      <w:r>
        <w:rPr>
          <w:noProof/>
          <w14:ligatures w14:val="standardContextual"/>
        </w:rPr>
        <w:drawing>
          <wp:inline distT="0" distB="0" distL="0" distR="0" wp14:anchorId="6064DD9C" wp14:editId="1896A29C">
            <wp:extent cx="2886478" cy="2610214"/>
            <wp:effectExtent l="0" t="0" r="9525" b="0"/>
            <wp:docPr id="1918410751" name="圖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45941" name="圖片 464645941" descr="Image"/>
                    <pic:cNvPicPr/>
                  </pic:nvPicPr>
                  <pic:blipFill>
                    <a:blip r:embed="rId5">
                      <a:extLst>
                        <a:ext uri="{28A0092B-C50C-407E-A947-70E740481C1C}">
                          <a14:useLocalDpi xmlns:a14="http://schemas.microsoft.com/office/drawing/2010/main" val="0"/>
                        </a:ext>
                      </a:extLst>
                    </a:blip>
                    <a:stretch>
                      <a:fillRect/>
                    </a:stretch>
                  </pic:blipFill>
                  <pic:spPr>
                    <a:xfrm>
                      <a:off x="0" y="0"/>
                      <a:ext cx="2886478" cy="2610214"/>
                    </a:xfrm>
                    <a:prstGeom prst="rect">
                      <a:avLst/>
                    </a:prstGeom>
                  </pic:spPr>
                </pic:pic>
              </a:graphicData>
            </a:graphic>
          </wp:inline>
        </w:drawing>
      </w:r>
    </w:p>
    <w:p w14:paraId="746A42DA" w14:textId="77777777" w:rsidR="00540BBB" w:rsidRDefault="00540BBB" w:rsidP="008125E3">
      <w:pPr>
        <w:pStyle w:val="af6"/>
      </w:pPr>
      <w:r>
        <w:rPr>
          <w:rFonts w:hint="eastAsia"/>
        </w:rPr>
        <w:t>發現最近出了這兩本書。</w:t>
      </w:r>
      <w:r>
        <w:br/>
      </w:r>
      <w:hyperlink r:id="rId6" w:history="1">
        <w:r w:rsidRPr="00395286">
          <w:rPr>
            <w:rStyle w:val="afd"/>
          </w:rPr>
          <w:t>https://books.enlighten.org.tw/zh-tw/</w:t>
        </w:r>
      </w:hyperlink>
      <w:r>
        <w:br/>
      </w:r>
      <w:r>
        <w:rPr>
          <w:rFonts w:hint="eastAsia"/>
        </w:rPr>
        <w:t>再請菩薩增添上去，謝謝菩薩</w:t>
      </w:r>
      <w:r>
        <w:rPr>
          <w:lang w:val="en-US"/>
        </w:rPr>
        <w:t>!</w:t>
      </w:r>
    </w:p>
  </w:comment>
  <w:comment w:id="1336" w:author="韓劍華" w:date="2025-10-21T01:18:00Z" w:initials="韓劍華">
    <w:p w14:paraId="2B938DDF" w14:textId="77777777" w:rsidR="00540BBB" w:rsidRPr="00DB0B70" w:rsidRDefault="00540BBB" w:rsidP="008125E3">
      <w:pPr>
        <w:pStyle w:val="af6"/>
        <w:rPr>
          <w:color w:val="E97132" w:themeColor="accent2"/>
        </w:rPr>
      </w:pPr>
      <w:r>
        <w:rPr>
          <w:rStyle w:val="af5"/>
        </w:rPr>
        <w:annotationRef/>
      </w:r>
      <w:r w:rsidRPr="00DB0B70">
        <w:rPr>
          <w:rFonts w:hint="eastAsia"/>
          <w:color w:val="E97132" w:themeColor="accent2"/>
        </w:rPr>
        <w:t>廣論</w:t>
      </w:r>
      <w:r w:rsidRPr="00DB0B70">
        <w:rPr>
          <w:rFonts w:hint="eastAsia"/>
          <w:color w:val="E97132" w:themeColor="accent2"/>
        </w:rPr>
        <w:t xml:space="preserve">, </w:t>
      </w:r>
      <w:r w:rsidRPr="00DB0B70">
        <w:rPr>
          <w:rFonts w:hint="eastAsia"/>
          <w:color w:val="E97132" w:themeColor="accent2"/>
        </w:rPr>
        <w:t>併入本則</w:t>
      </w:r>
    </w:p>
    <w:p w14:paraId="56B67469" w14:textId="77777777" w:rsidR="00540BBB" w:rsidRPr="00DB0B70" w:rsidRDefault="00540BBB" w:rsidP="008125E3">
      <w:pPr>
        <w:pStyle w:val="af6"/>
        <w:rPr>
          <w:color w:val="E97132" w:themeColor="accent2"/>
        </w:rPr>
      </w:pPr>
      <w:r w:rsidRPr="00DB0B70">
        <w:rPr>
          <w:rFonts w:hint="eastAsia"/>
          <w:color w:val="E97132" w:themeColor="accent2"/>
        </w:rPr>
        <w:t>普門品</w:t>
      </w:r>
      <w:r w:rsidRPr="00DB0B70">
        <w:rPr>
          <w:rFonts w:hint="eastAsia"/>
          <w:color w:val="E97132" w:themeColor="accent2"/>
        </w:rPr>
        <w:t xml:space="preserve">, </w:t>
      </w:r>
      <w:r w:rsidRPr="00DB0B70">
        <w:rPr>
          <w:rFonts w:hint="eastAsia"/>
          <w:color w:val="E97132" w:themeColor="accent2"/>
        </w:rPr>
        <w:t>另立新則</w:t>
      </w:r>
    </w:p>
  </w:comment>
  <w:comment w:id="1340" w:author="王柄富" w:date="2025-06-13T22:06:00Z" w:initials="王柄富">
    <w:p w14:paraId="05B0C4BD" w14:textId="77777777" w:rsidR="00540BBB" w:rsidRDefault="00540BBB" w:rsidP="005A0E1B">
      <w:pPr>
        <w:pStyle w:val="af6"/>
      </w:pPr>
      <w:r>
        <w:rPr>
          <w:rStyle w:val="af5"/>
        </w:rPr>
        <w:annotationRef/>
      </w:r>
      <w:r>
        <w:rPr>
          <w:rFonts w:hint="eastAsia"/>
        </w:rPr>
        <w:t>第十四期柄富依雅鴦、淳榆菩薩決議，新增口袋書內容於</w:t>
      </w:r>
      <w:r w:rsidRPr="00802BD4">
        <w:rPr>
          <w:rFonts w:hint="eastAsia"/>
        </w:rPr>
        <w:t>「出版《廣論之平議》」條目</w:t>
      </w:r>
    </w:p>
  </w:comment>
  <w:comment w:id="1341" w:author="yayang L" w:date="2025-06-23T19:55:00Z" w:initials="yL">
    <w:p w14:paraId="69784021" w14:textId="77777777" w:rsidR="00540BBB" w:rsidRDefault="00540BBB" w:rsidP="005A0E1B">
      <w:pPr>
        <w:pStyle w:val="af6"/>
      </w:pPr>
      <w:r>
        <w:rPr>
          <w:rStyle w:val="af5"/>
        </w:rPr>
        <w:annotationRef/>
      </w:r>
      <w:r>
        <w:rPr>
          <w:rFonts w:hint="eastAsia"/>
        </w:rPr>
        <w:t>處理得很好，隨喜讚歎！</w:t>
      </w:r>
    </w:p>
  </w:comment>
  <w:comment w:id="1354" w:author="駱淳渝" w:date="2025-09-12T23:03:00Z" w:initials="駱淳渝">
    <w:p w14:paraId="359D3AE1" w14:textId="77777777" w:rsidR="00540BBB" w:rsidRDefault="00540BBB" w:rsidP="00235D76">
      <w:pPr>
        <w:pStyle w:val="af6"/>
      </w:pPr>
      <w:r>
        <w:rPr>
          <w:rStyle w:val="af5"/>
        </w:rPr>
        <w:annotationRef/>
      </w:r>
      <w:r>
        <w:rPr>
          <w:rFonts w:hint="eastAsia"/>
        </w:rPr>
        <w:t>此則達賴基金會提告事件紀要並不完整，因原版大事紀缺漏對方提告的緣由，建議可以再補充。</w:t>
      </w:r>
    </w:p>
  </w:comment>
  <w:comment w:id="1355" w:author="雅鴦" w:date="2025-10-03T15:26:00Z" w:initials="YY">
    <w:p w14:paraId="6BE893C4" w14:textId="77777777" w:rsidR="00540BBB" w:rsidRDefault="00540BBB" w:rsidP="00235D76">
      <w:pPr>
        <w:pStyle w:val="af6"/>
      </w:pPr>
      <w:r>
        <w:rPr>
          <w:rStyle w:val="af5"/>
        </w:rPr>
        <w:annotationRef/>
      </w:r>
      <w:r>
        <w:rPr>
          <w:rFonts w:hint="eastAsia"/>
        </w:rPr>
        <w:t>建議達賴官司全部整合至此則。</w:t>
      </w:r>
    </w:p>
  </w:comment>
  <w:comment w:id="1356" w:author="韓劍華" w:date="2025-10-05T16:14:00Z" w:initials="韓劍華">
    <w:p w14:paraId="5479B1B9" w14:textId="77777777" w:rsidR="00540BBB" w:rsidRDefault="00540BBB" w:rsidP="00235D76">
      <w:pPr>
        <w:pStyle w:val="af6"/>
      </w:pPr>
      <w:r>
        <w:rPr>
          <w:rStyle w:val="af5"/>
        </w:rPr>
        <w:annotationRef/>
      </w:r>
      <w:r w:rsidRPr="003831B5">
        <w:rPr>
          <w:rFonts w:hint="eastAsia"/>
          <w:color w:val="E97132" w:themeColor="accent2"/>
        </w:rPr>
        <w:t xml:space="preserve">OK, </w:t>
      </w:r>
      <w:r w:rsidRPr="003831B5">
        <w:rPr>
          <w:rFonts w:hint="eastAsia"/>
          <w:color w:val="E97132" w:themeColor="accent2"/>
        </w:rPr>
        <w:t>已合併</w:t>
      </w:r>
    </w:p>
  </w:comment>
  <w:comment w:id="1366" w:author="韓劍華" w:date="2025-06-20T23:12:00Z" w:initials="韓劍華">
    <w:p w14:paraId="2C969CE9" w14:textId="77777777" w:rsidR="00540BBB" w:rsidRDefault="00540BBB" w:rsidP="00017BAA">
      <w:pPr>
        <w:pStyle w:val="af6"/>
        <w:rPr>
          <w:color w:val="E97132" w:themeColor="accent2"/>
          <w:lang w:val="en-US"/>
        </w:rPr>
      </w:pPr>
      <w:r>
        <w:rPr>
          <w:rStyle w:val="af5"/>
        </w:rPr>
        <w:annotationRef/>
      </w:r>
      <w:r w:rsidRPr="00C609E1">
        <w:rPr>
          <w:rFonts w:hint="eastAsia"/>
          <w:color w:val="E97132" w:themeColor="accent2"/>
        </w:rPr>
        <w:t>由</w:t>
      </w:r>
      <w:r w:rsidRPr="00C609E1">
        <w:rPr>
          <w:rFonts w:hint="eastAsia"/>
          <w:color w:val="E97132" w:themeColor="accent2"/>
        </w:rPr>
        <w:t xml:space="preserve"> </w:t>
      </w:r>
      <w:r w:rsidRPr="00C609E1">
        <w:rPr>
          <w:rFonts w:hint="eastAsia"/>
          <w:color w:val="E97132" w:themeColor="accent2"/>
        </w:rPr>
        <w:t>教學　移來</w:t>
      </w:r>
    </w:p>
    <w:p w14:paraId="290E562F" w14:textId="77777777" w:rsidR="00540BBB" w:rsidRPr="00C609E1" w:rsidRDefault="00540BBB" w:rsidP="00017BAA">
      <w:pPr>
        <w:pStyle w:val="af6"/>
        <w:rPr>
          <w:lang w:val="en-US"/>
        </w:rPr>
      </w:pPr>
      <w:r>
        <w:rPr>
          <w:rFonts w:hint="eastAsia"/>
          <w:color w:val="E97132" w:themeColor="accent2"/>
          <w:lang w:val="en-US"/>
        </w:rPr>
        <w:t>楊老師是香港講堂第一任親教師</w:t>
      </w:r>
    </w:p>
  </w:comment>
  <w:comment w:id="1371" w:author="韓劍華" w:date="2025-12-26T13:34:00Z" w:initials="韓劍華">
    <w:p w14:paraId="11AF73C4" w14:textId="70F6FD9F" w:rsidR="00540BBB" w:rsidRDefault="00540BBB">
      <w:pPr>
        <w:pStyle w:val="af6"/>
      </w:pPr>
      <w:r>
        <w:rPr>
          <w:rStyle w:val="af5"/>
        </w:rPr>
        <w:annotationRef/>
      </w:r>
      <w:r>
        <w:rPr>
          <w:rFonts w:hint="eastAsia"/>
        </w:rPr>
        <w:t>1</w:t>
      </w:r>
      <w:r>
        <w:rPr>
          <w:rFonts w:hint="eastAsia"/>
        </w:rPr>
        <w:t>待確認</w:t>
      </w:r>
      <w:r>
        <w:rPr>
          <w:rFonts w:hint="eastAsia"/>
        </w:rPr>
        <w:t xml:space="preserve"> </w:t>
      </w:r>
      <w:r>
        <w:rPr>
          <w:rFonts w:hint="eastAsia"/>
        </w:rPr>
        <w:t>後續沒有搬遷地址</w:t>
      </w:r>
      <w:r>
        <w:rPr>
          <w:rFonts w:hint="eastAsia"/>
        </w:rPr>
        <w:t>,</w:t>
      </w:r>
    </w:p>
    <w:p w14:paraId="2ECD8333" w14:textId="5A5AA519" w:rsidR="00540BBB" w:rsidRDefault="00540BBB">
      <w:pPr>
        <w:pStyle w:val="af6"/>
      </w:pPr>
      <w:r>
        <w:rPr>
          <w:rFonts w:hint="eastAsia"/>
        </w:rPr>
        <w:t>2</w:t>
      </w:r>
      <w:r>
        <w:rPr>
          <w:rFonts w:hint="eastAsia"/>
        </w:rPr>
        <w:t>或是取消這段文字</w:t>
      </w:r>
    </w:p>
  </w:comment>
  <w:comment w:id="1372" w:author="雅鴦" w:date="2025-12-30T10:42:00Z" w:initials="YY">
    <w:p w14:paraId="10EAB71A" w14:textId="77777777" w:rsidR="00540BBB" w:rsidRDefault="00540BBB" w:rsidP="00EF33CA">
      <w:pPr>
        <w:pStyle w:val="af6"/>
      </w:pPr>
      <w:r>
        <w:rPr>
          <w:rStyle w:val="af5"/>
        </w:rPr>
        <w:annotationRef/>
      </w:r>
      <w:r>
        <w:rPr>
          <w:rFonts w:hint="eastAsia"/>
        </w:rPr>
        <w:t>因之前香港講堂同時有２處，最後座落在此，故建議暫時保留。</w:t>
      </w:r>
    </w:p>
  </w:comment>
  <w:comment w:id="1375" w:author="韓劍華" w:date="2025-08-02T23:45:00Z" w:initials="韓劍華">
    <w:p w14:paraId="35E0F40D" w14:textId="77777777" w:rsidR="00540BBB" w:rsidRDefault="00540BBB" w:rsidP="009F40FA">
      <w:pPr>
        <w:pStyle w:val="af6"/>
      </w:pPr>
      <w:r>
        <w:rPr>
          <w:rStyle w:val="af5"/>
        </w:rPr>
        <w:annotationRef/>
      </w:r>
      <w:r>
        <w:rPr>
          <w:rFonts w:hint="eastAsia"/>
        </w:rPr>
        <w:t>不確定大事紀是否需要摘錄本會參與的會外活動</w:t>
      </w:r>
      <w:r>
        <w:rPr>
          <w:rFonts w:hint="eastAsia"/>
        </w:rPr>
        <w:t>?</w:t>
      </w:r>
    </w:p>
  </w:comment>
  <w:comment w:id="1376" w:author="雅鴦" w:date="2025-08-03T20:36:00Z" w:initials="YY">
    <w:p w14:paraId="11FF5DFC" w14:textId="77777777" w:rsidR="00540BBB" w:rsidRDefault="00540BBB" w:rsidP="009F40FA">
      <w:pPr>
        <w:pStyle w:val="af6"/>
      </w:pPr>
      <w:r>
        <w:rPr>
          <w:rStyle w:val="af5"/>
        </w:rPr>
        <w:annotationRef/>
      </w:r>
      <w:r>
        <w:rPr>
          <w:rFonts w:hint="eastAsia"/>
        </w:rPr>
        <w:t>加入「</w:t>
      </w:r>
      <w:r>
        <w:rPr>
          <w:rFonts w:hint="eastAsia"/>
          <w:lang w:val="en-US"/>
        </w:rPr>
        <w:t>推廣正法書籍</w:t>
      </w:r>
      <w:r>
        <w:rPr>
          <w:rFonts w:hint="eastAsia"/>
        </w:rPr>
        <w:t>」以顯示我們的目的，這樣是否可行</w:t>
      </w:r>
      <w:r>
        <w:rPr>
          <w:lang w:val="en-US"/>
        </w:rPr>
        <w:t>?</w:t>
      </w:r>
    </w:p>
  </w:comment>
  <w:comment w:id="1377" w:author="韓劍華" w:date="2025-08-04T23:26:00Z" w:initials="韓劍華">
    <w:p w14:paraId="0CC53610" w14:textId="77777777" w:rsidR="00540BBB" w:rsidRDefault="00540BBB" w:rsidP="009F40FA">
      <w:pPr>
        <w:pStyle w:val="af6"/>
      </w:pPr>
      <w:r>
        <w:rPr>
          <w:rStyle w:val="af5"/>
        </w:rPr>
        <w:annotationRef/>
      </w:r>
      <w:r>
        <w:rPr>
          <w:rFonts w:hint="eastAsia"/>
        </w:rPr>
        <w:t>好</w:t>
      </w:r>
      <w:r>
        <w:rPr>
          <w:rFonts w:hint="eastAsia"/>
        </w:rPr>
        <w:t xml:space="preserve">, </w:t>
      </w:r>
      <w:r>
        <w:rPr>
          <w:rFonts w:hint="eastAsia"/>
        </w:rPr>
        <w:t>謝謝菩薩</w:t>
      </w:r>
    </w:p>
  </w:comment>
  <w:comment w:id="1391" w:author="雅鴦" w:date="2023-07-30T19:11:00Z" w:initials="">
    <w:p w14:paraId="08843BB8" w14:textId="4B1246D2" w:rsidR="00540BBB" w:rsidRDefault="00540BBB" w:rsidP="00E764CD">
      <w:pPr>
        <w:pStyle w:val="af6"/>
        <w:spacing w:line="240" w:lineRule="auto"/>
      </w:pPr>
      <w:r>
        <w:rPr>
          <w:rStyle w:val="af5"/>
        </w:rPr>
        <w:annotationRef/>
      </w:r>
      <w:r>
        <w:rPr>
          <w:rFonts w:hint="eastAsia"/>
        </w:rPr>
        <w:t>請示老師：</w:t>
      </w:r>
    </w:p>
    <w:p w14:paraId="53F3ADE7" w14:textId="77777777" w:rsidR="00540BBB" w:rsidRDefault="00540BBB" w:rsidP="00E764CD">
      <w:pPr>
        <w:pStyle w:val="af6"/>
        <w:spacing w:line="240" w:lineRule="auto"/>
        <w:ind w:leftChars="82" w:left="197"/>
      </w:pPr>
      <w:r>
        <w:rPr>
          <w:rFonts w:hint="eastAsia"/>
        </w:rPr>
        <w:t>其他簡體版書籍因依附於相對應之繁體版書籍，以一句帶過，但此書無繁體版可依附，是否有需要專列一條？</w:t>
      </w:r>
    </w:p>
  </w:comment>
  <w:comment w:id="1397" w:author="韓劍華" w:date="2025-12-20T22:47:00Z" w:initials="韓劍華">
    <w:p w14:paraId="062FF75A" w14:textId="77777777" w:rsidR="00540BBB" w:rsidRDefault="00540BBB" w:rsidP="00BA1197">
      <w:pPr>
        <w:pStyle w:val="af6"/>
        <w:rPr>
          <w:lang w:val="en-US"/>
        </w:rPr>
      </w:pPr>
      <w:r>
        <w:rPr>
          <w:rStyle w:val="af5"/>
        </w:rPr>
        <w:annotationRef/>
      </w:r>
      <w:r>
        <w:rPr>
          <w:rFonts w:hint="eastAsia"/>
          <w:lang w:val="en-US"/>
        </w:rPr>
        <w:t>雅鴦菩薩裁示</w:t>
      </w:r>
      <w:r>
        <w:rPr>
          <w:rFonts w:hint="eastAsia"/>
          <w:lang w:val="en-US"/>
        </w:rPr>
        <w:t>:</w:t>
      </w:r>
    </w:p>
    <w:p w14:paraId="7AD2FE6F" w14:textId="18538BBB" w:rsidR="00540BBB" w:rsidRDefault="00540BBB" w:rsidP="00BA1197">
      <w:pPr>
        <w:pStyle w:val="af6"/>
        <w:ind w:leftChars="75" w:left="180"/>
      </w:pPr>
      <w:r>
        <w:rPr>
          <w:lang w:val="en-US"/>
        </w:rPr>
        <w:t>2012</w:t>
      </w:r>
      <w:r>
        <w:rPr>
          <w:rFonts w:hint="eastAsia"/>
        </w:rPr>
        <w:t>年年底捐毛毯為確認資訊，</w:t>
      </w:r>
      <w:r>
        <w:rPr>
          <w:lang w:val="en-US"/>
        </w:rPr>
        <w:t>2011</w:t>
      </w:r>
      <w:r>
        <w:rPr>
          <w:rFonts w:hint="eastAsia"/>
        </w:rPr>
        <w:t>目前不明，建議先用</w:t>
      </w:r>
      <w:r>
        <w:rPr>
          <w:lang w:val="en-US"/>
        </w:rPr>
        <w:t>2012</w:t>
      </w:r>
      <w:r>
        <w:rPr>
          <w:rFonts w:hint="eastAsia"/>
        </w:rPr>
        <w:t>年。</w:t>
      </w:r>
    </w:p>
  </w:comment>
  <w:comment w:id="1423" w:author="韓劍華" w:date="2025-12-26T14:47:00Z" w:initials="韓劍華">
    <w:p w14:paraId="06EC66C3" w14:textId="04E4A4D3" w:rsidR="00540BBB" w:rsidRDefault="00540BBB">
      <w:pPr>
        <w:pStyle w:val="af6"/>
      </w:pPr>
      <w:r>
        <w:rPr>
          <w:rStyle w:val="af5"/>
        </w:rPr>
        <w:annotationRef/>
      </w:r>
      <w:r>
        <w:rPr>
          <w:rFonts w:hint="eastAsia"/>
        </w:rPr>
        <w:t>似不需要載入紀要</w:t>
      </w:r>
      <w:r>
        <w:rPr>
          <w:rFonts w:hint="eastAsia"/>
        </w:rPr>
        <w:t xml:space="preserve">? </w:t>
      </w:r>
      <w:r>
        <w:rPr>
          <w:rFonts w:hint="eastAsia"/>
        </w:rPr>
        <w:t>因僅有講堂地址故</w:t>
      </w:r>
      <w:r>
        <w:rPr>
          <w:rFonts w:hint="eastAsia"/>
        </w:rPr>
        <w:t xml:space="preserve">, </w:t>
      </w:r>
      <w:r>
        <w:rPr>
          <w:rFonts w:hint="eastAsia"/>
        </w:rPr>
        <w:t>建議刪除</w:t>
      </w:r>
    </w:p>
  </w:comment>
  <w:comment w:id="1424" w:author="雅鴦" w:date="2025-12-30T10:43:00Z" w:initials="YY">
    <w:p w14:paraId="1D1C178E" w14:textId="77777777" w:rsidR="00540BBB" w:rsidRDefault="00540BBB" w:rsidP="00EF33CA">
      <w:pPr>
        <w:pStyle w:val="af6"/>
      </w:pPr>
      <w:r>
        <w:rPr>
          <w:rStyle w:val="af5"/>
        </w:rPr>
        <w:annotationRef/>
      </w:r>
      <w:r>
        <w:rPr>
          <w:rFonts w:hint="eastAsia"/>
        </w:rPr>
        <w:t>贊同</w:t>
      </w:r>
    </w:p>
  </w:comment>
  <w:comment w:id="1431" w:author="yayang L" w:date="2025-06-23T12:13:00Z" w:initials="yL">
    <w:p w14:paraId="6C9E7229" w14:textId="5192DFE5" w:rsidR="00540BBB" w:rsidRDefault="00540BBB" w:rsidP="00E764CD">
      <w:pPr>
        <w:pStyle w:val="af6"/>
      </w:pPr>
      <w:r>
        <w:rPr>
          <w:rStyle w:val="af5"/>
        </w:rPr>
        <w:annotationRef/>
      </w:r>
      <w:r>
        <w:rPr>
          <w:noProof/>
        </w:rPr>
        <w:drawing>
          <wp:inline distT="0" distB="0" distL="0" distR="0" wp14:anchorId="158E73E7" wp14:editId="150112B4">
            <wp:extent cx="2521080" cy="1454225"/>
            <wp:effectExtent l="0" t="0" r="0" b="0"/>
            <wp:docPr id="560878638" name="圖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43748" name="圖片 1192443748" descr="Image"/>
                    <pic:cNvPicPr/>
                  </pic:nvPicPr>
                  <pic:blipFill>
                    <a:blip r:embed="rId7">
                      <a:extLst>
                        <a:ext uri="{28A0092B-C50C-407E-A947-70E740481C1C}">
                          <a14:useLocalDpi xmlns:a14="http://schemas.microsoft.com/office/drawing/2010/main" val="0"/>
                        </a:ext>
                      </a:extLst>
                    </a:blip>
                    <a:stretch>
                      <a:fillRect/>
                    </a:stretch>
                  </pic:blipFill>
                  <pic:spPr>
                    <a:xfrm>
                      <a:off x="0" y="0"/>
                      <a:ext cx="2521080" cy="1454225"/>
                    </a:xfrm>
                    <a:prstGeom prst="rect">
                      <a:avLst/>
                    </a:prstGeom>
                  </pic:spPr>
                </pic:pic>
              </a:graphicData>
            </a:graphic>
          </wp:inline>
        </w:drawing>
      </w:r>
    </w:p>
  </w:comment>
  <w:comment w:id="1451" w:author="韓劍華" w:date="2025-05-11T22:38:00Z" w:initials="韓劍華">
    <w:p w14:paraId="31E1DC91" w14:textId="77777777" w:rsidR="00540BBB" w:rsidRDefault="00540BBB" w:rsidP="00E764CD">
      <w:pPr>
        <w:pStyle w:val="af6"/>
        <w:spacing w:line="240" w:lineRule="auto"/>
        <w:rPr>
          <w:rFonts w:ascii="微軟正黑體" w:eastAsia="微軟正黑體" w:hAnsi="微軟正黑體"/>
          <w:color w:val="E97132" w:themeColor="accent2"/>
          <w:sz w:val="24"/>
          <w:szCs w:val="24"/>
          <w:shd w:val="clear" w:color="auto" w:fill="FFFFFF"/>
        </w:rPr>
      </w:pPr>
      <w:r>
        <w:rPr>
          <w:rStyle w:val="af5"/>
        </w:rPr>
        <w:annotationRef/>
      </w:r>
      <w:r w:rsidRPr="00586E82">
        <w:rPr>
          <w:rFonts w:ascii="微軟正黑體" w:eastAsia="微軟正黑體" w:hAnsi="微軟正黑體" w:hint="eastAsia"/>
          <w:color w:val="E97132" w:themeColor="accent2"/>
          <w:sz w:val="24"/>
          <w:szCs w:val="24"/>
          <w:shd w:val="clear" w:color="auto" w:fill="FFFFFF"/>
        </w:rPr>
        <w:t>《甘願做菩薩》（原書），頁32</w:t>
      </w:r>
    </w:p>
    <w:p w14:paraId="269257D1" w14:textId="783B8519" w:rsidR="00540BBB" w:rsidRDefault="00540BBB" w:rsidP="00E764CD">
      <w:pPr>
        <w:pStyle w:val="af6"/>
        <w:spacing w:line="240" w:lineRule="auto"/>
      </w:pPr>
      <w:r>
        <w:rPr>
          <w:rFonts w:ascii="微軟正黑體" w:eastAsia="微軟正黑體" w:hAnsi="微軟正黑體" w:hint="eastAsia"/>
          <w:color w:val="E97132" w:themeColor="accent2"/>
          <w:sz w:val="24"/>
          <w:szCs w:val="24"/>
          <w:shd w:val="clear" w:color="auto" w:fill="FFFFFF"/>
        </w:rPr>
        <w:t>一是原稿二是潤飾稿</w:t>
      </w:r>
    </w:p>
  </w:comment>
  <w:comment w:id="1452" w:author="雅鴦" w:date="2025-05-22T12:21:00Z" w:initials="YY">
    <w:p w14:paraId="573FB2FC" w14:textId="77777777" w:rsidR="00540BBB" w:rsidRDefault="00540BBB" w:rsidP="00E764CD">
      <w:pPr>
        <w:pStyle w:val="af6"/>
        <w:spacing w:line="240" w:lineRule="auto"/>
      </w:pPr>
      <w:r>
        <w:rPr>
          <w:rStyle w:val="af5"/>
        </w:rPr>
        <w:annotationRef/>
      </w:r>
      <w:r>
        <w:rPr>
          <w:rFonts w:hint="eastAsia"/>
        </w:rPr>
        <w:t>本書聚焦在心性修治的原理及方法，故作此修正，敬請依此繼續修潤。</w:t>
      </w:r>
    </w:p>
  </w:comment>
  <w:comment w:id="1479" w:author="yayang L" w:date="2025-06-23T15:40:00Z" w:initials="yL">
    <w:p w14:paraId="1DAE1192" w14:textId="77777777" w:rsidR="00540BBB" w:rsidRDefault="00540BBB" w:rsidP="00E764CD">
      <w:pPr>
        <w:pStyle w:val="af6"/>
      </w:pPr>
      <w:r>
        <w:rPr>
          <w:rStyle w:val="af5"/>
        </w:rPr>
        <w:annotationRef/>
      </w:r>
      <w:r>
        <w:rPr>
          <w:rFonts w:hint="eastAsia"/>
        </w:rPr>
        <w:t>念佛班這則採用</w:t>
      </w:r>
      <w:r>
        <w:rPr>
          <w:rFonts w:hint="eastAsia"/>
        </w:rPr>
        <w:t>(</w:t>
      </w:r>
      <w:r>
        <w:rPr>
          <w:rFonts w:hint="eastAsia"/>
        </w:rPr>
        <w:t>一</w:t>
      </w:r>
      <w:r>
        <w:rPr>
          <w:rFonts w:hint="eastAsia"/>
        </w:rPr>
        <w:t>)</w:t>
      </w:r>
      <w:r>
        <w:rPr>
          <w:rFonts w:hint="eastAsia"/>
        </w:rPr>
        <w:t>，因念佛班得成立主要是</w:t>
      </w:r>
      <w:r>
        <w:rPr>
          <w:rFonts w:hint="eastAsia"/>
        </w:rPr>
        <w:t>(</w:t>
      </w:r>
      <w:r>
        <w:rPr>
          <w:rFonts w:hint="eastAsia"/>
        </w:rPr>
        <w:t>一</w:t>
      </w:r>
      <w:r>
        <w:rPr>
          <w:lang w:val="en-US"/>
        </w:rPr>
        <w:t>)</w:t>
      </w:r>
      <w:r>
        <w:rPr>
          <w:rFonts w:hint="eastAsia"/>
        </w:rPr>
        <w:t>所寫的次第，但裡面有些敘述末學再查證一下。</w:t>
      </w:r>
    </w:p>
  </w:comment>
  <w:comment w:id="1480" w:author="韓劍華" w:date="2025-06-26T00:25:00Z" w:initials="韓劍華">
    <w:p w14:paraId="39E4D30C" w14:textId="77777777" w:rsidR="00540BBB" w:rsidRDefault="00540BBB" w:rsidP="00E764CD">
      <w:pPr>
        <w:pStyle w:val="af6"/>
      </w:pPr>
      <w:r>
        <w:rPr>
          <w:rStyle w:val="af5"/>
        </w:rPr>
        <w:annotationRef/>
      </w:r>
      <w:r w:rsidRPr="007E075D">
        <w:rPr>
          <w:rFonts w:hint="eastAsia"/>
          <w:color w:val="E97132" w:themeColor="accent2"/>
        </w:rPr>
        <w:t>OK</w:t>
      </w:r>
    </w:p>
  </w:comment>
  <w:comment w:id="1481" w:author="雅鴦" w:date="2025-06-30T20:51:00Z" w:initials="YY">
    <w:p w14:paraId="1A81585E" w14:textId="77777777" w:rsidR="00540BBB" w:rsidRDefault="00540BBB" w:rsidP="00E764CD">
      <w:pPr>
        <w:pStyle w:val="af6"/>
      </w:pPr>
      <w:r>
        <w:rPr>
          <w:rStyle w:val="af5"/>
        </w:rPr>
        <w:annotationRef/>
      </w:r>
      <w:r>
        <w:rPr>
          <w:rFonts w:hint="eastAsia"/>
        </w:rPr>
        <w:t>此則確認</w:t>
      </w:r>
      <w:r>
        <w:rPr>
          <w:lang w:val="en-US"/>
        </w:rPr>
        <w:t>OK</w:t>
      </w:r>
    </w:p>
  </w:comment>
  <w:comment w:id="1482" w:author="韓劍華" w:date="2025-07-01T00:59:00Z" w:initials="韓劍華">
    <w:p w14:paraId="6F27BBED" w14:textId="77777777" w:rsidR="00540BBB" w:rsidRDefault="00540BBB" w:rsidP="00E764CD">
      <w:pPr>
        <w:pStyle w:val="af6"/>
      </w:pPr>
      <w:r>
        <w:rPr>
          <w:rStyle w:val="af5"/>
        </w:rPr>
        <w:annotationRef/>
      </w:r>
      <w:r>
        <w:rPr>
          <w:rFonts w:hint="eastAsia"/>
        </w:rPr>
        <w:t>OK</w:t>
      </w:r>
    </w:p>
  </w:comment>
  <w:comment w:id="1491" w:author="韓劍華" w:date="2025-09-27T19:39:00Z" w:initials="韓劍華">
    <w:p w14:paraId="39F729D3" w14:textId="77777777" w:rsidR="00540BBB" w:rsidRPr="009B3F0A" w:rsidRDefault="00540BBB" w:rsidP="001917EA">
      <w:pPr>
        <w:pStyle w:val="af6"/>
        <w:rPr>
          <w:color w:val="E97132" w:themeColor="accent2"/>
        </w:rPr>
      </w:pPr>
      <w:r>
        <w:rPr>
          <w:rStyle w:val="af5"/>
        </w:rPr>
        <w:annotationRef/>
      </w:r>
      <w:r>
        <w:rPr>
          <w:rFonts w:hint="eastAsia"/>
          <w:color w:val="E97132" w:themeColor="accent2"/>
        </w:rPr>
        <w:t>1</w:t>
      </w:r>
      <w:r w:rsidRPr="009B3F0A">
        <w:rPr>
          <w:rFonts w:hint="eastAsia"/>
          <w:color w:val="E97132" w:themeColor="accent2"/>
        </w:rPr>
        <w:t>導師英譯著作</w:t>
      </w:r>
      <w:r w:rsidRPr="009B3F0A">
        <w:rPr>
          <w:rFonts w:hint="eastAsia"/>
          <w:color w:val="E97132" w:themeColor="accent2"/>
        </w:rPr>
        <w:t xml:space="preserve">, </w:t>
      </w:r>
      <w:r w:rsidRPr="009B3F0A">
        <w:rPr>
          <w:rFonts w:hint="eastAsia"/>
          <w:color w:val="E97132" w:themeColor="accent2"/>
        </w:rPr>
        <w:t>需要一一列入大事紀嗎</w:t>
      </w:r>
      <w:r w:rsidRPr="009B3F0A">
        <w:rPr>
          <w:rFonts w:hint="eastAsia"/>
          <w:color w:val="E97132" w:themeColor="accent2"/>
        </w:rPr>
        <w:t>?</w:t>
      </w:r>
    </w:p>
    <w:p w14:paraId="5A0C4D88" w14:textId="77777777" w:rsidR="00540BBB" w:rsidRDefault="00540BBB" w:rsidP="001917EA">
      <w:pPr>
        <w:pStyle w:val="af6"/>
        <w:rPr>
          <w:color w:val="E97132" w:themeColor="accent2"/>
        </w:rPr>
      </w:pPr>
      <w:r>
        <w:rPr>
          <w:rFonts w:hint="eastAsia"/>
          <w:color w:val="E97132" w:themeColor="accent2"/>
        </w:rPr>
        <w:t>2</w:t>
      </w:r>
      <w:r>
        <w:rPr>
          <w:rFonts w:hint="eastAsia"/>
          <w:color w:val="E97132" w:themeColor="accent2"/>
        </w:rPr>
        <w:t>第</w:t>
      </w:r>
      <w:r>
        <w:rPr>
          <w:rFonts w:hint="eastAsia"/>
          <w:color w:val="E97132" w:themeColor="accent2"/>
        </w:rPr>
        <w:t>14</w:t>
      </w:r>
      <w:r>
        <w:rPr>
          <w:rFonts w:hint="eastAsia"/>
          <w:color w:val="E97132" w:themeColor="accent2"/>
        </w:rPr>
        <w:t>則已有</w:t>
      </w:r>
      <w:r>
        <w:rPr>
          <w:rFonts w:hint="eastAsia"/>
          <w:color w:val="E97132" w:themeColor="accent2"/>
        </w:rPr>
        <w:t xml:space="preserve"> </w:t>
      </w:r>
      <w:r>
        <w:rPr>
          <w:rFonts w:hint="eastAsia"/>
          <w:color w:val="E97132" w:themeColor="accent2"/>
        </w:rPr>
        <w:t>「</w:t>
      </w:r>
      <w:r>
        <w:rPr>
          <w:rFonts w:hint="eastAsia"/>
          <w:color w:val="E97132" w:themeColor="accent2"/>
        </w:rPr>
        <w:t xml:space="preserve">2003/5 </w:t>
      </w:r>
      <w:r>
        <w:rPr>
          <w:rFonts w:hint="eastAsia"/>
          <w:color w:val="E97132" w:themeColor="accent2"/>
        </w:rPr>
        <w:t>開始英譯導師著作」</w:t>
      </w:r>
    </w:p>
    <w:p w14:paraId="250737FE" w14:textId="77777777" w:rsidR="00540BBB" w:rsidRDefault="00540BBB" w:rsidP="001917EA">
      <w:pPr>
        <w:pStyle w:val="af6"/>
        <w:rPr>
          <w:color w:val="E97132" w:themeColor="accent2"/>
        </w:rPr>
      </w:pPr>
      <w:r>
        <w:rPr>
          <w:rFonts w:hint="eastAsia"/>
          <w:color w:val="E97132" w:themeColor="accent2"/>
        </w:rPr>
        <w:t>是否本則併入第</w:t>
      </w:r>
      <w:r>
        <w:rPr>
          <w:rFonts w:hint="eastAsia"/>
          <w:color w:val="E97132" w:themeColor="accent2"/>
        </w:rPr>
        <w:t>14</w:t>
      </w:r>
      <w:r>
        <w:rPr>
          <w:rFonts w:hint="eastAsia"/>
          <w:color w:val="E97132" w:themeColor="accent2"/>
        </w:rPr>
        <w:t>則</w:t>
      </w:r>
      <w:r>
        <w:rPr>
          <w:rFonts w:hint="eastAsia"/>
          <w:color w:val="E97132" w:themeColor="accent2"/>
        </w:rPr>
        <w:t>?</w:t>
      </w:r>
    </w:p>
    <w:p w14:paraId="20FBE018" w14:textId="77777777" w:rsidR="00540BBB" w:rsidRPr="009B3F0A" w:rsidRDefault="00540BBB" w:rsidP="001917EA">
      <w:pPr>
        <w:pStyle w:val="af6"/>
        <w:rPr>
          <w:rFonts w:ascii="微軟正黑體" w:eastAsia="微軟正黑體" w:hAnsi="微軟正黑體"/>
          <w:color w:val="E97132" w:themeColor="accent2"/>
          <w:sz w:val="24"/>
          <w:szCs w:val="24"/>
        </w:rPr>
      </w:pPr>
      <w:r>
        <w:rPr>
          <w:rFonts w:ascii="微軟正黑體" w:eastAsia="微軟正黑體" w:hAnsi="微軟正黑體" w:hint="eastAsia"/>
          <w:b/>
          <w:bCs/>
          <w:color w:val="E97132" w:themeColor="accent2"/>
          <w:sz w:val="24"/>
          <w:szCs w:val="24"/>
        </w:rPr>
        <w:t>3</w:t>
      </w:r>
      <w:r w:rsidRPr="009B3F0A">
        <w:rPr>
          <w:rFonts w:ascii="微軟正黑體" w:eastAsia="微軟正黑體" w:hAnsi="微軟正黑體" w:hint="eastAsia"/>
          <w:b/>
          <w:bCs/>
          <w:color w:val="E97132" w:themeColor="accent2"/>
          <w:sz w:val="24"/>
          <w:szCs w:val="24"/>
        </w:rPr>
        <w:t>紀要(註解)</w:t>
      </w:r>
      <w:r w:rsidRPr="009B3F0A">
        <w:rPr>
          <w:rFonts w:ascii="微軟正黑體" w:eastAsia="微軟正黑體" w:hAnsi="微軟正黑體" w:hint="eastAsia"/>
          <w:color w:val="E97132" w:themeColor="accent2"/>
          <w:sz w:val="24"/>
          <w:szCs w:val="24"/>
        </w:rPr>
        <w:t xml:space="preserve">: </w:t>
      </w:r>
      <w:r>
        <w:rPr>
          <w:rFonts w:ascii="微軟正黑體" w:eastAsia="微軟正黑體" w:hAnsi="微軟正黑體" w:hint="eastAsia"/>
          <w:color w:val="E97132" w:themeColor="accent2"/>
          <w:sz w:val="24"/>
          <w:szCs w:val="24"/>
        </w:rPr>
        <w:t xml:space="preserve"> (依下列內容</w:t>
      </w:r>
      <w:r w:rsidRPr="009B3F0A">
        <w:rPr>
          <w:rFonts w:ascii="微軟正黑體" w:eastAsia="微軟正黑體" w:hAnsi="微軟正黑體" w:hint="eastAsia"/>
          <w:color w:val="E97132" w:themeColor="accent2"/>
          <w:sz w:val="24"/>
          <w:szCs w:val="24"/>
        </w:rPr>
        <w:t>擇其要者摘錄</w:t>
      </w:r>
      <w:r>
        <w:rPr>
          <w:rFonts w:ascii="微軟正黑體" w:eastAsia="微軟正黑體" w:hAnsi="微軟正黑體" w:hint="eastAsia"/>
          <w:color w:val="E97132" w:themeColor="accent2"/>
          <w:sz w:val="24"/>
          <w:szCs w:val="24"/>
        </w:rPr>
        <w:t>)</w:t>
      </w:r>
    </w:p>
    <w:p w14:paraId="79D0C3DE" w14:textId="77777777" w:rsidR="00540BBB" w:rsidRPr="009B3F0A" w:rsidRDefault="00540BBB" w:rsidP="001917EA">
      <w:pPr>
        <w:tabs>
          <w:tab w:val="left" w:pos="807"/>
        </w:tabs>
        <w:spacing w:line="320" w:lineRule="exact"/>
        <w:rPr>
          <w:rFonts w:ascii="標楷體" w:eastAsia="標楷體" w:hAnsi="標楷體" w:cs="Times New Roman"/>
          <w:color w:val="E97132" w:themeColor="accent2"/>
          <w:szCs w:val="24"/>
        </w:rPr>
      </w:pPr>
      <w:r w:rsidRPr="009B3F0A">
        <w:rPr>
          <w:rFonts w:ascii="標楷體" w:eastAsia="標楷體" w:hAnsi="標楷體" w:hint="eastAsia"/>
          <w:color w:val="E97132" w:themeColor="accent2"/>
          <w:szCs w:val="24"/>
        </w:rPr>
        <w:t>本會於2003/5成立英譯股，開始翻譯 平實導師著作，接著加入日文翻譯，2011/7《如何契入念佛法門》、《明心與初地》中英日文版問世，</w:t>
      </w:r>
      <w:r w:rsidRPr="009B3F0A">
        <w:rPr>
          <w:rFonts w:ascii="標楷體" w:eastAsia="標楷體" w:hAnsi="標楷體" w:cs="Times New Roman"/>
          <w:color w:val="E97132" w:themeColor="accent2"/>
          <w:szCs w:val="24"/>
        </w:rPr>
        <w:t>2016/4</w:t>
      </w:r>
      <w:r w:rsidRPr="009B3F0A">
        <w:rPr>
          <w:rFonts w:ascii="標楷體" w:eastAsia="標楷體" w:hAnsi="標楷體" w:cs="Times New Roman" w:hint="eastAsia"/>
          <w:color w:val="E97132" w:themeColor="accent2"/>
          <w:szCs w:val="24"/>
        </w:rPr>
        <w:t>首度在美國發行英文版</w:t>
      </w:r>
      <w:r w:rsidRPr="009B3F0A">
        <w:rPr>
          <w:rFonts w:ascii="標楷體" w:eastAsia="標楷體" w:hAnsi="標楷體" w:hint="eastAsia"/>
          <w:color w:val="E97132" w:themeColor="accent2"/>
          <w:szCs w:val="24"/>
        </w:rPr>
        <w:t>《無相念佛》</w:t>
      </w:r>
      <w:r w:rsidRPr="009B3F0A">
        <w:rPr>
          <w:rFonts w:ascii="標楷體" w:eastAsia="標楷體" w:hAnsi="標楷體" w:cs="Times New Roman" w:hint="eastAsia"/>
          <w:color w:val="E97132" w:themeColor="accent2"/>
          <w:szCs w:val="24"/>
        </w:rPr>
        <w:t>，讓西方有緣者接觸正法知見。</w:t>
      </w:r>
    </w:p>
    <w:p w14:paraId="58F722F8" w14:textId="77777777" w:rsidR="00540BBB" w:rsidRPr="009B3F0A" w:rsidRDefault="00540BBB" w:rsidP="001917EA">
      <w:pPr>
        <w:tabs>
          <w:tab w:val="left" w:pos="807"/>
        </w:tabs>
        <w:spacing w:line="320" w:lineRule="exact"/>
        <w:rPr>
          <w:rFonts w:ascii="標楷體" w:eastAsia="標楷體" w:hAnsi="標楷體"/>
          <w:color w:val="E97132" w:themeColor="accent2"/>
          <w:szCs w:val="24"/>
        </w:rPr>
      </w:pPr>
      <w:r w:rsidRPr="009B3F0A">
        <w:rPr>
          <w:rFonts w:ascii="標楷體" w:eastAsia="標楷體" w:hAnsi="標楷體" w:hint="eastAsia"/>
          <w:color w:val="E97132" w:themeColor="accent2"/>
          <w:szCs w:val="24"/>
        </w:rPr>
        <w:t>多年來已完成之中翻英局版書包括：《八個奇妙的心》、《我與無我》、《狂密與真密》、《鈍鳥與靈龜》等十多本著作；其中</w:t>
      </w:r>
      <w:r w:rsidRPr="009B3F0A">
        <w:rPr>
          <w:rFonts w:ascii="標楷體" w:eastAsia="標楷體" w:hAnsi="標楷體" w:cs="Times New Roman" w:hint="eastAsia"/>
          <w:color w:val="E97132" w:themeColor="accent2"/>
          <w:szCs w:val="24"/>
        </w:rPr>
        <w:t>備受 導師重視之</w:t>
      </w:r>
      <w:r w:rsidRPr="009B3F0A">
        <w:rPr>
          <w:rFonts w:ascii="標楷體" w:eastAsia="標楷體" w:hAnsi="標楷體" w:hint="eastAsia"/>
          <w:color w:val="E97132" w:themeColor="accent2"/>
          <w:szCs w:val="24"/>
        </w:rPr>
        <w:t>《狂密與真密》英文版的發行，旨在讓西方人瞭解喇嘛教真相，轉變其以藏傳佛教就是佛教的錯誤觀念。</w:t>
      </w:r>
    </w:p>
    <w:p w14:paraId="1C055FBC" w14:textId="77777777" w:rsidR="00540BBB" w:rsidRPr="009B3F0A" w:rsidRDefault="00540BBB" w:rsidP="001917EA">
      <w:pPr>
        <w:pStyle w:val="af6"/>
        <w:rPr>
          <w:rFonts w:ascii="標楷體" w:eastAsia="標楷體" w:hAnsi="標楷體"/>
          <w:color w:val="E97132" w:themeColor="accent2"/>
          <w:lang w:val="en-US"/>
        </w:rPr>
      </w:pPr>
      <w:r w:rsidRPr="009B3F0A">
        <w:rPr>
          <w:rFonts w:ascii="標楷體" w:eastAsia="標楷體" w:hAnsi="標楷體" w:hint="eastAsia"/>
          <w:color w:val="E97132" w:themeColor="accent2"/>
          <w:sz w:val="24"/>
          <w:szCs w:val="24"/>
          <w:lang w:val="en-US"/>
        </w:rPr>
        <w:t>本會另節錄英譯 導師多本著作之自序、重要內容，如《涅槃》、《法華經講義》等，同時英譯完成電視弘法三乘菩提DVD、玄奘文化千年路等系列影音。之後，除了將 導師著作翻譯成英文外，還陸續推出法文、西班牙文、越南文、泰文等多國語言譯本。</w:t>
      </w:r>
      <w:r w:rsidRPr="009B3F0A">
        <w:rPr>
          <w:rFonts w:ascii="標楷體" w:eastAsia="標楷體" w:hAnsi="標楷體" w:hint="eastAsia"/>
          <w:color w:val="E97132" w:themeColor="accent2"/>
          <w:sz w:val="24"/>
          <w:szCs w:val="24"/>
        </w:rPr>
        <w:t>2022/1增設英文版官網</w:t>
      </w:r>
      <w:r w:rsidRPr="009B3F0A">
        <w:rPr>
          <w:rFonts w:ascii="標楷體" w:eastAsia="標楷體" w:hAnsi="標楷體" w:hint="eastAsia"/>
          <w:color w:val="E97132" w:themeColor="accent2"/>
          <w:sz w:val="24"/>
          <w:szCs w:val="24"/>
          <w:lang w:val="en-US"/>
        </w:rPr>
        <w:t>，</w:t>
      </w:r>
      <w:r w:rsidRPr="009B3F0A">
        <w:rPr>
          <w:rFonts w:ascii="標楷體" w:eastAsia="標楷體" w:hAnsi="標楷體" w:hint="eastAsia"/>
          <w:color w:val="E97132" w:themeColor="accent2"/>
          <w:sz w:val="24"/>
          <w:szCs w:val="24"/>
        </w:rPr>
        <w:t>方便外籍人士透</w:t>
      </w:r>
      <w:r w:rsidRPr="009B3F0A">
        <w:rPr>
          <w:rFonts w:ascii="標楷體" w:eastAsia="標楷體" w:hAnsi="標楷體" w:hint="eastAsia"/>
          <w:color w:val="E97132" w:themeColor="accent2"/>
          <w:sz w:val="24"/>
          <w:szCs w:val="24"/>
          <w:lang w:val="en-US"/>
        </w:rPr>
        <w:t>過網路接觸了義正法。</w:t>
      </w:r>
    </w:p>
  </w:comment>
  <w:comment w:id="1492" w:author="雅鴦" w:date="2025-10-13T15:50:00Z" w:initials="YY">
    <w:p w14:paraId="15366865" w14:textId="77777777" w:rsidR="00540BBB" w:rsidRDefault="00540BBB" w:rsidP="001917EA">
      <w:pPr>
        <w:pStyle w:val="af6"/>
      </w:pPr>
      <w:r>
        <w:rPr>
          <w:rStyle w:val="af5"/>
        </w:rPr>
        <w:annotationRef/>
      </w:r>
      <w:r>
        <w:rPr>
          <w:rFonts w:hint="eastAsia"/>
        </w:rPr>
        <w:t>贊同</w:t>
      </w:r>
    </w:p>
  </w:comment>
  <w:comment w:id="1493" w:author="雅鴦" w:date="2025-10-13T16:40:00Z" w:initials="YY">
    <w:p w14:paraId="634FADE6" w14:textId="77777777" w:rsidR="00540BBB" w:rsidRDefault="00540BBB" w:rsidP="001917EA">
      <w:pPr>
        <w:pStyle w:val="af6"/>
      </w:pPr>
      <w:r>
        <w:rPr>
          <w:rStyle w:val="af5"/>
        </w:rPr>
        <w:annotationRef/>
      </w:r>
      <w:r>
        <w:rPr>
          <w:rFonts w:hint="eastAsia"/>
        </w:rPr>
        <w:t>上面的內容有</w:t>
      </w:r>
      <w:r>
        <w:rPr>
          <w:rFonts w:hint="eastAsia"/>
        </w:rPr>
        <w:t>3</w:t>
      </w:r>
      <w:r>
        <w:rPr>
          <w:rFonts w:hint="eastAsia"/>
        </w:rPr>
        <w:t>個斷點</w:t>
      </w:r>
      <w:r>
        <w:rPr>
          <w:rFonts w:hint="eastAsia"/>
        </w:rPr>
        <w:t>:</w:t>
      </w:r>
    </w:p>
    <w:p w14:paraId="02CF4E23" w14:textId="77777777" w:rsidR="00540BBB" w:rsidRDefault="00540BBB" w:rsidP="001917EA">
      <w:pPr>
        <w:pStyle w:val="af6"/>
      </w:pPr>
      <w:r>
        <w:t>1.)2003/5</w:t>
      </w:r>
      <w:r>
        <w:rPr>
          <w:rFonts w:hint="eastAsia"/>
          <w:color w:val="E97132"/>
        </w:rPr>
        <w:t>成立英譯股</w:t>
      </w:r>
      <w:r>
        <w:rPr>
          <w:rFonts w:hint="eastAsia"/>
        </w:rPr>
        <w:t>==&gt;</w:t>
      </w:r>
      <w:r>
        <w:rPr>
          <w:rFonts w:hint="eastAsia"/>
        </w:rPr>
        <w:t>啟動英譯工作</w:t>
      </w:r>
    </w:p>
    <w:p w14:paraId="65F558AC" w14:textId="77777777" w:rsidR="00540BBB" w:rsidRDefault="00540BBB" w:rsidP="001917EA">
      <w:pPr>
        <w:pStyle w:val="af6"/>
      </w:pPr>
      <w:r>
        <w:t>2.)2011/7</w:t>
      </w:r>
      <w:r>
        <w:rPr>
          <w:rFonts w:hint="eastAsia"/>
          <w:color w:val="E97132"/>
        </w:rPr>
        <w:t>《如何契入念佛法門》、《明心與初地》中英日文版問世</w:t>
      </w:r>
      <w:r>
        <w:rPr>
          <w:rFonts w:hint="eastAsia"/>
          <w:color w:val="000000"/>
        </w:rPr>
        <w:t>==&gt;</w:t>
      </w:r>
      <w:r>
        <w:rPr>
          <w:rFonts w:hint="eastAsia"/>
          <w:color w:val="000000"/>
        </w:rPr>
        <w:t>終於有正式的書籍產出。</w:t>
      </w:r>
    </w:p>
    <w:p w14:paraId="1057B507" w14:textId="77777777" w:rsidR="00540BBB" w:rsidRDefault="00540BBB" w:rsidP="001917EA">
      <w:pPr>
        <w:pStyle w:val="af6"/>
      </w:pPr>
      <w:r>
        <w:t>3.)2016/4</w:t>
      </w:r>
      <w:r>
        <w:rPr>
          <w:rFonts w:hint="eastAsia"/>
          <w:color w:val="E97132"/>
        </w:rPr>
        <w:t>首度在美國發行英文版《無相念佛》</w:t>
      </w:r>
      <w:r>
        <w:rPr>
          <w:rFonts w:hint="eastAsia"/>
          <w:color w:val="000000"/>
        </w:rPr>
        <w:t>==&gt;</w:t>
      </w:r>
      <w:r>
        <w:rPr>
          <w:rFonts w:hint="eastAsia"/>
          <w:color w:val="000000"/>
        </w:rPr>
        <w:t>之後有愈來愈多</w:t>
      </w:r>
      <w:r>
        <w:rPr>
          <w:rFonts w:hint="eastAsia"/>
          <w:color w:val="000000"/>
        </w:rPr>
        <w:t xml:space="preserve"> </w:t>
      </w:r>
      <w:r>
        <w:rPr>
          <w:rFonts w:hint="eastAsia"/>
          <w:color w:val="000000"/>
        </w:rPr>
        <w:t>導師著作的英文翻譯，及其他種類的出版品，整個英譯工作有很大的進展</w:t>
      </w:r>
      <w:r>
        <w:rPr>
          <w:color w:val="000000"/>
        </w:rPr>
        <w:br/>
      </w:r>
      <w:r>
        <w:rPr>
          <w:rFonts w:hint="eastAsia"/>
          <w:color w:val="000000"/>
        </w:rPr>
        <w:t>建議１與２合併陳述，以</w:t>
      </w:r>
      <w:r>
        <w:rPr>
          <w:color w:val="000000"/>
          <w:lang w:val="en-US"/>
        </w:rPr>
        <w:t>2011/7</w:t>
      </w:r>
      <w:r>
        <w:rPr>
          <w:rFonts w:hint="eastAsia"/>
          <w:color w:val="000000"/>
        </w:rPr>
        <w:t>之事為事件主題，第３單獨列一條。</w:t>
      </w:r>
    </w:p>
  </w:comment>
  <w:comment w:id="1494" w:author="韓劍華" w:date="2025-10-14T00:17:00Z" w:initials="韓劍華">
    <w:p w14:paraId="0FC87F4C" w14:textId="77777777" w:rsidR="00540BBB" w:rsidRDefault="00540BBB" w:rsidP="001917EA">
      <w:pPr>
        <w:pStyle w:val="af6"/>
      </w:pPr>
      <w:r>
        <w:rPr>
          <w:rStyle w:val="af5"/>
        </w:rPr>
        <w:annotationRef/>
      </w:r>
      <w:r w:rsidRPr="003559BD">
        <w:rPr>
          <w:rFonts w:hint="eastAsia"/>
          <w:color w:val="E97132" w:themeColor="accent2"/>
        </w:rPr>
        <w:t>OK 1</w:t>
      </w:r>
      <w:r w:rsidRPr="003559BD">
        <w:rPr>
          <w:rFonts w:hint="eastAsia"/>
          <w:color w:val="E97132" w:themeColor="accent2"/>
        </w:rPr>
        <w:t>、</w:t>
      </w:r>
      <w:r w:rsidRPr="003559BD">
        <w:rPr>
          <w:rFonts w:hint="eastAsia"/>
          <w:color w:val="E97132" w:themeColor="accent2"/>
        </w:rPr>
        <w:t>2</w:t>
      </w:r>
      <w:r w:rsidRPr="003559BD">
        <w:rPr>
          <w:rFonts w:hint="eastAsia"/>
          <w:color w:val="E97132" w:themeColor="accent2"/>
        </w:rPr>
        <w:t>合併一則　第</w:t>
      </w:r>
      <w:r w:rsidRPr="003559BD">
        <w:rPr>
          <w:rFonts w:hint="eastAsia"/>
          <w:color w:val="E97132" w:themeColor="accent2"/>
        </w:rPr>
        <w:t>3</w:t>
      </w:r>
      <w:r w:rsidRPr="003559BD">
        <w:rPr>
          <w:rFonts w:hint="eastAsia"/>
          <w:color w:val="E97132" w:themeColor="accent2"/>
        </w:rPr>
        <w:t>則保留重點</w:t>
      </w:r>
      <w:r w:rsidRPr="003559BD">
        <w:rPr>
          <w:rFonts w:hint="eastAsia"/>
          <w:color w:val="E97132" w:themeColor="accent2"/>
        </w:rPr>
        <w:t xml:space="preserve">, </w:t>
      </w:r>
      <w:r w:rsidRPr="003559BD">
        <w:rPr>
          <w:rFonts w:hint="eastAsia"/>
          <w:color w:val="E97132" w:themeColor="accent2"/>
        </w:rPr>
        <w:t>未一一列出書名</w:t>
      </w:r>
    </w:p>
  </w:comment>
  <w:comment w:id="1495" w:author="雅鴦" w:date="2025-10-14T16:31:00Z" w:initials="YY">
    <w:p w14:paraId="19C85177" w14:textId="77777777" w:rsidR="00540BBB" w:rsidRDefault="00540BBB" w:rsidP="001917EA">
      <w:pPr>
        <w:pStyle w:val="af6"/>
      </w:pPr>
      <w:r>
        <w:rPr>
          <w:rStyle w:val="af5"/>
        </w:rPr>
        <w:annotationRef/>
      </w:r>
      <w:r>
        <w:rPr>
          <w:lang w:val="en-US"/>
        </w:rPr>
        <w:t>ok</w:t>
      </w:r>
    </w:p>
  </w:comment>
  <w:comment w:id="1520" w:author="駱淳渝" w:date="2025-06-16T21:54:00Z" w:initials="淳渝">
    <w:p w14:paraId="1FDAB997" w14:textId="77777777" w:rsidR="00540BBB" w:rsidRDefault="00540BBB" w:rsidP="00E764CD">
      <w:pPr>
        <w:pStyle w:val="af6"/>
      </w:pPr>
      <w:r>
        <w:rPr>
          <w:rStyle w:val="af5"/>
        </w:rPr>
        <w:annotationRef/>
      </w:r>
      <w:r>
        <w:rPr>
          <w:rFonts w:hint="eastAsia"/>
        </w:rPr>
        <w:t>第</w:t>
      </w:r>
      <w:r>
        <w:rPr>
          <w:rFonts w:hint="eastAsia"/>
        </w:rPr>
        <w:t>14</w:t>
      </w:r>
      <w:r>
        <w:rPr>
          <w:rFonts w:hint="eastAsia"/>
        </w:rPr>
        <w:t>期建議此後新增本書出版之目的：「本書之出版期能救護諸方於次法無真修實證之法師居士，能免於大妄語業誤導眾生。」</w:t>
      </w:r>
    </w:p>
    <w:p w14:paraId="250E928D" w14:textId="77777777" w:rsidR="00540BBB" w:rsidRDefault="00540BBB" w:rsidP="00E764CD">
      <w:pPr>
        <w:pStyle w:val="af6"/>
      </w:pPr>
      <w:r>
        <w:rPr>
          <w:rFonts w:hint="eastAsia"/>
        </w:rPr>
        <w:t>資料來源：</w:t>
      </w:r>
      <w:r>
        <w:rPr>
          <w:rFonts w:hint="eastAsia"/>
        </w:rPr>
        <w:t>0338</w:t>
      </w:r>
      <w:r>
        <w:rPr>
          <w:rFonts w:hint="eastAsia"/>
        </w:rPr>
        <w:t>《次法—實證佛法前應有的條件》（上）序</w:t>
      </w:r>
      <w:r>
        <w:rPr>
          <w:rFonts w:hint="eastAsia"/>
        </w:rPr>
        <w:t>5(14</w:t>
      </w:r>
      <w:r>
        <w:rPr>
          <w:rFonts w:hint="eastAsia"/>
        </w:rPr>
        <w:t>期</w:t>
      </w:r>
      <w:r>
        <w:rPr>
          <w:rFonts w:hint="eastAsia"/>
        </w:rPr>
        <w:t>B01)</w:t>
      </w:r>
    </w:p>
  </w:comment>
  <w:comment w:id="1521" w:author="韓劍華" w:date="2025-06-22T20:03:00Z" w:initials="韓劍華">
    <w:p w14:paraId="3B18E3A5" w14:textId="77777777" w:rsidR="00540BBB" w:rsidRDefault="00540BBB">
      <w:pPr>
        <w:pStyle w:val="af6"/>
      </w:pPr>
      <w:r>
        <w:rPr>
          <w:rStyle w:val="af5"/>
        </w:rPr>
        <w:annotationRef/>
      </w:r>
      <w:r w:rsidRPr="00335C20">
        <w:rPr>
          <w:rFonts w:hint="eastAsia"/>
          <w:color w:val="E97132" w:themeColor="accent2"/>
        </w:rPr>
        <w:t xml:space="preserve">OK, </w:t>
      </w:r>
      <w:r w:rsidRPr="00335C20">
        <w:rPr>
          <w:rFonts w:hint="eastAsia"/>
          <w:color w:val="E97132" w:themeColor="accent2"/>
        </w:rPr>
        <w:t>已增補內容</w:t>
      </w:r>
    </w:p>
  </w:comment>
  <w:comment w:id="1527" w:author="駱淳渝" w:date="2025-06-16T21:43:00Z" w:initials="淳渝">
    <w:p w14:paraId="44E2022A" w14:textId="77777777" w:rsidR="00540BBB" w:rsidRDefault="00540BBB" w:rsidP="00E764CD">
      <w:pPr>
        <w:pStyle w:val="af6"/>
      </w:pPr>
      <w:r>
        <w:rPr>
          <w:rStyle w:val="af5"/>
        </w:rPr>
        <w:annotationRef/>
      </w:r>
      <w:r>
        <w:rPr>
          <w:rFonts w:hint="eastAsia"/>
        </w:rPr>
        <w:t>第</w:t>
      </w:r>
      <w:r>
        <w:rPr>
          <w:rFonts w:hint="eastAsia"/>
        </w:rPr>
        <w:t>14</w:t>
      </w:r>
      <w:r>
        <w:rPr>
          <w:rFonts w:hint="eastAsia"/>
        </w:rPr>
        <w:t>期建議此前可加上「於《正覺電子報》連載多期後集文編輯成書」</w:t>
      </w:r>
    </w:p>
    <w:p w14:paraId="2D79DB34" w14:textId="77777777" w:rsidR="00540BBB" w:rsidRDefault="00540BBB" w:rsidP="00E764CD">
      <w:pPr>
        <w:pStyle w:val="af6"/>
      </w:pPr>
      <w:r>
        <w:rPr>
          <w:rFonts w:hint="eastAsia"/>
        </w:rPr>
        <w:t>資料來源：</w:t>
      </w:r>
      <w:r>
        <w:rPr>
          <w:rFonts w:hint="eastAsia"/>
        </w:rPr>
        <w:t>0338</w:t>
      </w:r>
      <w:r>
        <w:rPr>
          <w:rFonts w:hint="eastAsia"/>
        </w:rPr>
        <w:t>，《次法—實證佛法前應有的條件》（上）序</w:t>
      </w:r>
      <w:r>
        <w:rPr>
          <w:rFonts w:hint="eastAsia"/>
        </w:rPr>
        <w:t>5(14</w:t>
      </w:r>
      <w:r>
        <w:rPr>
          <w:rFonts w:hint="eastAsia"/>
        </w:rPr>
        <w:t>期</w:t>
      </w:r>
      <w:r>
        <w:rPr>
          <w:rFonts w:hint="eastAsia"/>
        </w:rPr>
        <w:t>B01)</w:t>
      </w:r>
    </w:p>
  </w:comment>
  <w:comment w:id="1528" w:author="yayang L" w:date="2025-06-24T17:06:00Z" w:initials="yL">
    <w:p w14:paraId="36DB1A7B" w14:textId="77777777" w:rsidR="00540BBB" w:rsidRDefault="00540BBB" w:rsidP="00E764CD">
      <w:pPr>
        <w:pStyle w:val="af6"/>
      </w:pPr>
      <w:r>
        <w:rPr>
          <w:rStyle w:val="af5"/>
        </w:rPr>
        <w:annotationRef/>
      </w:r>
      <w:r>
        <w:rPr>
          <w:rFonts w:hint="eastAsia"/>
        </w:rPr>
        <w:t>因大部分成書都是先上電子報再出書，故</w:t>
      </w:r>
      <w:r>
        <w:rPr>
          <w:rFonts w:hint="eastAsia"/>
        </w:rPr>
        <w:t xml:space="preserve"> </w:t>
      </w:r>
      <w:r>
        <w:rPr>
          <w:rFonts w:hint="eastAsia"/>
        </w:rPr>
        <w:t>不再特別說明，除非該書連載特久或與成書的書名完全不同時再稍加說明。</w:t>
      </w:r>
    </w:p>
  </w:comment>
  <w:comment w:id="1551" w:author="韓劍華" w:date="2025-12-27T22:31:00Z" w:initials="韓劍華">
    <w:p w14:paraId="3EE196BF" w14:textId="187C2019" w:rsidR="00540BBB" w:rsidRDefault="00540BBB">
      <w:pPr>
        <w:pStyle w:val="af6"/>
      </w:pPr>
      <w:r>
        <w:rPr>
          <w:rStyle w:val="af5"/>
        </w:rPr>
        <w:annotationRef/>
      </w:r>
      <w:r>
        <w:rPr>
          <w:rFonts w:hint="eastAsia"/>
        </w:rPr>
        <w:t>待增補</w:t>
      </w:r>
    </w:p>
  </w:comment>
  <w:comment w:id="1565" w:author="韓劍華" w:date="2025-06-20T23:27:00Z" w:initials="韓劍華">
    <w:p w14:paraId="1A988603" w14:textId="77777777" w:rsidR="00540BBB" w:rsidRDefault="00540BBB" w:rsidP="00E764CD">
      <w:pPr>
        <w:pStyle w:val="af6"/>
        <w:rPr>
          <w:rFonts w:ascii="微軟正黑體" w:eastAsia="微軟正黑體" w:hAnsi="微軟正黑體" w:cs="Times New Roman"/>
          <w:color w:val="E97132" w:themeColor="accent2"/>
          <w:lang w:val="en-US"/>
        </w:rPr>
      </w:pPr>
      <w:r w:rsidRPr="00265CB4">
        <w:rPr>
          <w:rFonts w:ascii="微軟正黑體" w:eastAsia="微軟正黑體" w:hAnsi="微軟正黑體" w:cs="Times New Roman" w:hint="eastAsia"/>
          <w:color w:val="E97132" w:themeColor="accent2"/>
          <w:lang w:val="en-US"/>
        </w:rPr>
        <w:t>（註）【超聯結】</w:t>
      </w:r>
    </w:p>
    <w:p w14:paraId="6859D311" w14:textId="77777777" w:rsidR="00540BBB" w:rsidRPr="00265CB4" w:rsidRDefault="00540BBB" w:rsidP="00E764CD">
      <w:pPr>
        <w:pStyle w:val="af6"/>
        <w:rPr>
          <w:rFonts w:ascii="微軟正黑體" w:eastAsia="微軟正黑體" w:hAnsi="微軟正黑體" w:cs="Times New Roman"/>
          <w:color w:val="E97132" w:themeColor="accent2"/>
        </w:rPr>
      </w:pPr>
      <w:r w:rsidRPr="00265CB4">
        <w:rPr>
          <w:rFonts w:ascii="微軟正黑體" w:eastAsia="微軟正黑體" w:hAnsi="微軟正黑體" w:cs="Times New Roman" w:hint="eastAsia"/>
          <w:color w:val="E97132" w:themeColor="accent2"/>
        </w:rPr>
        <w:t>另退轉者張志成，曾於</w:t>
      </w:r>
      <w:r w:rsidRPr="00265CB4">
        <w:rPr>
          <w:rFonts w:ascii="微軟正黑體" w:eastAsia="微軟正黑體" w:hAnsi="微軟正黑體" w:cs="Times New Roman"/>
          <w:color w:val="E97132" w:themeColor="accent2"/>
        </w:rPr>
        <w:t>1999/12/14撰文</w:t>
      </w:r>
      <w:r w:rsidRPr="00265CB4">
        <w:rPr>
          <w:rFonts w:ascii="微軟正黑體" w:eastAsia="微軟正黑體" w:hAnsi="微軟正黑體" w:cs="Times New Roman" w:hint="eastAsia"/>
          <w:color w:val="E97132" w:themeColor="accent2"/>
        </w:rPr>
        <w:t>妄議</w:t>
      </w:r>
      <w:r w:rsidRPr="00265CB4">
        <w:rPr>
          <w:rFonts w:ascii="微軟正黑體" w:eastAsia="微軟正黑體" w:hAnsi="微軟正黑體" w:cs="Times New Roman"/>
          <w:color w:val="E97132" w:themeColor="accent2"/>
        </w:rPr>
        <w:t xml:space="preserve"> </w:t>
      </w:r>
      <w:r w:rsidRPr="00265CB4">
        <w:rPr>
          <w:rFonts w:ascii="微軟正黑體" w:eastAsia="微軟正黑體" w:hAnsi="微軟正黑體" w:cs="Times New Roman" w:hint="eastAsia"/>
          <w:color w:val="E97132" w:themeColor="accent2"/>
        </w:rPr>
        <w:t>平實導師如來藏思想專斷，捨棄現代佛教學術史觀和史料文獻，無法和當代學術界對話。當時 導師即論斷此為外於第八識而求般若，外於如來藏心而求涅槃，乃是錯解第一義諦、心外求法之凡夫。</w:t>
      </w:r>
      <w:r w:rsidRPr="00265CB4">
        <w:rPr>
          <w:rStyle w:val="af5"/>
          <w:rFonts w:ascii="微軟正黑體" w:eastAsia="微軟正黑體" w:hAnsi="微軟正黑體"/>
          <w:color w:val="E97132" w:themeColor="accent2"/>
          <w:sz w:val="22"/>
          <w:szCs w:val="22"/>
        </w:rPr>
        <w:annotationRef/>
      </w:r>
      <w:r w:rsidRPr="00265CB4">
        <w:rPr>
          <w:rStyle w:val="af5"/>
          <w:color w:val="E97132" w:themeColor="accent2"/>
          <w:sz w:val="22"/>
          <w:szCs w:val="22"/>
        </w:rPr>
        <w:annotationRef/>
      </w:r>
    </w:p>
    <w:p w14:paraId="590312EF" w14:textId="77777777" w:rsidR="00540BBB" w:rsidRDefault="00540BBB" w:rsidP="00E764CD">
      <w:pPr>
        <w:pStyle w:val="af6"/>
      </w:pPr>
      <w:r w:rsidRPr="00265CB4">
        <w:rPr>
          <w:rFonts w:hint="eastAsia"/>
          <w:color w:val="E97132" w:themeColor="accent2"/>
        </w:rPr>
        <w:t xml:space="preserve">(0061 </w:t>
      </w:r>
      <w:r w:rsidRPr="00265CB4">
        <w:rPr>
          <w:rFonts w:hint="eastAsia"/>
          <w:color w:val="E97132" w:themeColor="accent2"/>
        </w:rPr>
        <w:t>頁</w:t>
      </w:r>
      <w:r w:rsidRPr="00265CB4">
        <w:rPr>
          <w:rFonts w:hint="eastAsia"/>
          <w:color w:val="E97132" w:themeColor="accent2"/>
        </w:rPr>
        <w:t>305~312)</w:t>
      </w:r>
    </w:p>
  </w:comment>
  <w:comment w:id="1567" w:author="韓劍華" w:date="2024-07-29T19:39:00Z" w:initials="">
    <w:p w14:paraId="65FA39E8" w14:textId="77777777" w:rsidR="00540BBB" w:rsidRDefault="00540BBB" w:rsidP="00E764CD">
      <w:pPr>
        <w:pStyle w:val="af6"/>
      </w:pPr>
      <w:r>
        <w:rPr>
          <w:rStyle w:val="af5"/>
        </w:rPr>
        <w:annotationRef/>
      </w:r>
      <w:r>
        <w:rPr>
          <w:rFonts w:ascii="微軟正黑體" w:eastAsia="微軟正黑體" w:hAnsi="微軟正黑體" w:hint="eastAsia"/>
          <w:color w:val="E97132" w:themeColor="accent2"/>
        </w:rPr>
        <w:t>已更新「燈下黑」首映日期為：</w:t>
      </w:r>
      <w:r>
        <w:rPr>
          <w:rFonts w:ascii="微軟正黑體" w:eastAsia="微軟正黑體" w:hAnsi="微軟正黑體" w:cs="Times New Roman" w:hint="eastAsia"/>
          <w:color w:val="E97132" w:themeColor="accent2"/>
          <w:sz w:val="24"/>
          <w:szCs w:val="24"/>
        </w:rPr>
        <w:t>2021/6/1</w:t>
      </w:r>
    </w:p>
  </w:comment>
  <w:comment w:id="1572" w:author="韓劍華" w:date="2025-12-21T00:06:00Z" w:initials="韓劍華">
    <w:p w14:paraId="1B91C9BE" w14:textId="733674CB" w:rsidR="00540BBB" w:rsidRDefault="00540BBB" w:rsidP="00401050">
      <w:pPr>
        <w:pStyle w:val="af6"/>
      </w:pPr>
      <w:r>
        <w:rPr>
          <w:rFonts w:hint="eastAsia"/>
        </w:rPr>
        <w:t>雅鴦菩薩裁示</w:t>
      </w:r>
      <w:r>
        <w:rPr>
          <w:rFonts w:hint="eastAsia"/>
        </w:rPr>
        <w:t>:</w:t>
      </w:r>
      <w:r>
        <w:rPr>
          <w:rFonts w:hint="eastAsia"/>
        </w:rPr>
        <w:t>「這則有專文論述，故建議縮短內容，將刪除處以加</w:t>
      </w:r>
      <w:r>
        <w:rPr>
          <w:rFonts w:hint="eastAsia"/>
        </w:rPr>
        <w:t xml:space="preserve"> </w:t>
      </w:r>
      <w:r>
        <w:rPr>
          <w:lang w:val="en-US"/>
        </w:rPr>
        <w:t>(</w:t>
      </w:r>
      <w:r>
        <w:rPr>
          <w:rFonts w:hint="eastAsia"/>
        </w:rPr>
        <w:t>註</w:t>
      </w:r>
      <w:r>
        <w:rPr>
          <w:lang w:val="en-US"/>
        </w:rPr>
        <w:t>)</w:t>
      </w:r>
      <w:r>
        <w:rPr>
          <w:rFonts w:hint="eastAsia"/>
        </w:rPr>
        <w:t>作超聯結方式處理。」</w:t>
      </w:r>
    </w:p>
    <w:p w14:paraId="6662C4E9" w14:textId="77777777" w:rsidR="00540BBB" w:rsidRDefault="00540BBB">
      <w:pPr>
        <w:pStyle w:val="af6"/>
        <w:rPr>
          <w:rFonts w:ascii="微軟正黑體" w:eastAsia="微軟正黑體" w:hAnsi="微軟正黑體" w:cs="Times New Roman"/>
          <w:bCs/>
          <w:szCs w:val="24"/>
        </w:rPr>
      </w:pPr>
    </w:p>
    <w:p w14:paraId="3F7CCA6B" w14:textId="4DAFBAAE" w:rsidR="00540BBB" w:rsidRDefault="00540BBB">
      <w:pPr>
        <w:pStyle w:val="af6"/>
        <w:rPr>
          <w:rFonts w:ascii="微軟正黑體" w:eastAsia="微軟正黑體" w:hAnsi="微軟正黑體" w:cs="Times New Roman"/>
          <w:bCs/>
          <w:szCs w:val="24"/>
        </w:rPr>
      </w:pPr>
      <w:r w:rsidRPr="00970301">
        <w:rPr>
          <w:rFonts w:ascii="微軟正黑體" w:eastAsia="微軟正黑體" w:hAnsi="微軟正黑體" w:cs="Times New Roman" w:hint="eastAsia"/>
          <w:b/>
          <w:szCs w:val="24"/>
        </w:rPr>
        <w:t>【日期無誤】</w:t>
      </w:r>
      <w:r>
        <w:rPr>
          <w:rFonts w:ascii="微軟正黑體" w:eastAsia="微軟正黑體" w:hAnsi="微軟正黑體" w:cs="Times New Roman" w:hint="eastAsia"/>
          <w:bCs/>
          <w:szCs w:val="24"/>
        </w:rPr>
        <w:t>:</w:t>
      </w:r>
    </w:p>
    <w:p w14:paraId="2C1E34AE" w14:textId="77777777" w:rsidR="00540BBB" w:rsidRDefault="00540BBB">
      <w:pPr>
        <w:pStyle w:val="af6"/>
        <w:rPr>
          <w:rFonts w:ascii="微軟正黑體" w:eastAsia="微軟正黑體" w:hAnsi="微軟正黑體" w:cs="Times New Roman"/>
          <w:bCs/>
          <w:szCs w:val="24"/>
        </w:rPr>
      </w:pPr>
      <w:r w:rsidRPr="00401050">
        <w:rPr>
          <w:rFonts w:ascii="微軟正黑體" w:eastAsia="微軟正黑體" w:hAnsi="微軟正黑體" w:cs="Times New Roman" w:hint="eastAsia"/>
          <w:bCs/>
          <w:color w:val="EE0000"/>
          <w:szCs w:val="24"/>
        </w:rPr>
        <w:t>2022/06/30</w:t>
      </w:r>
      <w:r w:rsidRPr="002617E6">
        <w:rPr>
          <w:rFonts w:ascii="微軟正黑體" w:eastAsia="微軟正黑體" w:hAnsi="微軟正黑體" w:cs="Times New Roman" w:hint="eastAsia"/>
          <w:bCs/>
          <w:szCs w:val="24"/>
        </w:rPr>
        <w:t>首次實行《新蒙山·悲仰施食》法會儀軌</w:t>
      </w:r>
      <w:r w:rsidRPr="002617E6">
        <w:rPr>
          <w:rStyle w:val="af5"/>
          <w:rFonts w:ascii="微軟正黑體" w:eastAsia="微軟正黑體" w:hAnsi="微軟正黑體" w:cs="Times New Roman" w:hint="eastAsia"/>
          <w:bCs/>
          <w:sz w:val="24"/>
          <w:szCs w:val="24"/>
        </w:rPr>
        <w:annotationRef/>
      </w:r>
      <w:r w:rsidRPr="002617E6">
        <w:rPr>
          <w:rStyle w:val="af5"/>
          <w:rFonts w:ascii="微軟正黑體" w:eastAsia="微軟正黑體" w:hAnsi="微軟正黑體" w:cs="Times New Roman" w:hint="eastAsia"/>
          <w:bCs/>
          <w:sz w:val="24"/>
          <w:szCs w:val="24"/>
        </w:rPr>
        <w:annotationRef/>
      </w:r>
      <w:r w:rsidRPr="002617E6">
        <w:rPr>
          <w:rFonts w:ascii="微軟正黑體" w:eastAsia="微軟正黑體" w:hAnsi="微軟正黑體" w:cs="Times New Roman" w:hint="eastAsia"/>
          <w:bCs/>
          <w:szCs w:val="24"/>
        </w:rPr>
        <w:t>，</w:t>
      </w:r>
      <w:r w:rsidRPr="00401050">
        <w:rPr>
          <w:rFonts w:ascii="微軟正黑體" w:eastAsia="微軟正黑體" w:hAnsi="微軟正黑體" w:cs="Times New Roman" w:hint="eastAsia"/>
          <w:bCs/>
          <w:color w:val="EE0000"/>
          <w:szCs w:val="24"/>
        </w:rPr>
        <w:t>2020/011/30</w:t>
      </w:r>
      <w:r w:rsidRPr="002617E6">
        <w:rPr>
          <w:rFonts w:ascii="微軟正黑體" w:eastAsia="微軟正黑體" w:hAnsi="微軟正黑體" w:cs="Times New Roman" w:hint="eastAsia"/>
          <w:bCs/>
          <w:szCs w:val="24"/>
        </w:rPr>
        <w:t>開始實施</w:t>
      </w:r>
      <w:r w:rsidRPr="002617E6">
        <w:rPr>
          <w:rStyle w:val="af5"/>
          <w:rFonts w:ascii="微軟正黑體" w:eastAsia="微軟正黑體" w:hAnsi="微軟正黑體" w:cs="Times New Roman" w:hint="eastAsia"/>
          <w:bCs/>
          <w:sz w:val="24"/>
          <w:szCs w:val="24"/>
        </w:rPr>
        <w:annotationRef/>
      </w:r>
      <w:r w:rsidRPr="002617E6">
        <w:rPr>
          <w:rStyle w:val="af5"/>
          <w:rFonts w:ascii="微軟正黑體" w:eastAsia="微軟正黑體" w:hAnsi="微軟正黑體" w:cs="Times New Roman" w:hint="eastAsia"/>
          <w:bCs/>
          <w:sz w:val="24"/>
          <w:szCs w:val="24"/>
        </w:rPr>
        <w:annotationRef/>
      </w:r>
      <w:r w:rsidRPr="002617E6">
        <w:rPr>
          <w:rStyle w:val="af5"/>
          <w:rFonts w:ascii="微軟正黑體" w:eastAsia="微軟正黑體" w:hAnsi="微軟正黑體" w:cs="Times New Roman" w:hint="eastAsia"/>
          <w:bCs/>
          <w:sz w:val="24"/>
          <w:szCs w:val="24"/>
        </w:rPr>
        <w:annotationRef/>
      </w:r>
      <w:r w:rsidRPr="002617E6">
        <w:rPr>
          <w:rStyle w:val="af5"/>
          <w:rFonts w:ascii="微軟正黑體" w:eastAsia="微軟正黑體" w:hAnsi="微軟正黑體" w:cs="Times New Roman" w:hint="eastAsia"/>
          <w:bCs/>
          <w:sz w:val="24"/>
          <w:szCs w:val="24"/>
        </w:rPr>
        <w:annotationRef/>
      </w:r>
      <w:r w:rsidRPr="002617E6">
        <w:rPr>
          <w:rFonts w:ascii="微軟正黑體" w:eastAsia="微軟正黑體" w:hAnsi="微軟正黑體" w:cs="Times New Roman" w:hint="eastAsia"/>
          <w:bCs/>
          <w:szCs w:val="24"/>
        </w:rPr>
        <w:t>新版《</w:t>
      </w:r>
      <w:r w:rsidRPr="002617E6">
        <w:rPr>
          <w:rStyle w:val="af5"/>
          <w:rFonts w:ascii="微軟正黑體" w:eastAsia="微軟正黑體" w:hAnsi="微軟正黑體" w:cs="Times New Roman" w:hint="eastAsia"/>
          <w:bCs/>
          <w:sz w:val="24"/>
          <w:szCs w:val="24"/>
        </w:rPr>
        <w:annotationRef/>
      </w:r>
      <w:r w:rsidRPr="002617E6">
        <w:rPr>
          <w:rFonts w:ascii="微軟正黑體" w:eastAsia="微軟正黑體" w:hAnsi="微軟正黑體" w:cs="Times New Roman" w:hint="eastAsia"/>
          <w:bCs/>
          <w:szCs w:val="24"/>
        </w:rPr>
        <w:t>佛前大供》儀軌</w:t>
      </w:r>
      <w:r>
        <w:rPr>
          <w:rFonts w:ascii="微軟正黑體" w:eastAsia="微軟正黑體" w:hAnsi="微軟正黑體" w:cs="Times New Roman" w:hint="eastAsia"/>
          <w:bCs/>
          <w:szCs w:val="24"/>
        </w:rPr>
        <w:t>新版儀軌</w:t>
      </w:r>
      <w:r w:rsidRPr="002617E6">
        <w:rPr>
          <w:rFonts w:ascii="微軟正黑體" w:eastAsia="微軟正黑體" w:hAnsi="微軟正黑體" w:cs="Times New Roman" w:hint="eastAsia"/>
          <w:bCs/>
          <w:szCs w:val="24"/>
        </w:rPr>
        <w:t>，剔除密教不清淨內容，實行真正體現佛教施食與供佛儀軌。</w:t>
      </w:r>
    </w:p>
    <w:p w14:paraId="2080B0D5" w14:textId="7DF333F6" w:rsidR="00540BBB" w:rsidRPr="00970301" w:rsidRDefault="00540BBB" w:rsidP="00970301">
      <w:pPr>
        <w:pStyle w:val="af3"/>
        <w:spacing w:line="280" w:lineRule="exact"/>
        <w:rPr>
          <w:rFonts w:ascii="標楷體" w:eastAsia="標楷體" w:hAnsi="標楷體"/>
        </w:rPr>
      </w:pPr>
      <w:r w:rsidRPr="00970301">
        <w:rPr>
          <w:rFonts w:ascii="標楷體" w:eastAsia="標楷體" w:hAnsi="標楷體" w:hint="eastAsia"/>
        </w:rPr>
        <w:t>D05-P004 佛教正覺同修會-認識正覺-法會梵唄儀軌及教學音檔-新蒙山施食(1期 D05)</w:t>
      </w:r>
    </w:p>
    <w:p w14:paraId="1FDF109D" w14:textId="033B14A3" w:rsidR="00540BBB" w:rsidRPr="00970301" w:rsidRDefault="00540BBB" w:rsidP="00970301">
      <w:pPr>
        <w:pStyle w:val="af6"/>
        <w:rPr>
          <w:rFonts w:ascii="標楷體" w:eastAsia="標楷體" w:hAnsi="標楷體"/>
        </w:rPr>
      </w:pPr>
      <w:r w:rsidRPr="00970301">
        <w:rPr>
          <w:rFonts w:ascii="標楷體" w:eastAsia="標楷體" w:hAnsi="標楷體"/>
          <w:lang w:val="en-US"/>
        </w:rPr>
        <w:t>D05-P001</w:t>
      </w:r>
      <w:r w:rsidRPr="00970301">
        <w:rPr>
          <w:rFonts w:ascii="標楷體" w:eastAsia="標楷體" w:hAnsi="標楷體" w:hint="eastAsia"/>
          <w:lang w:val="en-US"/>
        </w:rPr>
        <w:t xml:space="preserve"> 佛教正覺同修會-認識正覺-法會梵唄儀軌及教學音檔-佛前大供</w:t>
      </w:r>
      <w:r w:rsidRPr="00970301">
        <w:rPr>
          <w:rFonts w:ascii="標楷體" w:eastAsia="標楷體" w:hAnsi="標楷體"/>
          <w:lang w:val="en-US"/>
        </w:rPr>
        <w:t>(1</w:t>
      </w:r>
      <w:r w:rsidRPr="00970301">
        <w:rPr>
          <w:rFonts w:ascii="標楷體" w:eastAsia="標楷體" w:hAnsi="標楷體" w:hint="eastAsia"/>
        </w:rPr>
        <w:t>期</w:t>
      </w:r>
      <w:r w:rsidRPr="00970301">
        <w:rPr>
          <w:rFonts w:ascii="標楷體" w:eastAsia="標楷體" w:hAnsi="標楷體"/>
          <w:lang w:val="en-US"/>
        </w:rPr>
        <w:t xml:space="preserve"> D05)</w:t>
      </w:r>
    </w:p>
  </w:comment>
  <w:comment w:id="1576" w:author="Chun Yu Lou" w:date="1900-01-01T00:00:00Z" w:initials="CL">
    <w:p w14:paraId="25643463" w14:textId="73F6FBE9" w:rsidR="00953D07" w:rsidRDefault="00953D07">
      <w:pPr>
        <w:pStyle w:val="af6"/>
      </w:pPr>
      <w:r>
        <w:rPr>
          <w:rStyle w:val="af5"/>
        </w:rPr>
        <w:annotationRef/>
      </w:r>
      <w:r w:rsidRPr="5D2EF6EF">
        <w:t>本則大事紀要建議修改如下：</w:t>
      </w:r>
    </w:p>
    <w:p w14:paraId="0BE4A039" w14:textId="5757BD33" w:rsidR="00953D07" w:rsidRDefault="00953D07">
      <w:pPr>
        <w:pStyle w:val="af6"/>
      </w:pPr>
      <w:r w:rsidRPr="571D4E84">
        <w:t>2016/2/21</w:t>
      </w:r>
      <w:r w:rsidRPr="571D4E84">
        <w:t>起本會開始研擬將密教</w:t>
      </w:r>
      <w:r w:rsidRPr="571D4E84">
        <w:t xml:space="preserve"> </w:t>
      </w:r>
      <w:r w:rsidRPr="571D4E84">
        <w:t>（雙身法、鬼神法）咒語等不清淨內容從佛門儀軌中剔除，於</w:t>
      </w:r>
      <w:r w:rsidRPr="571D4E84">
        <w:t>2021/2/12</w:t>
      </w:r>
      <w:r w:rsidRPr="571D4E84">
        <w:t>新春金剛法會啟用新版《佛前大供》儀軌，後陸續完成《彌陀法會》、《悲增法會》、《講堂安座》、《自宅安座》、〈二時臨齋儀〉、《新蒙山</w:t>
      </w:r>
      <w:r w:rsidRPr="571D4E84">
        <w:t>·</w:t>
      </w:r>
      <w:r w:rsidRPr="571D4E84">
        <w:t>悲仰施食》、《大悲懺》、《早晚課》、《戒定真香讚》等儀軌編修作業，回歸佛教清淨正理。</w:t>
      </w:r>
    </w:p>
  </w:comment>
  <w:comment w:id="1581" w:author="yayang L" w:date="2024-07-22T21:45:00Z" w:initials="yL">
    <w:p w14:paraId="2AF61625" w14:textId="77777777" w:rsidR="00540BBB" w:rsidRDefault="00540BBB" w:rsidP="0051492C">
      <w:pPr>
        <w:pStyle w:val="af6"/>
      </w:pPr>
      <w:r>
        <w:rPr>
          <w:rStyle w:val="af5"/>
        </w:rPr>
        <w:annotationRef/>
      </w:r>
      <w:r>
        <w:rPr>
          <w:rFonts w:hint="eastAsia"/>
        </w:rPr>
        <w:t>這則有專文論述，故建議縮短內容，將刪除處以加</w:t>
      </w:r>
      <w:r>
        <w:rPr>
          <w:rFonts w:hint="eastAsia"/>
        </w:rPr>
        <w:t xml:space="preserve"> </w:t>
      </w:r>
      <w:r>
        <w:rPr>
          <w:lang w:val="en-US"/>
        </w:rPr>
        <w:t>(</w:t>
      </w:r>
      <w:r>
        <w:rPr>
          <w:rFonts w:hint="eastAsia"/>
        </w:rPr>
        <w:t>註</w:t>
      </w:r>
      <w:r>
        <w:rPr>
          <w:lang w:val="en-US"/>
        </w:rPr>
        <w:t>)</w:t>
      </w:r>
      <w:r>
        <w:rPr>
          <w:rFonts w:hint="eastAsia"/>
        </w:rPr>
        <w:t>作超聯結方式處理。</w:t>
      </w:r>
    </w:p>
  </w:comment>
  <w:comment w:id="1582" w:author="韓劍華" w:date="2024-07-28T15:06:00Z" w:initials="韓劍華">
    <w:p w14:paraId="3DBC65C1" w14:textId="77777777" w:rsidR="00540BBB" w:rsidRDefault="00540BBB" w:rsidP="0051492C">
      <w:pPr>
        <w:pStyle w:val="af6"/>
      </w:pPr>
      <w:r>
        <w:rPr>
          <w:rStyle w:val="af5"/>
        </w:rPr>
        <w:annotationRef/>
      </w:r>
      <w:r w:rsidRPr="001A77D0">
        <w:rPr>
          <w:rFonts w:hint="eastAsia"/>
          <w:color w:val="E97132" w:themeColor="accent2"/>
        </w:rPr>
        <w:t>OK</w:t>
      </w:r>
    </w:p>
  </w:comment>
  <w:comment w:id="1588" w:author="韓劍華" w:date="2024-06-02T00:02:00Z" w:initials="韓劍華">
    <w:p w14:paraId="7F986E8F" w14:textId="77777777" w:rsidR="00540BBB" w:rsidRDefault="00540BBB" w:rsidP="0051492C">
      <w:pPr>
        <w:pStyle w:val="af6"/>
      </w:pPr>
      <w:r>
        <w:rPr>
          <w:rStyle w:val="af5"/>
        </w:rPr>
        <w:annotationRef/>
      </w:r>
      <w:r>
        <w:rPr>
          <w:rFonts w:hint="eastAsia"/>
        </w:rPr>
        <w:t>「開始實施」如果調整為下列敍述</w:t>
      </w:r>
      <w:r>
        <w:rPr>
          <w:rFonts w:hint="eastAsia"/>
        </w:rPr>
        <w:t>,</w:t>
      </w:r>
      <w:r>
        <w:rPr>
          <w:rFonts w:hint="eastAsia"/>
        </w:rPr>
        <w:t>是否正確</w:t>
      </w:r>
      <w:r>
        <w:rPr>
          <w:rFonts w:hint="eastAsia"/>
        </w:rPr>
        <w:t>?:</w:t>
      </w:r>
    </w:p>
    <w:p w14:paraId="15D64ECD" w14:textId="77777777" w:rsidR="00540BBB" w:rsidRDefault="00540BBB" w:rsidP="0051492C">
      <w:pPr>
        <w:pStyle w:val="af6"/>
      </w:pPr>
      <w:r>
        <w:rPr>
          <w:rFonts w:hint="eastAsia"/>
        </w:rPr>
        <w:t>「本會自</w:t>
      </w:r>
      <w:r w:rsidRPr="007924CC">
        <w:rPr>
          <w:rFonts w:hint="eastAsia"/>
          <w:color w:val="FF0000"/>
        </w:rPr>
        <w:t>2020/11/30</w:t>
      </w:r>
      <w:r>
        <w:rPr>
          <w:rFonts w:hint="eastAsia"/>
        </w:rPr>
        <w:t>首次實施新版</w:t>
      </w:r>
      <w:r w:rsidRPr="00143E3C">
        <w:rPr>
          <w:rFonts w:ascii="微軟正黑體" w:eastAsia="微軟正黑體" w:hAnsi="微軟正黑體" w:cs="Times New Roman" w:hint="eastAsia"/>
          <w:sz w:val="24"/>
          <w:szCs w:val="24"/>
        </w:rPr>
        <w:t>〈佛前大供〉儀軌，</w:t>
      </w:r>
      <w:r>
        <w:rPr>
          <w:rFonts w:ascii="微軟正黑體" w:eastAsia="微軟正黑體" w:hAnsi="微軟正黑體" w:cs="Times New Roman" w:hint="eastAsia"/>
          <w:sz w:val="24"/>
          <w:szCs w:val="24"/>
        </w:rPr>
        <w:t>……」</w:t>
      </w:r>
    </w:p>
  </w:comment>
  <w:comment w:id="1589" w:author="雅鴦" w:date="2024-07-21T00:46:00Z" w:initials="YY">
    <w:p w14:paraId="5999C2D9" w14:textId="77777777" w:rsidR="00540BBB" w:rsidRDefault="00540BBB" w:rsidP="0051492C">
      <w:pPr>
        <w:pStyle w:val="af6"/>
      </w:pPr>
      <w:r>
        <w:rPr>
          <w:rStyle w:val="af5"/>
        </w:rPr>
        <w:annotationRef/>
      </w:r>
      <w:r>
        <w:rPr>
          <w:rFonts w:hint="eastAsia"/>
        </w:rPr>
        <w:t>這個時間點先這樣寫，再作確認即可。</w:t>
      </w:r>
    </w:p>
  </w:comment>
  <w:comment w:id="1590" w:author="韓劍華" w:date="2024-07-28T14:56:00Z" w:initials="韓劍華">
    <w:p w14:paraId="7AD4D765" w14:textId="77777777" w:rsidR="00540BBB" w:rsidRDefault="00540BBB" w:rsidP="0051492C">
      <w:pPr>
        <w:pStyle w:val="af6"/>
      </w:pPr>
      <w:r>
        <w:rPr>
          <w:rStyle w:val="af5"/>
        </w:rPr>
        <w:annotationRef/>
      </w:r>
      <w:r w:rsidRPr="00A269A1">
        <w:rPr>
          <w:rFonts w:hint="eastAsia"/>
          <w:color w:val="E97132" w:themeColor="accent2"/>
        </w:rPr>
        <w:t>OK,</w:t>
      </w:r>
      <w:r>
        <w:rPr>
          <w:rFonts w:hint="eastAsia"/>
          <w:color w:val="E97132" w:themeColor="accent2"/>
        </w:rPr>
        <w:t xml:space="preserve"> </w:t>
      </w:r>
      <w:r>
        <w:rPr>
          <w:rFonts w:hint="eastAsia"/>
          <w:color w:val="E97132" w:themeColor="accent2"/>
        </w:rPr>
        <w:t>暫不改</w:t>
      </w:r>
      <w:r>
        <w:rPr>
          <w:rFonts w:hint="eastAsia"/>
          <w:color w:val="E97132" w:themeColor="accent2"/>
        </w:rPr>
        <w:t>?</w:t>
      </w:r>
    </w:p>
  </w:comment>
  <w:comment w:id="1591" w:author="雅鴦" w:date="2024-08-01T14:20:00Z" w:initials="YY">
    <w:p w14:paraId="5258325B" w14:textId="77777777" w:rsidR="00540BBB" w:rsidRDefault="00540BBB" w:rsidP="0051492C">
      <w:pPr>
        <w:pStyle w:val="af6"/>
      </w:pPr>
      <w:r>
        <w:rPr>
          <w:rStyle w:val="af5"/>
        </w:rPr>
        <w:annotationRef/>
      </w:r>
      <w:r>
        <w:rPr>
          <w:rFonts w:hint="eastAsia"/>
        </w:rPr>
        <w:t>是的。</w:t>
      </w:r>
    </w:p>
  </w:comment>
  <w:comment w:id="1597" w:author="韓劍華" w:date="2025-04-28T20:19:00Z" w:initials="韓劍華">
    <w:p w14:paraId="1C909FDB" w14:textId="77777777" w:rsidR="00540BBB" w:rsidRPr="00692B23" w:rsidRDefault="00540BBB" w:rsidP="0051492C">
      <w:pPr>
        <w:pStyle w:val="af6"/>
        <w:ind w:left="440"/>
        <w:rPr>
          <w:color w:val="E97132" w:themeColor="accent2"/>
        </w:rPr>
      </w:pPr>
      <w:r>
        <w:rPr>
          <w:rStyle w:val="af5"/>
        </w:rPr>
        <w:annotationRef/>
      </w:r>
      <w:r w:rsidRPr="00692B23">
        <w:rPr>
          <w:rFonts w:hint="eastAsia"/>
          <w:color w:val="E97132" w:themeColor="accent2"/>
        </w:rPr>
        <w:t>佛前大供、蒙山施食的逗標格式</w:t>
      </w:r>
    </w:p>
    <w:p w14:paraId="73516361" w14:textId="77777777" w:rsidR="00540BBB" w:rsidRPr="00692B23" w:rsidRDefault="00540BBB" w:rsidP="0051492C">
      <w:pPr>
        <w:pStyle w:val="af6"/>
        <w:ind w:left="440"/>
        <w:rPr>
          <w:lang w:val="en-US"/>
        </w:rPr>
      </w:pPr>
      <w:r w:rsidRPr="00692B23">
        <w:rPr>
          <w:rFonts w:hint="eastAsia"/>
          <w:color w:val="E97132" w:themeColor="accent2"/>
        </w:rPr>
        <w:t>是否需統一？</w:t>
      </w:r>
    </w:p>
  </w:comment>
  <w:comment w:id="1603" w:author="韓劍華" w:date="2025-12-26T16:38:00Z" w:initials="韓劍華">
    <w:p w14:paraId="7BE93015" w14:textId="356C9734" w:rsidR="00540BBB" w:rsidRDefault="00540BBB">
      <w:pPr>
        <w:pStyle w:val="af6"/>
      </w:pPr>
      <w:r>
        <w:rPr>
          <w:rStyle w:val="af5"/>
        </w:rPr>
        <w:annotationRef/>
      </w:r>
      <w:r>
        <w:rPr>
          <w:rFonts w:hint="eastAsia"/>
        </w:rPr>
        <w:t>待出齊後</w:t>
      </w:r>
      <w:r>
        <w:rPr>
          <w:rFonts w:hint="eastAsia"/>
        </w:rPr>
        <w:t xml:space="preserve">, </w:t>
      </w:r>
      <w:r>
        <w:rPr>
          <w:rFonts w:hint="eastAsia"/>
        </w:rPr>
        <w:t>增補出版日期</w:t>
      </w:r>
    </w:p>
  </w:comment>
  <w:comment w:id="1606" w:author="韓劍華" w:date="2025-12-26T16:45:00Z" w:initials="韓劍華">
    <w:p w14:paraId="05DB7F94" w14:textId="77777777" w:rsidR="00540BBB" w:rsidRDefault="00540BBB">
      <w:pPr>
        <w:pStyle w:val="af6"/>
      </w:pPr>
      <w:r>
        <w:rPr>
          <w:rStyle w:val="af5"/>
        </w:rPr>
        <w:annotationRef/>
      </w:r>
      <w:r>
        <w:rPr>
          <w:rFonts w:hint="eastAsia"/>
        </w:rPr>
        <w:t>本段內容似可節略</w:t>
      </w:r>
      <w:r>
        <w:rPr>
          <w:rFonts w:hint="eastAsia"/>
        </w:rPr>
        <w:t xml:space="preserve">, </w:t>
      </w:r>
    </w:p>
    <w:p w14:paraId="685B75BD" w14:textId="20E3C0AD" w:rsidR="00540BBB" w:rsidRPr="005B1E39" w:rsidRDefault="00540BBB">
      <w:pPr>
        <w:pStyle w:val="af6"/>
        <w:rPr>
          <w:lang w:val="en-US"/>
        </w:rPr>
      </w:pPr>
      <w:r>
        <w:rPr>
          <w:rFonts w:hint="eastAsia"/>
        </w:rPr>
        <w:t>矣正覺寺完工舉行安座法會</w:t>
      </w:r>
      <w:r>
        <w:rPr>
          <w:rFonts w:hint="eastAsia"/>
        </w:rPr>
        <w:t xml:space="preserve">, </w:t>
      </w:r>
      <w:r>
        <w:rPr>
          <w:rFonts w:hint="eastAsia"/>
        </w:rPr>
        <w:t>亦會交代位址及園區介紹</w:t>
      </w:r>
    </w:p>
  </w:comment>
  <w:comment w:id="1607" w:author="雅鴦" w:date="2025-12-30T10:45:00Z" w:initials="YY">
    <w:p w14:paraId="68FF6510" w14:textId="77777777" w:rsidR="00540BBB" w:rsidRDefault="00540BBB" w:rsidP="00EF33CA">
      <w:pPr>
        <w:pStyle w:val="af6"/>
      </w:pPr>
      <w:r>
        <w:rPr>
          <w:rStyle w:val="af5"/>
        </w:rPr>
        <w:annotationRef/>
      </w:r>
      <w:r>
        <w:rPr>
          <w:rFonts w:hint="eastAsia"/>
        </w:rPr>
        <w:t>贊同</w:t>
      </w:r>
    </w:p>
  </w:comment>
  <w:comment w:id="1610" w:author="韓劍華" w:date="2025-09-27T19:54:00Z" w:initials="韓劍華">
    <w:p w14:paraId="26070EC1" w14:textId="73571974" w:rsidR="00540BBB" w:rsidRPr="00D25BA7" w:rsidRDefault="00540BBB" w:rsidP="008125E3">
      <w:pPr>
        <w:pStyle w:val="af6"/>
        <w:rPr>
          <w:color w:val="E97132" w:themeColor="accent2"/>
          <w:lang w:val="en-US"/>
        </w:rPr>
      </w:pPr>
      <w:r>
        <w:rPr>
          <w:rStyle w:val="af5"/>
        </w:rPr>
        <w:annotationRef/>
      </w:r>
      <w:r w:rsidRPr="00D25BA7">
        <w:rPr>
          <w:rFonts w:hint="eastAsia"/>
          <w:color w:val="E97132" w:themeColor="accent2"/>
        </w:rPr>
        <w:t>是正覺同修會增設英文官網</w:t>
      </w:r>
      <w:r w:rsidRPr="00D25BA7">
        <w:rPr>
          <w:rFonts w:hint="eastAsia"/>
          <w:color w:val="E97132" w:themeColor="accent2"/>
        </w:rPr>
        <w:t>?</w:t>
      </w:r>
    </w:p>
  </w:comment>
  <w:comment w:id="1611" w:author="韓劍華" w:date="2025-10-14T01:10:00Z" w:initials="韓劍華">
    <w:p w14:paraId="2AC1C7C3" w14:textId="77777777" w:rsidR="00540BBB" w:rsidRDefault="00540BBB" w:rsidP="008125E3">
      <w:pPr>
        <w:pStyle w:val="af6"/>
      </w:pPr>
      <w:r>
        <w:rPr>
          <w:rStyle w:val="af5"/>
        </w:rPr>
        <w:annotationRef/>
      </w:r>
      <w:r w:rsidRPr="00434818">
        <w:rPr>
          <w:rFonts w:hint="eastAsia"/>
          <w:color w:val="E97132" w:themeColor="accent2"/>
        </w:rPr>
        <w:t>OK</w:t>
      </w:r>
    </w:p>
  </w:comment>
  <w:comment w:id="1636" w:author="韓劍華" w:date="2025-12-26T16:51:00Z" w:initials="韓劍華">
    <w:p w14:paraId="19DC70C0" w14:textId="2A673B3A" w:rsidR="00540BBB" w:rsidRDefault="00540BBB">
      <w:pPr>
        <w:pStyle w:val="af6"/>
      </w:pPr>
      <w:r>
        <w:rPr>
          <w:rStyle w:val="af5"/>
        </w:rPr>
        <w:annotationRef/>
      </w:r>
      <w:r>
        <w:rPr>
          <w:rFonts w:hint="eastAsia"/>
        </w:rPr>
        <w:t>待出齊後</w:t>
      </w:r>
      <w:r>
        <w:rPr>
          <w:rFonts w:hint="eastAsia"/>
        </w:rPr>
        <w:t xml:space="preserve">, </w:t>
      </w:r>
      <w:r>
        <w:rPr>
          <w:rFonts w:hint="eastAsia"/>
        </w:rPr>
        <w:t>增補出版日期</w:t>
      </w:r>
    </w:p>
  </w:comment>
  <w:comment w:id="1647" w:author="treeter chang" w:date="2025-06-12T10:09:00Z" w:initials="tc">
    <w:p w14:paraId="1410BAC7" w14:textId="77777777" w:rsidR="00540BBB" w:rsidRPr="00165E9B" w:rsidRDefault="00540BBB" w:rsidP="00E764CD">
      <w:pPr>
        <w:pStyle w:val="af6"/>
        <w:rPr>
          <w:lang w:val="en-US"/>
        </w:rPr>
      </w:pPr>
      <w:r>
        <w:rPr>
          <w:rStyle w:val="af5"/>
        </w:rPr>
        <w:annotationRef/>
      </w:r>
      <w:r>
        <w:rPr>
          <w:rFonts w:hint="eastAsia"/>
        </w:rPr>
        <w:t>第十四期月英新增：序號</w:t>
      </w:r>
      <w:r>
        <w:rPr>
          <w:lang w:val="en-US"/>
        </w:rPr>
        <w:t>27</w:t>
      </w:r>
    </w:p>
  </w:comment>
  <w:comment w:id="1659" w:author="韓劍華" w:date="2025-12-21T00:17:00Z" w:initials="韓劍華">
    <w:p w14:paraId="4C75141F" w14:textId="77777777" w:rsidR="00540BBB" w:rsidRPr="00970301" w:rsidRDefault="00540BBB">
      <w:pPr>
        <w:pStyle w:val="af6"/>
        <w:rPr>
          <w:b/>
          <w:bCs/>
          <w:lang w:val="en-US"/>
        </w:rPr>
      </w:pPr>
      <w:r>
        <w:rPr>
          <w:rStyle w:val="af5"/>
        </w:rPr>
        <w:annotationRef/>
      </w:r>
      <w:r w:rsidRPr="00970301">
        <w:rPr>
          <w:rFonts w:hint="eastAsia"/>
          <w:b/>
          <w:bCs/>
        </w:rPr>
        <w:t>【日期無誤】</w:t>
      </w:r>
    </w:p>
    <w:p w14:paraId="64A5E43C" w14:textId="0820632C" w:rsidR="00540BBB" w:rsidRDefault="00540BBB">
      <w:pPr>
        <w:pStyle w:val="af6"/>
        <w:rPr>
          <w:rFonts w:ascii="微軟正黑體" w:eastAsia="微軟正黑體" w:hAnsi="微軟正黑體" w:cs="新細明體"/>
          <w:color w:val="000000"/>
          <w:szCs w:val="24"/>
        </w:rPr>
      </w:pPr>
      <w:r w:rsidRPr="00970301">
        <w:rPr>
          <w:rFonts w:ascii="微軟正黑體" w:eastAsia="微軟正黑體" w:hAnsi="微軟正黑體" w:cs="新細明體"/>
          <w:color w:val="EE0000"/>
          <w:szCs w:val="24"/>
        </w:rPr>
        <w:t>2023/</w:t>
      </w:r>
      <w:r w:rsidRPr="00970301">
        <w:rPr>
          <w:rFonts w:ascii="微軟正黑體" w:eastAsia="微軟正黑體" w:hAnsi="微軟正黑體" w:cs="新細明體" w:hint="eastAsia"/>
          <w:color w:val="EE0000"/>
          <w:szCs w:val="24"/>
        </w:rPr>
        <w:t>04</w:t>
      </w:r>
      <w:r w:rsidRPr="00970301">
        <w:rPr>
          <w:rFonts w:ascii="微軟正黑體" w:eastAsia="微軟正黑體" w:hAnsi="微軟正黑體" w:cs="新細明體" w:hint="eastAsia"/>
          <w:color w:val="000000"/>
          <w:szCs w:val="24"/>
        </w:rPr>
        <w:t>，</w:t>
      </w:r>
      <w:r>
        <w:rPr>
          <w:rFonts w:ascii="微軟正黑體" w:eastAsia="微軟正黑體" w:hAnsi="微軟正黑體" w:cs="新細明體" w:hint="eastAsia"/>
          <w:color w:val="000000"/>
          <w:szCs w:val="24"/>
        </w:rPr>
        <w:t>成立共修中心，</w:t>
      </w:r>
    </w:p>
    <w:p w14:paraId="48F18F88" w14:textId="0C1CF5D2" w:rsidR="00540BBB" w:rsidRPr="00970301" w:rsidRDefault="00540BBB">
      <w:pPr>
        <w:pStyle w:val="af6"/>
        <w:rPr>
          <w:lang w:val="en-US"/>
        </w:rPr>
      </w:pPr>
      <w:r w:rsidRPr="00970301">
        <w:rPr>
          <w:rFonts w:ascii="微軟正黑體" w:eastAsia="微軟正黑體" w:hAnsi="微軟正黑體" w:cs="新細明體" w:hint="eastAsia"/>
          <w:color w:val="EE0000"/>
          <w:szCs w:val="24"/>
        </w:rPr>
        <w:t>6/10</w:t>
      </w:r>
      <w:r w:rsidRPr="00970301">
        <w:rPr>
          <w:rFonts w:ascii="微軟正黑體" w:eastAsia="微軟正黑體" w:hAnsi="微軟正黑體" w:cs="新細明體" w:hint="eastAsia"/>
          <w:color w:val="000000"/>
          <w:szCs w:val="24"/>
        </w:rPr>
        <w:t>，</w:t>
      </w:r>
      <w:r>
        <w:rPr>
          <w:rFonts w:ascii="微軟正黑體" w:eastAsia="微軟正黑體" w:hAnsi="微軟正黑體" w:cs="新細明體" w:hint="eastAsia"/>
          <w:color w:val="000000"/>
          <w:szCs w:val="24"/>
        </w:rPr>
        <w:t>學員</w:t>
      </w:r>
      <w:r w:rsidRPr="005A01F7">
        <w:rPr>
          <w:rFonts w:ascii="微軟正黑體" w:eastAsia="微軟正黑體" w:hAnsi="微軟正黑體" w:cs="新細明體"/>
          <w:color w:val="000000"/>
          <w:szCs w:val="24"/>
        </w:rPr>
        <w:t>開始共修</w:t>
      </w:r>
    </w:p>
  </w:comment>
  <w:comment w:id="1660" w:author="雅鴦" w:date="2025-12-30T10:49:00Z" w:initials="YY">
    <w:p w14:paraId="7BA19C42" w14:textId="77777777" w:rsidR="00540BBB" w:rsidRDefault="00540BBB" w:rsidP="00EF33CA">
      <w:pPr>
        <w:pStyle w:val="af6"/>
      </w:pPr>
      <w:r>
        <w:rPr>
          <w:rStyle w:val="af5"/>
        </w:rPr>
        <w:annotationRef/>
      </w:r>
      <w:r>
        <w:rPr>
          <w:rFonts w:hint="eastAsia"/>
        </w:rPr>
        <w:t>此段刪除內容有特殊意義，建議保留。</w:t>
      </w:r>
    </w:p>
  </w:comment>
  <w:comment w:id="1671" w:author="韓劍華" w:date="2025-10-28T16:27:00Z" w:initials="韓劍華">
    <w:p w14:paraId="2E83A170" w14:textId="77777777" w:rsidR="00540BBB" w:rsidRDefault="00540BBB">
      <w:pPr>
        <w:pStyle w:val="af6"/>
      </w:pPr>
      <w:r>
        <w:rPr>
          <w:rStyle w:val="af5"/>
        </w:rPr>
        <w:annotationRef/>
      </w:r>
      <w:r w:rsidRPr="00FD3BC8">
        <w:rPr>
          <w:rFonts w:hint="eastAsia"/>
          <w:color w:val="E97132" w:themeColor="accent2"/>
        </w:rPr>
        <w:t>需要納入大事紀？</w:t>
      </w:r>
    </w:p>
  </w:comment>
  <w:comment w:id="1672" w:author="雅鴦" w:date="2025-11-07T13:07:00Z" w:initials="YY">
    <w:p w14:paraId="0AD51F9B" w14:textId="77777777" w:rsidR="00540BBB" w:rsidRDefault="00540BBB" w:rsidP="00E45C64">
      <w:pPr>
        <w:pStyle w:val="af6"/>
      </w:pPr>
      <w:r>
        <w:rPr>
          <w:rStyle w:val="af5"/>
        </w:rPr>
        <w:annotationRef/>
      </w:r>
      <w:r>
        <w:rPr>
          <w:rFonts w:hint="eastAsia"/>
        </w:rPr>
        <w:t>請加上聲明目的</w:t>
      </w:r>
    </w:p>
  </w:comment>
  <w:comment w:id="1673" w:author="雅鴦" w:date="2025-12-30T10:48:00Z" w:initials="YY">
    <w:p w14:paraId="3E1ED0B3" w14:textId="77777777" w:rsidR="00540BBB" w:rsidRDefault="00540BBB" w:rsidP="00EF33CA">
      <w:pPr>
        <w:pStyle w:val="af6"/>
      </w:pPr>
      <w:r>
        <w:rPr>
          <w:rStyle w:val="af5"/>
        </w:rPr>
        <w:annotationRef/>
      </w:r>
      <w:r>
        <w:rPr>
          <w:rFonts w:hint="eastAsia"/>
        </w:rPr>
        <w:t>修正建議如左，敬供參考。</w:t>
      </w:r>
    </w:p>
  </w:comment>
  <w:comment w:id="1685" w:author="韓劍華" w:date="2025-06-17T16:39:00Z" w:initials="韓劍華">
    <w:p w14:paraId="1EA5A92F" w14:textId="6C9FEA9E" w:rsidR="00540BBB" w:rsidRDefault="00540BBB" w:rsidP="00E764CD">
      <w:pPr>
        <w:pStyle w:val="af6"/>
      </w:pPr>
      <w:r>
        <w:rPr>
          <w:rStyle w:val="af5"/>
        </w:rPr>
        <w:annotationRef/>
      </w:r>
      <w:r w:rsidRPr="00646314">
        <w:rPr>
          <w:rFonts w:ascii="Songti TC" w:eastAsia="Songti TC" w:hAnsiTheme="minorHAnsi" w:cs="Songti TC" w:hint="eastAsia"/>
          <w:color w:val="E97132" w:themeColor="accent2"/>
          <w:sz w:val="24"/>
          <w:szCs w:val="24"/>
          <w:lang w:val="en-US" w:bidi="ar-SA"/>
        </w:rPr>
        <w:t xml:space="preserve">引自 </w:t>
      </w:r>
      <w:r>
        <w:rPr>
          <w:rFonts w:ascii="Songti TC" w:eastAsia="Songti TC" w:hAnsiTheme="minorHAnsi" w:cs="Songti TC" w:hint="eastAsia"/>
          <w:color w:val="E97132" w:themeColor="accent2"/>
          <w:sz w:val="24"/>
          <w:szCs w:val="24"/>
          <w:lang w:val="en-US" w:bidi="ar-SA"/>
        </w:rPr>
        <w:t>後面的 福田-</w:t>
      </w:r>
      <w:r w:rsidRPr="00646314">
        <w:rPr>
          <w:rFonts w:ascii="Songti TC" w:eastAsia="Songti TC" w:hAnsiTheme="minorHAnsi" w:cs="Songti TC"/>
          <w:color w:val="E97132" w:themeColor="accent2"/>
          <w:sz w:val="24"/>
          <w:szCs w:val="24"/>
          <w:lang w:val="en-US" w:bidi="ar-SA"/>
        </w:rPr>
        <w:t>“</w:t>
      </w:r>
      <w:r w:rsidRPr="00646314">
        <w:rPr>
          <w:rFonts w:ascii="微軟正黑體" w:eastAsia="微軟正黑體" w:hAnsi="微軟正黑體" w:cs="Times New Roman"/>
          <w:color w:val="E97132" w:themeColor="accent2"/>
          <w:sz w:val="24"/>
          <w:szCs w:val="24"/>
          <w:lang w:val="en-US"/>
        </w:rPr>
        <w:t>2025/2/14</w:t>
      </w:r>
      <w:r w:rsidRPr="00646314">
        <w:rPr>
          <w:rFonts w:ascii="微軟正黑體" w:eastAsia="微軟正黑體" w:hAnsi="微軟正黑體" w:cs="Times New Roman" w:hint="eastAsia"/>
          <w:color w:val="E97132" w:themeColor="accent2"/>
          <w:sz w:val="24"/>
          <w:szCs w:val="24"/>
          <w:lang w:val="en-US"/>
        </w:rPr>
        <w:t xml:space="preserve"> </w:t>
      </w:r>
      <w:r w:rsidRPr="00646314">
        <w:rPr>
          <w:rFonts w:ascii="Songti TC" w:eastAsia="Songti TC" w:hAnsiTheme="minorHAnsi" w:cs="Songti TC" w:hint="eastAsia"/>
          <w:color w:val="E97132" w:themeColor="accent2"/>
          <w:sz w:val="24"/>
          <w:szCs w:val="24"/>
          <w:lang w:val="en-US" w:bidi="ar-SA"/>
        </w:rPr>
        <w:t>圖書館贈書</w:t>
      </w:r>
      <w:r w:rsidRPr="00646314">
        <w:rPr>
          <w:rFonts w:ascii="Times-Roman" w:eastAsia="Songti TC" w:hAnsi="Times-Roman" w:cs="Times-Roman"/>
          <w:color w:val="E97132" w:themeColor="accent2"/>
          <w:sz w:val="24"/>
          <w:szCs w:val="24"/>
          <w:lang w:val="en-US" w:bidi="ar-SA"/>
        </w:rPr>
        <w:t>_</w:t>
      </w:r>
      <w:r w:rsidRPr="00646314">
        <w:rPr>
          <w:rFonts w:ascii="Songti TC" w:eastAsia="Songti TC" w:hAnsi="Times-Roman" w:cs="Songti TC" w:hint="eastAsia"/>
          <w:color w:val="E97132" w:themeColor="accent2"/>
          <w:sz w:val="24"/>
          <w:szCs w:val="24"/>
          <w:lang w:val="en-US" w:bidi="ar-SA"/>
        </w:rPr>
        <w:t>高雄市立圖書館總管</w:t>
      </w:r>
      <w:r w:rsidRPr="00646314">
        <w:rPr>
          <w:rFonts w:ascii="Songti TC" w:eastAsia="Songti TC" w:hAnsi="Times-Roman" w:cs="Songti TC"/>
          <w:color w:val="E97132" w:themeColor="accent2"/>
          <w:sz w:val="24"/>
          <w:szCs w:val="24"/>
          <w:lang w:val="en-US" w:bidi="ar-SA"/>
        </w:rPr>
        <w:t>”</w:t>
      </w:r>
      <w:r>
        <w:rPr>
          <w:rFonts w:ascii="Songti TC" w:eastAsia="Songti TC" w:hAnsi="Times-Roman" w:cs="Songti TC" w:hint="eastAsia"/>
          <w:color w:val="E97132" w:themeColor="accent2"/>
          <w:sz w:val="24"/>
          <w:szCs w:val="24"/>
          <w:lang w:val="en-US" w:bidi="ar-SA"/>
        </w:rPr>
        <w:t xml:space="preserve"> 內容</w:t>
      </w:r>
    </w:p>
  </w:comment>
  <w:comment w:id="1686" w:author="yayang L" w:date="2025-06-22T23:05:00Z" w:initials="yL">
    <w:p w14:paraId="54582BA4" w14:textId="77777777" w:rsidR="00540BBB" w:rsidRDefault="00540BBB" w:rsidP="00E764CD">
      <w:pPr>
        <w:pStyle w:val="af6"/>
      </w:pPr>
      <w:r>
        <w:rPr>
          <w:rStyle w:val="af5"/>
        </w:rPr>
        <w:annotationRef/>
      </w:r>
      <w:r>
        <w:rPr>
          <w:rFonts w:hint="eastAsia"/>
        </w:rPr>
        <w:t>Ok</w:t>
      </w:r>
      <w:r>
        <w:rPr>
          <w:rFonts w:hint="eastAsia"/>
        </w:rPr>
        <w:t>。</w:t>
      </w:r>
    </w:p>
  </w:comment>
  <w:comment w:id="1703" w:author="韓劍華" w:date="2025-06-17T16:39:00Z" w:initials="韓劍華">
    <w:p w14:paraId="045DDAB1" w14:textId="77777777" w:rsidR="00540BBB" w:rsidRDefault="00540BBB" w:rsidP="00E764CD">
      <w:pPr>
        <w:pStyle w:val="af6"/>
      </w:pPr>
      <w:r>
        <w:rPr>
          <w:rStyle w:val="af5"/>
        </w:rPr>
        <w:annotationRef/>
      </w:r>
      <w:r>
        <w:rPr>
          <w:rFonts w:hint="eastAsia"/>
          <w:color w:val="ED7D31"/>
        </w:rPr>
        <w:t>引自</w:t>
      </w:r>
      <w:r>
        <w:rPr>
          <w:rFonts w:hint="eastAsia"/>
          <w:color w:val="ED7D31"/>
        </w:rPr>
        <w:t xml:space="preserve"> </w:t>
      </w:r>
      <w:r>
        <w:rPr>
          <w:rFonts w:hint="eastAsia"/>
          <w:color w:val="ED7D31"/>
        </w:rPr>
        <w:t>後面的</w:t>
      </w:r>
      <w:r>
        <w:rPr>
          <w:rFonts w:hint="eastAsia"/>
          <w:color w:val="ED7D31"/>
        </w:rPr>
        <w:t xml:space="preserve"> </w:t>
      </w:r>
      <w:r>
        <w:rPr>
          <w:rFonts w:hint="eastAsia"/>
          <w:color w:val="ED7D31"/>
        </w:rPr>
        <w:t>福田</w:t>
      </w:r>
      <w:r>
        <w:rPr>
          <w:rFonts w:hint="eastAsia"/>
          <w:color w:val="ED7D31"/>
        </w:rPr>
        <w:t>-</w:t>
      </w:r>
      <w:r>
        <w:rPr>
          <w:rFonts w:hint="eastAsia"/>
          <w:color w:val="ED7D31"/>
        </w:rPr>
        <w:t>“</w:t>
      </w:r>
      <w:r>
        <w:rPr>
          <w:rFonts w:hint="eastAsia"/>
          <w:color w:val="ED7D31"/>
        </w:rPr>
        <w:t xml:space="preserve"> 2025/1/20 </w:t>
      </w:r>
      <w:r>
        <w:rPr>
          <w:rFonts w:hint="eastAsia"/>
          <w:color w:val="ED7D31"/>
        </w:rPr>
        <w:t>圖書館贈書</w:t>
      </w:r>
      <w:r>
        <w:rPr>
          <w:rFonts w:hint="eastAsia"/>
          <w:color w:val="ED7D31"/>
        </w:rPr>
        <w:t>_</w:t>
      </w:r>
      <w:r>
        <w:rPr>
          <w:rFonts w:hint="eastAsia"/>
          <w:color w:val="ED7D31"/>
        </w:rPr>
        <w:t>東海大學圖書館”</w:t>
      </w:r>
      <w:r>
        <w:rPr>
          <w:rFonts w:hint="eastAsia"/>
          <w:color w:val="ED7D31"/>
        </w:rPr>
        <w:t xml:space="preserve"> </w:t>
      </w:r>
      <w:r>
        <w:rPr>
          <w:rFonts w:hint="eastAsia"/>
          <w:color w:val="ED7D31"/>
        </w:rPr>
        <w:t>內容</w:t>
      </w:r>
    </w:p>
  </w:comment>
  <w:comment w:id="1704" w:author="yayang L" w:date="2025-06-23T12:14:00Z" w:initials="yL">
    <w:p w14:paraId="1F9B7BBD" w14:textId="77777777" w:rsidR="00540BBB" w:rsidRDefault="00540BBB" w:rsidP="00E764CD">
      <w:pPr>
        <w:pStyle w:val="af6"/>
      </w:pPr>
      <w:r>
        <w:rPr>
          <w:rStyle w:val="af5"/>
        </w:rPr>
        <w:annotationRef/>
      </w:r>
      <w:r>
        <w:rPr>
          <w:lang w:val="en-US"/>
        </w:rPr>
        <w:t>ok</w:t>
      </w:r>
    </w:p>
  </w:comment>
  <w:comment w:id="1712" w:author="韓劍華" w:date="2025-10-29T23:20:00Z" w:initials="韓劍華">
    <w:p w14:paraId="4350F070" w14:textId="7A8E5966" w:rsidR="00540BBB" w:rsidRDefault="00540BBB">
      <w:pPr>
        <w:pStyle w:val="af6"/>
      </w:pPr>
      <w:r>
        <w:rPr>
          <w:rStyle w:val="af5"/>
        </w:rPr>
        <w:annotationRef/>
      </w:r>
      <w:r w:rsidRPr="00F8343F">
        <w:rPr>
          <w:rFonts w:hint="eastAsia"/>
          <w:color w:val="E97132" w:themeColor="accent2"/>
        </w:rPr>
        <w:t>待出書後</w:t>
      </w:r>
      <w:r>
        <w:rPr>
          <w:rFonts w:hint="eastAsia"/>
          <w:color w:val="E97132" w:themeColor="accent2"/>
        </w:rPr>
        <w:t>，</w:t>
      </w:r>
      <w:r w:rsidRPr="00F8343F">
        <w:rPr>
          <w:rFonts w:hint="eastAsia"/>
          <w:color w:val="E97132" w:themeColor="accent2"/>
        </w:rPr>
        <w:t>增補內容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1C5E68" w15:done="0"/>
  <w15:commentEx w15:paraId="51E31900" w15:paraIdParent="471C5E68" w15:done="0"/>
  <w15:commentEx w15:paraId="319059D3" w15:paraIdParent="471C5E68" w15:done="0"/>
  <w15:commentEx w15:paraId="5F7A3A0B" w15:done="1"/>
  <w15:commentEx w15:paraId="6F11ABC2" w15:paraIdParent="5F7A3A0B" w15:done="1"/>
  <w15:commentEx w15:paraId="6F7CD5F2" w15:done="1"/>
  <w15:commentEx w15:paraId="5084D29B" w15:done="0"/>
  <w15:commentEx w15:paraId="54BFEBDA" w15:paraIdParent="5084D29B" w15:done="0"/>
  <w15:commentEx w15:paraId="4AC0B844" w15:done="0"/>
  <w15:commentEx w15:paraId="1979E18E" w15:paraIdParent="4AC0B844" w15:done="0"/>
  <w15:commentEx w15:paraId="1DABAAA1" w15:paraIdParent="4AC0B844" w15:done="0"/>
  <w15:commentEx w15:paraId="3ECD9997" w15:done="0"/>
  <w15:commentEx w15:paraId="067C2857" w15:paraIdParent="3ECD9997" w15:done="0"/>
  <w15:commentEx w15:paraId="1352228B" w15:done="0"/>
  <w15:commentEx w15:paraId="760CC3A0" w15:done="1"/>
  <w15:commentEx w15:paraId="3E4F2B78" w15:paraIdParent="760CC3A0" w15:done="1"/>
  <w15:commentEx w15:paraId="7E4367FE" w15:paraIdParent="760CC3A0" w15:done="1"/>
  <w15:commentEx w15:paraId="48D63197" w15:done="1"/>
  <w15:commentEx w15:paraId="20663F9C" w15:done="0"/>
  <w15:commentEx w15:paraId="68021FB8" w15:paraIdParent="20663F9C" w15:done="0"/>
  <w15:commentEx w15:paraId="4485F560" w15:done="0"/>
  <w15:commentEx w15:paraId="52FEE442" w15:done="0"/>
  <w15:commentEx w15:paraId="4ABA0841" w15:paraIdParent="52FEE442" w15:done="0"/>
  <w15:commentEx w15:paraId="18D718FD" w15:done="1"/>
  <w15:commentEx w15:paraId="7A0BAC35" w15:paraIdParent="18D718FD" w15:done="1"/>
  <w15:commentEx w15:paraId="2CDA56E8" w15:paraIdParent="18D718FD" w15:done="1"/>
  <w15:commentEx w15:paraId="55BB8EB2" w15:done="1"/>
  <w15:commentEx w15:paraId="0FDFF965" w15:paraIdParent="55BB8EB2" w15:done="1"/>
  <w15:commentEx w15:paraId="1E6F3EF5" w15:paraIdParent="55BB8EB2" w15:done="1"/>
  <w15:commentEx w15:paraId="26AFCCF2" w15:done="0"/>
  <w15:commentEx w15:paraId="13EC0E51" w15:done="0"/>
  <w15:commentEx w15:paraId="61EDF48B" w15:done="0"/>
  <w15:commentEx w15:paraId="35FDF7DF" w15:done="1"/>
  <w15:commentEx w15:paraId="479C6F9F" w15:done="0"/>
  <w15:commentEx w15:paraId="6E18766A" w15:done="1"/>
  <w15:commentEx w15:paraId="3B83B865" w15:paraIdParent="6E18766A" w15:done="1"/>
  <w15:commentEx w15:paraId="0FEF5170" w15:done="1"/>
  <w15:commentEx w15:paraId="6B13EF74" w15:paraIdParent="0FEF5170" w15:done="1"/>
  <w15:commentEx w15:paraId="76D63710" w15:paraIdParent="0FEF5170" w15:done="1"/>
  <w15:commentEx w15:paraId="130B5FD2" w15:paraIdParent="0FEF5170" w15:done="1"/>
  <w15:commentEx w15:paraId="597A104B" w15:done="1"/>
  <w15:commentEx w15:paraId="551D65F2" w15:done="1"/>
  <w15:commentEx w15:paraId="6A56E3EC" w15:done="1"/>
  <w15:commentEx w15:paraId="2272C102" w15:paraIdParent="6A56E3EC" w15:done="1"/>
  <w15:commentEx w15:paraId="27632F43" w15:paraIdParent="6A56E3EC" w15:done="1"/>
  <w15:commentEx w15:paraId="0AC82A45" w15:done="0"/>
  <w15:commentEx w15:paraId="551F86BF" w15:done="0"/>
  <w15:commentEx w15:paraId="35813E3B" w15:paraIdParent="551F86BF" w15:done="0"/>
  <w15:commentEx w15:paraId="1F55C03F" w15:paraIdParent="551F86BF" w15:done="0"/>
  <w15:commentEx w15:paraId="6A3B35F7" w15:done="1"/>
  <w15:commentEx w15:paraId="5026BF5E" w15:done="1"/>
  <w15:commentEx w15:paraId="79885263" w15:paraIdParent="5026BF5E" w15:done="1"/>
  <w15:commentEx w15:paraId="0C5287D1" w15:done="1"/>
  <w15:commentEx w15:paraId="55310ADB" w15:paraIdParent="0C5287D1" w15:done="1"/>
  <w15:commentEx w15:paraId="1487AF26" w15:done="1"/>
  <w15:commentEx w15:paraId="50420DBC" w15:done="0"/>
  <w15:commentEx w15:paraId="0D6BCFB2" w15:paraIdParent="50420DBC" w15:done="0"/>
  <w15:commentEx w15:paraId="7C0BA02D" w15:paraIdParent="50420DBC" w15:done="0"/>
  <w15:commentEx w15:paraId="650CC73F" w15:done="1"/>
  <w15:commentEx w15:paraId="3644A11E" w15:done="1"/>
  <w15:commentEx w15:paraId="1E87F4A1" w15:done="1"/>
  <w15:commentEx w15:paraId="60C09183" w15:paraIdParent="1E87F4A1" w15:done="1"/>
  <w15:commentEx w15:paraId="71CD2113" w15:done="1"/>
  <w15:commentEx w15:paraId="56B3231B" w15:paraIdParent="71CD2113" w15:done="1"/>
  <w15:commentEx w15:paraId="623CB5F0" w15:done="1"/>
  <w15:commentEx w15:paraId="1D982587" w15:done="1"/>
  <w15:commentEx w15:paraId="70E46091" w15:paraIdParent="1D982587" w15:done="1"/>
  <w15:commentEx w15:paraId="0459812F" w15:paraIdParent="1D982587" w15:done="1"/>
  <w15:commentEx w15:paraId="262983F6" w15:done="1"/>
  <w15:commentEx w15:paraId="503456BA" w15:paraIdParent="262983F6" w15:done="1"/>
  <w15:commentEx w15:paraId="02EFED00" w15:paraIdParent="262983F6" w15:done="1"/>
  <w15:commentEx w15:paraId="4963BACB" w15:paraIdParent="262983F6" w15:done="1"/>
  <w15:commentEx w15:paraId="2E871F7B" w15:done="0"/>
  <w15:commentEx w15:paraId="0DC816A8" w15:done="1"/>
  <w15:commentEx w15:paraId="5019DA76" w15:paraIdParent="0DC816A8" w15:done="1"/>
  <w15:commentEx w15:paraId="2012CEBE" w15:done="0"/>
  <w15:commentEx w15:paraId="1F3606D5" w15:done="1"/>
  <w15:commentEx w15:paraId="76B0DA7D" w15:paraIdParent="1F3606D5" w15:done="1"/>
  <w15:commentEx w15:paraId="2A8A88D9" w15:done="1"/>
  <w15:commentEx w15:paraId="1FB0C241" w15:paraIdParent="2A8A88D9" w15:done="1"/>
  <w15:commentEx w15:paraId="6E4258D3" w15:done="0"/>
  <w15:commentEx w15:paraId="38F702A8" w15:paraIdParent="6E4258D3" w15:done="0"/>
  <w15:commentEx w15:paraId="68A82C38" w15:paraIdParent="6E4258D3" w15:done="0"/>
  <w15:commentEx w15:paraId="49608FEF" w15:done="0"/>
  <w15:commentEx w15:paraId="187EAF33" w15:paraIdParent="49608FEF" w15:done="0"/>
  <w15:commentEx w15:paraId="4F13F62B" w15:paraIdParent="49608FEF" w15:done="0"/>
  <w15:commentEx w15:paraId="4BD7A3C4" w15:paraIdParent="49608FEF" w15:done="0"/>
  <w15:commentEx w15:paraId="63D106B7" w15:done="0"/>
  <w15:commentEx w15:paraId="01BA0B8D" w15:done="0"/>
  <w15:commentEx w15:paraId="48A0A516" w15:done="1"/>
  <w15:commentEx w15:paraId="55EA15C8" w15:paraIdParent="48A0A516" w15:done="1"/>
  <w15:commentEx w15:paraId="10527CDD" w15:paraIdParent="48A0A516" w15:done="1"/>
  <w15:commentEx w15:paraId="04F8B2ED" w15:paraIdParent="48A0A516" w15:done="1"/>
  <w15:commentEx w15:paraId="53F4DE6D" w15:paraIdParent="48A0A516" w15:done="1"/>
  <w15:commentEx w15:paraId="7405DB81" w15:paraIdParent="48A0A516" w15:done="1"/>
  <w15:commentEx w15:paraId="1CA90A6D" w15:done="1"/>
  <w15:commentEx w15:paraId="0BD5527C" w15:paraIdParent="1CA90A6D" w15:done="1"/>
  <w15:commentEx w15:paraId="1182E15A" w15:paraIdParent="1CA90A6D" w15:done="1"/>
  <w15:commentEx w15:paraId="650C0166" w15:paraIdParent="1CA90A6D" w15:done="1"/>
  <w15:commentEx w15:paraId="189E9FBE" w15:paraIdParent="1CA90A6D" w15:done="1"/>
  <w15:commentEx w15:paraId="5C726140" w15:done="0"/>
  <w15:commentEx w15:paraId="054952AB" w15:paraIdParent="5C726140" w15:done="0"/>
  <w15:commentEx w15:paraId="2FA64272" w15:paraIdParent="5C726140" w15:done="0"/>
  <w15:commentEx w15:paraId="1FC2D0E3" w15:done="1"/>
  <w15:commentEx w15:paraId="0FD45309" w15:paraIdParent="1FC2D0E3" w15:done="1"/>
  <w15:commentEx w15:paraId="5F822715" w15:paraIdParent="1FC2D0E3" w15:done="1"/>
  <w15:commentEx w15:paraId="1F222DEB" w15:paraIdParent="1FC2D0E3" w15:done="1"/>
  <w15:commentEx w15:paraId="7D484950" w15:paraIdParent="1FC2D0E3" w15:done="1"/>
  <w15:commentEx w15:paraId="50F25591" w15:done="0"/>
  <w15:commentEx w15:paraId="3900349A" w15:done="1"/>
  <w15:commentEx w15:paraId="298B3FE5" w15:done="1"/>
  <w15:commentEx w15:paraId="4FCFE2C6" w15:done="1"/>
  <w15:commentEx w15:paraId="496E2AB8" w15:done="0"/>
  <w15:commentEx w15:paraId="22699FA0" w15:paraIdParent="496E2AB8" w15:done="0"/>
  <w15:commentEx w15:paraId="491D7B3E" w15:paraIdParent="496E2AB8" w15:done="0"/>
  <w15:commentEx w15:paraId="4BEBAC7A" w15:paraIdParent="496E2AB8" w15:done="0"/>
  <w15:commentEx w15:paraId="0677186A" w15:done="1"/>
  <w15:commentEx w15:paraId="746A42DA" w15:done="1"/>
  <w15:commentEx w15:paraId="56B67469" w15:paraIdParent="746A42DA" w15:done="1"/>
  <w15:commentEx w15:paraId="05B0C4BD" w15:done="1"/>
  <w15:commentEx w15:paraId="69784021" w15:paraIdParent="05B0C4BD" w15:done="1"/>
  <w15:commentEx w15:paraId="359D3AE1" w15:done="1"/>
  <w15:commentEx w15:paraId="6BE893C4" w15:paraIdParent="359D3AE1" w15:done="1"/>
  <w15:commentEx w15:paraId="5479B1B9" w15:paraIdParent="359D3AE1" w15:done="1"/>
  <w15:commentEx w15:paraId="290E562F" w15:done="1"/>
  <w15:commentEx w15:paraId="2ECD8333" w15:done="0"/>
  <w15:commentEx w15:paraId="10EAB71A" w15:paraIdParent="2ECD8333" w15:done="0"/>
  <w15:commentEx w15:paraId="35E0F40D" w15:done="1"/>
  <w15:commentEx w15:paraId="11FF5DFC" w15:paraIdParent="35E0F40D" w15:done="1"/>
  <w15:commentEx w15:paraId="0CC53610" w15:paraIdParent="35E0F40D" w15:done="1"/>
  <w15:commentEx w15:paraId="53F3ADE7" w15:done="0"/>
  <w15:commentEx w15:paraId="7AD2FE6F" w15:done="0"/>
  <w15:commentEx w15:paraId="06EC66C3" w15:done="0"/>
  <w15:commentEx w15:paraId="1D1C178E" w15:paraIdParent="06EC66C3" w15:done="0"/>
  <w15:commentEx w15:paraId="6C9E7229" w15:done="1"/>
  <w15:commentEx w15:paraId="269257D1" w15:done="1"/>
  <w15:commentEx w15:paraId="573FB2FC" w15:paraIdParent="269257D1" w15:done="1"/>
  <w15:commentEx w15:paraId="1DAE1192" w15:done="1"/>
  <w15:commentEx w15:paraId="39E4D30C" w15:paraIdParent="1DAE1192" w15:done="1"/>
  <w15:commentEx w15:paraId="1A81585E" w15:paraIdParent="1DAE1192" w15:done="1"/>
  <w15:commentEx w15:paraId="6F27BBED" w15:paraIdParent="1DAE1192" w15:done="1"/>
  <w15:commentEx w15:paraId="1C055FBC" w15:done="1"/>
  <w15:commentEx w15:paraId="15366865" w15:paraIdParent="1C055FBC" w15:done="1"/>
  <w15:commentEx w15:paraId="1057B507" w15:paraIdParent="1C055FBC" w15:done="1"/>
  <w15:commentEx w15:paraId="0FC87F4C" w15:paraIdParent="1C055FBC" w15:done="1"/>
  <w15:commentEx w15:paraId="19C85177" w15:paraIdParent="1C055FBC" w15:done="1"/>
  <w15:commentEx w15:paraId="250E928D" w15:done="1"/>
  <w15:commentEx w15:paraId="3B18E3A5" w15:paraIdParent="250E928D" w15:done="1"/>
  <w15:commentEx w15:paraId="2D79DB34" w15:done="1"/>
  <w15:commentEx w15:paraId="36DB1A7B" w15:paraIdParent="2D79DB34" w15:done="1"/>
  <w15:commentEx w15:paraId="3EE196BF" w15:done="0"/>
  <w15:commentEx w15:paraId="590312EF" w15:done="1"/>
  <w15:commentEx w15:paraId="65FA39E8" w15:done="1"/>
  <w15:commentEx w15:paraId="1FDF109D" w15:done="0"/>
  <w15:commentEx w15:paraId="0BE4A039" w15:done="0"/>
  <w15:commentEx w15:paraId="2AF61625" w15:done="1"/>
  <w15:commentEx w15:paraId="3DBC65C1" w15:paraIdParent="2AF61625" w15:done="1"/>
  <w15:commentEx w15:paraId="15D64ECD" w15:done="1"/>
  <w15:commentEx w15:paraId="5999C2D9" w15:paraIdParent="15D64ECD" w15:done="1"/>
  <w15:commentEx w15:paraId="7AD4D765" w15:paraIdParent="15D64ECD" w15:done="1"/>
  <w15:commentEx w15:paraId="5258325B" w15:paraIdParent="15D64ECD" w15:done="1"/>
  <w15:commentEx w15:paraId="73516361" w15:done="1"/>
  <w15:commentEx w15:paraId="7BE93015" w15:done="0"/>
  <w15:commentEx w15:paraId="685B75BD" w15:done="0"/>
  <w15:commentEx w15:paraId="68FF6510" w15:paraIdParent="685B75BD" w15:done="0"/>
  <w15:commentEx w15:paraId="26070EC1" w15:done="1"/>
  <w15:commentEx w15:paraId="2AC1C7C3" w15:paraIdParent="26070EC1" w15:done="1"/>
  <w15:commentEx w15:paraId="19DC70C0" w15:done="0"/>
  <w15:commentEx w15:paraId="1410BAC7" w15:done="1"/>
  <w15:commentEx w15:paraId="48F18F88" w15:done="0"/>
  <w15:commentEx w15:paraId="7BA19C42" w15:paraIdParent="48F18F88" w15:done="0"/>
  <w15:commentEx w15:paraId="2E83A170" w15:done="0"/>
  <w15:commentEx w15:paraId="0AD51F9B" w15:paraIdParent="2E83A170" w15:done="0"/>
  <w15:commentEx w15:paraId="3E1ED0B3" w15:paraIdParent="2E83A170" w15:done="0"/>
  <w15:commentEx w15:paraId="1EA5A92F" w15:done="1"/>
  <w15:commentEx w15:paraId="54582BA4" w15:paraIdParent="1EA5A92F" w15:done="1"/>
  <w15:commentEx w15:paraId="045DDAB1" w15:done="1"/>
  <w15:commentEx w15:paraId="1F9B7BBD" w15:paraIdParent="045DDAB1" w15:done="1"/>
  <w15:commentEx w15:paraId="4350F0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80BA08" w16cex:dateUtc="2025-12-26T07:22:00Z"/>
  <w16cex:commentExtensible w16cex:durableId="7AEADB99" w16cex:dateUtc="2025-12-30T02:07:00Z"/>
  <w16cex:commentExtensible w16cex:durableId="0FA510AA" w16cex:dateUtc="2026-01-01T13:11:00Z"/>
  <w16cex:commentExtensible w16cex:durableId="1960EE1E" w16cex:dateUtc="2025-06-16T14:40:00Z"/>
  <w16cex:commentExtensible w16cex:durableId="6FD45164" w16cex:dateUtc="2025-06-22T08:58:00Z"/>
  <w16cex:commentExtensible w16cex:durableId="05B9F2D5" w16cex:dateUtc="2025-06-22T15:20:00Z"/>
  <w16cex:commentExtensible w16cex:durableId="50EF1064" w16cex:dateUtc="2025-08-04T07:33:00Z"/>
  <w16cex:commentExtensible w16cex:durableId="24D57A31" w16cex:dateUtc="2026-01-08T13:26:00Z"/>
  <w16cex:commentExtensible w16cex:durableId="7A4D671E" w16cex:dateUtc="2026-01-18T13:06:00Z"/>
  <w16cex:commentExtensible w16cex:durableId="74437074" w16cex:dateUtc="2026-01-18T13:10:00Z"/>
  <w16cex:commentExtensible w16cex:durableId="1DE761F9" w16cex:dateUtc="2026-01-18T13:14:00Z"/>
  <w16cex:commentExtensible w16cex:durableId="2AC10D99" w16cex:dateUtc="2025-12-27T11:32:00Z"/>
  <w16cex:commentExtensible w16cex:durableId="0662E4E8" w16cex:dateUtc="2025-12-30T02:08:00Z"/>
  <w16cex:commentExtensible w16cex:durableId="051BEC8A" w16cex:dateUtc="2026-01-05T15:40:00Z"/>
  <w16cex:commentExtensible w16cex:durableId="54CED358" w16cex:dateUtc="2025-10-14T05:06:00Z"/>
  <w16cex:commentExtensible w16cex:durableId="03541864" w16cex:dateUtc="2025-10-14T08:41:00Z"/>
  <w16cex:commentExtensible w16cex:durableId="729CE476" w16cex:dateUtc="2025-10-15T09:04:00Z"/>
  <w16cex:commentExtensible w16cex:durableId="0A8E6BB7" w16cex:dateUtc="2025-10-13T09:10:00Z"/>
  <w16cex:commentExtensible w16cex:durableId="38B8E691" w16cex:dateUtc="2025-12-13T09:42:00Z"/>
  <w16cex:commentExtensible w16cex:durableId="0F37B2A9" w16cex:dateUtc="2025-12-30T02:09:00Z"/>
  <w16cex:commentExtensible w16cex:durableId="3FE5A2A1" w16cex:dateUtc="2026-02-01T03:17:00Z"/>
  <w16cex:commentExtensible w16cex:durableId="6480E23A" w16cex:dateUtc="2025-12-13T09:47:00Z"/>
  <w16cex:commentExtensible w16cex:durableId="474E1F38" w16cex:dateUtc="2025-12-30T02:10:00Z"/>
  <w16cex:commentExtensible w16cex:durableId="73B88B36" w16cex:dateUtc="2025-08-06T15:48:00Z"/>
  <w16cex:commentExtensible w16cex:durableId="4876EEA5" w16cex:dateUtc="2025-09-28T15:33:00Z"/>
  <w16cex:commentExtensible w16cex:durableId="24641D7F" w16cex:dateUtc="2025-10-13T07:59:00Z"/>
  <w16cex:commentExtensible w16cex:durableId="16A57C14" w16cex:dateUtc="2025-06-18T15:27:00Z"/>
  <w16cex:commentExtensible w16cex:durableId="10653801" w16cex:dateUtc="2025-06-23T04:20:00Z"/>
  <w16cex:commentExtensible w16cex:durableId="311C8F27" w16cex:dateUtc="2025-06-27T16:48:00Z"/>
  <w16cex:commentExtensible w16cex:durableId="4B900874" w16cex:dateUtc="2025-10-03T05:31:00Z"/>
  <w16cex:commentExtensible w16cex:durableId="3AB0FEEC" w16cex:dateUtc="2025-10-03T09:52:00Z"/>
  <w16cex:commentExtensible w16cex:durableId="2C9C2DA2" w16cex:dateUtc="2026-02-01T03:42:00Z"/>
  <w16cex:commentExtensible w16cex:durableId="67D4527A" w16cex:dateUtc="2025-10-16T09:22:00Z"/>
  <w16cex:commentExtensible w16cex:durableId="786DD11E" w16cex:dateUtc="2025-10-18T06:42:00Z"/>
  <w16cex:commentExtensible w16cex:durableId="6EDD2224" w16cex:dateUtc="2025-06-11T12:15:00Z"/>
  <w16cex:commentExtensible w16cex:durableId="4007E16C" w16cex:dateUtc="2025-06-23T08:16:00Z"/>
  <w16cex:commentExtensible w16cex:durableId="3DFED08A" w16cex:dateUtc="2025-06-28T02:18:00Z"/>
  <w16cex:commentExtensible w16cex:durableId="52956017" w16cex:dateUtc="2025-06-29T14:57:00Z"/>
  <w16cex:commentExtensible w16cex:durableId="2A9BCBD2" w16cex:dateUtc="2025-06-13T10:48:00Z"/>
  <w16cex:commentExtensible w16cex:durableId="150AD817" w16cex:dateUtc="2025-06-13T10:51:00Z"/>
  <w16cex:commentExtensible w16cex:durableId="4F74AAD8" w16cex:dateUtc="2025-06-18T14:43:00Z"/>
  <w16cex:commentExtensible w16cex:durableId="00ADC3BF" w16cex:dateUtc="2025-06-23T10:25:00Z"/>
  <w16cex:commentExtensible w16cex:durableId="2862C55A" w16cex:dateUtc="2025-06-25T16:31:00Z"/>
  <w16cex:commentExtensible w16cex:durableId="6A4A6CA7" w16cex:dateUtc="2026-01-25T12:22:00Z"/>
  <w16cex:commentExtensible w16cex:durableId="78C11E9C" w16cex:dateUtc="2025-10-27T15:08:00Z"/>
  <w16cex:commentExtensible w16cex:durableId="3B11BFE7" w16cex:dateUtc="2025-11-07T04:15:00Z"/>
  <w16cex:commentExtensible w16cex:durableId="67DF161B" w16cex:dateUtc="2026-01-10T15:16:00Z"/>
  <w16cex:commentExtensible w16cex:durableId="622AC081" w16cex:dateUtc="2025-07-28T23:46:00Z"/>
  <w16cex:commentExtensible w16cex:durableId="4AEB5B20" w16cex:dateUtc="2025-10-13T15:10:00Z"/>
  <w16cex:commentExtensible w16cex:durableId="5B655C1F" w16cex:dateUtc="2025-10-14T08:18:00Z"/>
  <w16cex:commentExtensible w16cex:durableId="2E27B0C6" w16cex:dateUtc="2025-06-16T14:58:00Z"/>
  <w16cex:commentExtensible w16cex:durableId="2697EFF3" w16cex:dateUtc="2025-06-22T09:12:00Z"/>
  <w16cex:commentExtensible w16cex:durableId="2E2CDDD3" w16cex:dateUtc="2025-06-23T08:54:00Z"/>
  <w16cex:commentExtensible w16cex:durableId="0992493A" w16cex:dateUtc="2025-06-23T10:27:00Z"/>
  <w16cex:commentExtensible w16cex:durableId="2AAED6EE" w16cex:dateUtc="2025-10-03T07:14:00Z"/>
  <w16cex:commentExtensible w16cex:durableId="6AD1C2F0" w16cex:dateUtc="2025-10-03T10:16:00Z"/>
  <w16cex:commentExtensible w16cex:durableId="426B8263" w16cex:dateUtc="2025-10-27T15:38:00Z"/>
  <w16cex:commentExtensible w16cex:durableId="1446A166" w16cex:dateUtc="2025-11-07T04:33:00Z"/>
  <w16cex:commentExtensible w16cex:durableId="6046B06E" w16cex:dateUtc="2025-09-27T11:17:00Z"/>
  <w16cex:commentExtensible w16cex:durableId="2440A87D" w16cex:dateUtc="2025-10-13T07:57:00Z"/>
  <w16cex:commentExtensible w16cex:durableId="53F9312F" w16cex:dateUtc="2025-10-13T15:30:00Z"/>
  <w16cex:commentExtensible w16cex:durableId="54BA1646" w16cex:dateUtc="2025-06-11T02:16:00Z"/>
  <w16cex:commentExtensible w16cex:durableId="164C2F32" w16cex:dateUtc="2025-06-23T11:26:00Z"/>
  <w16cex:commentExtensible w16cex:durableId="3A4E5C2C" w16cex:dateUtc="2025-06-28T03:42:00Z"/>
  <w16cex:commentExtensible w16cex:durableId="3E1AA96D" w16cex:dateUtc="2025-06-29T15:00:00Z"/>
  <w16cex:commentExtensible w16cex:durableId="3FE41BFF" w16cex:dateUtc="2025-12-22T15:54:00Z"/>
  <w16cex:commentExtensible w16cex:durableId="036F713E" w16cex:dateUtc="2025-10-14T06:33:00Z"/>
  <w16cex:commentExtensible w16cex:durableId="1CB62FF9" w16cex:dateUtc="2025-10-14T15:05:00Z"/>
  <w16cex:commentExtensible w16cex:durableId="14450FDF" w16cex:dateUtc="2025-12-27T14:20:00Z"/>
  <w16cex:commentExtensible w16cex:durableId="5A3078E4" w16cex:dateUtc="2025-09-21T14:05:00Z"/>
  <w16cex:commentExtensible w16cex:durableId="0CE2F558" w16cex:dateUtc="2025-10-03T07:21:00Z"/>
  <w16cex:commentExtensible w16cex:durableId="253C6BFA" w16cex:dateUtc="2025-10-13T13:15:00Z"/>
  <w16cex:commentExtensible w16cex:durableId="1A9999BD" w16cex:dateUtc="2025-10-13T15:44:00Z"/>
  <w16cex:commentExtensible w16cex:durableId="0E66D116" w16cex:dateUtc="2025-11-07T06:50:00Z"/>
  <w16cex:commentExtensible w16cex:durableId="748A2516" w16cex:dateUtc="2025-12-22T16:30:00Z"/>
  <w16cex:commentExtensible w16cex:durableId="06E398E3" w16cex:dateUtc="2025-12-30T02:21:00Z"/>
  <w16cex:commentExtensible w16cex:durableId="33125A25" w16cex:dateUtc="2025-06-11T08:43:00Z"/>
  <w16cex:commentExtensible w16cex:durableId="4E7FC890" w16cex:dateUtc="2025-06-22T15:57:00Z"/>
  <w16cex:commentExtensible w16cex:durableId="5B5520C2" w16cex:dateUtc="2025-06-28T03:45:00Z"/>
  <w16cex:commentExtensible w16cex:durableId="1E183895" w16cex:dateUtc="2025-06-29T15:03:00Z"/>
  <w16cex:commentExtensible w16cex:durableId="2AF1F1AE" w16cex:dateUtc="2025-12-20T15:29:00Z"/>
  <w16cex:commentExtensible w16cex:durableId="37C010F0" w16cex:dateUtc="2026-01-25T03:47:00Z"/>
  <w16cex:commentExtensible w16cex:durableId="01FE2A12" w16cex:dateUtc="2025-09-27T11:18:00Z"/>
  <w16cex:commentExtensible w16cex:durableId="2CD0FD9F" w16cex:dateUtc="2025-10-13T08:01:00Z"/>
  <w16cex:commentExtensible w16cex:durableId="1BF70785" w16cex:dateUtc="2025-10-13T16:52:00Z"/>
  <w16cex:commentExtensible w16cex:durableId="41BD77F9" w16cex:dateUtc="2025-10-14T08:26:00Z"/>
  <w16cex:commentExtensible w16cex:durableId="5987F4D3" w16cex:dateUtc="2025-10-15T09:50:00Z"/>
  <w16cex:commentExtensible w16cex:durableId="228DDCF5" w16cex:dateUtc="2025-10-16T08:19:00Z"/>
  <w16cex:commentExtensible w16cex:durableId="79CB0FF0" w16cex:dateUtc="2025-06-16T14:51:00Z"/>
  <w16cex:commentExtensible w16cex:durableId="6827C0ED" w16cex:dateUtc="2025-06-22T13:57:00Z"/>
  <w16cex:commentExtensible w16cex:durableId="312014A9" w16cex:dateUtc="2025-06-24T08:43:00Z"/>
  <w16cex:commentExtensible w16cex:durableId="41F0DC99" w16cex:dateUtc="2025-06-25T16:42:00Z"/>
  <w16cex:commentExtensible w16cex:durableId="2910B211" w16cex:dateUtc="2025-10-28T07:16:00Z"/>
  <w16cex:commentExtensible w16cex:durableId="7EF224C7" w16cex:dateUtc="2025-11-07T04:57:00Z"/>
  <w16cex:commentExtensible w16cex:durableId="51FCB940" w16cex:dateUtc="2025-12-30T02:31:00Z"/>
  <w16cex:commentExtensible w16cex:durableId="75F5A237" w16cex:dateUtc="2025-09-08T14:48:00Z"/>
  <w16cex:commentExtensible w16cex:durableId="7C2F8DE6" w16cex:dateUtc="2025-09-28T09:38:00Z"/>
  <w16cex:commentExtensible w16cex:durableId="0B06BFB5" w16cex:dateUtc="2025-10-03T07:47:00Z"/>
  <w16cex:commentExtensible w16cex:durableId="0266670B" w16cex:dateUtc="2025-10-03T10:31:00Z"/>
  <w16cex:commentExtensible w16cex:durableId="08D02A5B" w16cex:dateUtc="2025-10-06T04:21:00Z"/>
  <w16cex:commentExtensible w16cex:durableId="1747E3BF" w16cex:dateUtc="2026-01-25T05:03:00Z"/>
  <w16cex:commentExtensible w16cex:durableId="496A0556" w16cex:dateUtc="2025-06-23T09:02:00Z"/>
  <w16cex:commentExtensible w16cex:durableId="1C43CF40" w16cex:dateUtc="2025-10-22T13:00:00Z"/>
  <w16cex:commentExtensible w16cex:durableId="5DA3C428" w16cex:dateUtc="2025-06-23T11:14:00Z"/>
  <w16cex:commentExtensible w16cex:durableId="57DF5880" w16cex:dateUtc="2025-08-02T08:00:00Z"/>
  <w16cex:commentExtensible w16cex:durableId="6C5A9C38" w16cex:dateUtc="2025-08-04T13:01:00Z"/>
  <w16cex:commentExtensible w16cex:durableId="620632EC" w16cex:dateUtc="2025-08-04T15:12:00Z"/>
  <w16cex:commentExtensible w16cex:durableId="15342747" w16cex:dateUtc="2025-12-30T02:40:00Z"/>
  <w16cex:commentExtensible w16cex:durableId="2649AB77" w16cex:dateUtc="2025-10-21T16:37:00Z"/>
  <w16cex:commentExtensible w16cex:durableId="3EFEF476" w16cex:dateUtc="2025-10-18T14:01:00Z"/>
  <w16cex:commentExtensible w16cex:durableId="6F83060B" w16cex:dateUtc="2025-10-20T17:18:00Z"/>
  <w16cex:commentExtensible w16cex:durableId="05A64176" w16cex:dateUtc="2025-06-23T11:55:00Z"/>
  <w16cex:commentExtensible w16cex:durableId="26F6286C" w16cex:dateUtc="2025-09-12T15:03:00Z"/>
  <w16cex:commentExtensible w16cex:durableId="4763CDDC" w16cex:dateUtc="2025-10-03T07:26:00Z"/>
  <w16cex:commentExtensible w16cex:durableId="6CCF9AFA" w16cex:dateUtc="2025-10-05T08:14:00Z"/>
  <w16cex:commentExtensible w16cex:durableId="1595A449" w16cex:dateUtc="2025-06-20T15:12:00Z"/>
  <w16cex:commentExtensible w16cex:durableId="6DAD99A6" w16cex:dateUtc="2025-12-26T05:34:00Z"/>
  <w16cex:commentExtensible w16cex:durableId="670490DE" w16cex:dateUtc="2025-12-30T02:42:00Z"/>
  <w16cex:commentExtensible w16cex:durableId="54A6D6BB" w16cex:dateUtc="2025-08-02T15:45:00Z"/>
  <w16cex:commentExtensible w16cex:durableId="6D80E3E9" w16cex:dateUtc="2025-08-03T12:36:00Z"/>
  <w16cex:commentExtensible w16cex:durableId="0878D27B" w16cex:dateUtc="2025-08-04T15:26:00Z"/>
  <w16cex:commentExtensible w16cex:durableId="3D679BEF" w16cex:dateUtc="2025-12-20T14:47:00Z"/>
  <w16cex:commentExtensible w16cex:durableId="2DC53ADF" w16cex:dateUtc="2025-12-26T06:47:00Z"/>
  <w16cex:commentExtensible w16cex:durableId="50528E45" w16cex:dateUtc="2025-12-30T02:43:00Z"/>
  <w16cex:commentExtensible w16cex:durableId="2EBA9E96" w16cex:dateUtc="2025-06-23T04:13:00Z"/>
  <w16cex:commentExtensible w16cex:durableId="360C4639" w16cex:dateUtc="2025-06-23T07:40:00Z"/>
  <w16cex:commentExtensible w16cex:durableId="1C2004FC" w16cex:dateUtc="2025-06-25T16:25:00Z"/>
  <w16cex:commentExtensible w16cex:durableId="771DB8FA" w16cex:dateUtc="2025-06-30T12:51:00Z"/>
  <w16cex:commentExtensible w16cex:durableId="7B29B5C3" w16cex:dateUtc="2025-06-30T16:59:00Z"/>
  <w16cex:commentExtensible w16cex:durableId="7B368DEA" w16cex:dateUtc="2025-09-27T11:39:00Z"/>
  <w16cex:commentExtensible w16cex:durableId="6376EBFD" w16cex:dateUtc="2025-10-13T07:50:00Z"/>
  <w16cex:commentExtensible w16cex:durableId="6DD277B2" w16cex:dateUtc="2025-10-13T08:40:00Z"/>
  <w16cex:commentExtensible w16cex:durableId="55863991" w16cex:dateUtc="2025-10-13T16:17:00Z"/>
  <w16cex:commentExtensible w16cex:durableId="297EC2E7" w16cex:dateUtc="2025-10-14T08:31:00Z"/>
  <w16cex:commentExtensible w16cex:durableId="75FF171E" w16cex:dateUtc="2025-06-16T13:54:00Z"/>
  <w16cex:commentExtensible w16cex:durableId="47EFFDC1" w16cex:dateUtc="2025-06-22T12:03:00Z"/>
  <w16cex:commentExtensible w16cex:durableId="2AC7B3C9" w16cex:dateUtc="2025-06-16T13:43:00Z"/>
  <w16cex:commentExtensible w16cex:durableId="3C3457F0" w16cex:dateUtc="2025-06-24T09:06:00Z"/>
  <w16cex:commentExtensible w16cex:durableId="1AD13B31" w16cex:dateUtc="2025-12-27T14:31:00Z"/>
  <w16cex:commentExtensible w16cex:durableId="69FA511A" w16cex:dateUtc="2025-06-20T15:27:00Z"/>
  <w16cex:commentExtensible w16cex:durableId="153F4DF1" w16cex:dateUtc="2025-12-20T16:06:00Z"/>
  <w16cex:commentExtensible w16cex:durableId="7BF304BB" w16cex:dateUtc="2026-02-03T10:06:00Z"/>
  <w16cex:commentExtensible w16cex:durableId="058BF9E6" w16cex:dateUtc="2024-07-22T13:45:00Z"/>
  <w16cex:commentExtensible w16cex:durableId="2FB6F262" w16cex:dateUtc="2024-07-28T07:06:00Z"/>
  <w16cex:commentExtensible w16cex:durableId="25D96E89" w16cex:dateUtc="2024-06-01T16:02:00Z"/>
  <w16cex:commentExtensible w16cex:durableId="2E5DE19C" w16cex:dateUtc="2024-07-20T16:46:00Z"/>
  <w16cex:commentExtensible w16cex:durableId="5A546FFB" w16cex:dateUtc="2024-07-28T06:56:00Z"/>
  <w16cex:commentExtensible w16cex:durableId="2C03BA97" w16cex:dateUtc="2024-08-01T06:20:00Z"/>
  <w16cex:commentExtensible w16cex:durableId="26893D69" w16cex:dateUtc="2025-04-28T12:19:00Z"/>
  <w16cex:commentExtensible w16cex:durableId="19483DF2" w16cex:dateUtc="2025-12-26T08:38:00Z"/>
  <w16cex:commentExtensible w16cex:durableId="558F13F4" w16cex:dateUtc="2025-12-26T08:45:00Z"/>
  <w16cex:commentExtensible w16cex:durableId="4DF58C42" w16cex:dateUtc="2025-12-30T02:45:00Z"/>
  <w16cex:commentExtensible w16cex:durableId="6A22739A" w16cex:dateUtc="2025-09-27T11:54:00Z"/>
  <w16cex:commentExtensible w16cex:durableId="79362F98" w16cex:dateUtc="2025-10-13T17:10:00Z"/>
  <w16cex:commentExtensible w16cex:durableId="671D1CC2" w16cex:dateUtc="2025-12-26T08:51:00Z"/>
  <w16cex:commentExtensible w16cex:durableId="59718DA6" w16cex:dateUtc="2025-06-12T02:09:00Z"/>
  <w16cex:commentExtensible w16cex:durableId="4E38597C" w16cex:dateUtc="2025-12-20T16:17:00Z"/>
  <w16cex:commentExtensible w16cex:durableId="4D6F4407" w16cex:dateUtc="2025-12-30T02:49:00Z"/>
  <w16cex:commentExtensible w16cex:durableId="09627E96" w16cex:dateUtc="2025-10-28T08:27:00Z"/>
  <w16cex:commentExtensible w16cex:durableId="152F6ACB" w16cex:dateUtc="2025-11-07T05:07:00Z"/>
  <w16cex:commentExtensible w16cex:durableId="7E11A7CD" w16cex:dateUtc="2025-12-30T02:48:00Z"/>
  <w16cex:commentExtensible w16cex:durableId="7479ABA3" w16cex:dateUtc="2025-06-17T08:39:00Z"/>
  <w16cex:commentExtensible w16cex:durableId="750CA455" w16cex:dateUtc="2025-06-22T15:05:00Z"/>
  <w16cex:commentExtensible w16cex:durableId="4AFA6F00" w16cex:dateUtc="2025-06-17T08:39:00Z"/>
  <w16cex:commentExtensible w16cex:durableId="37290A94" w16cex:dateUtc="2025-06-23T04:14:00Z"/>
  <w16cex:commentExtensible w16cex:durableId="1B9CDEDB" w16cex:dateUtc="2025-10-29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1C5E68" w16cid:durableId="2C80BA08"/>
  <w16cid:commentId w16cid:paraId="51E31900" w16cid:durableId="7AEADB99"/>
  <w16cid:commentId w16cid:paraId="319059D3" w16cid:durableId="0FA510AA"/>
  <w16cid:commentId w16cid:paraId="5F7A3A0B" w16cid:durableId="1960EE1E"/>
  <w16cid:commentId w16cid:paraId="6F11ABC2" w16cid:durableId="6FD45164"/>
  <w16cid:commentId w16cid:paraId="6F7CD5F2" w16cid:durableId="05B9F2D5"/>
  <w16cid:commentId w16cid:paraId="5084D29B" w16cid:durableId="50EF1064"/>
  <w16cid:commentId w16cid:paraId="54BFEBDA" w16cid:durableId="24D57A31"/>
  <w16cid:commentId w16cid:paraId="4AC0B844" w16cid:durableId="7A4D671E"/>
  <w16cid:commentId w16cid:paraId="1979E18E" w16cid:durableId="74437074"/>
  <w16cid:commentId w16cid:paraId="1DABAAA1" w16cid:durableId="1DE761F9"/>
  <w16cid:commentId w16cid:paraId="3ECD9997" w16cid:durableId="2AC10D99"/>
  <w16cid:commentId w16cid:paraId="067C2857" w16cid:durableId="0662E4E8"/>
  <w16cid:commentId w16cid:paraId="1352228B" w16cid:durableId="051BEC8A"/>
  <w16cid:commentId w16cid:paraId="760CC3A0" w16cid:durableId="54CED358"/>
  <w16cid:commentId w16cid:paraId="3E4F2B78" w16cid:durableId="03541864"/>
  <w16cid:commentId w16cid:paraId="7E4367FE" w16cid:durableId="729CE476"/>
  <w16cid:commentId w16cid:paraId="48D63197" w16cid:durableId="0A8E6BB7"/>
  <w16cid:commentId w16cid:paraId="20663F9C" w16cid:durableId="38B8E691"/>
  <w16cid:commentId w16cid:paraId="68021FB8" w16cid:durableId="0F37B2A9"/>
  <w16cid:commentId w16cid:paraId="4485F560" w16cid:durableId="3FE5A2A1"/>
  <w16cid:commentId w16cid:paraId="52FEE442" w16cid:durableId="6480E23A"/>
  <w16cid:commentId w16cid:paraId="4ABA0841" w16cid:durableId="474E1F38"/>
  <w16cid:commentId w16cid:paraId="18D718FD" w16cid:durableId="73B88B36"/>
  <w16cid:commentId w16cid:paraId="7A0BAC35" w16cid:durableId="4876EEA5"/>
  <w16cid:commentId w16cid:paraId="2CDA56E8" w16cid:durableId="24641D7F"/>
  <w16cid:commentId w16cid:paraId="55BB8EB2" w16cid:durableId="16A57C14"/>
  <w16cid:commentId w16cid:paraId="0FDFF965" w16cid:durableId="10653801"/>
  <w16cid:commentId w16cid:paraId="1E6F3EF5" w16cid:durableId="311C8F27"/>
  <w16cid:commentId w16cid:paraId="26AFCCF2" w16cid:durableId="26AFCCF2"/>
  <w16cid:commentId w16cid:paraId="13EC0E51" w16cid:durableId="4B900874"/>
  <w16cid:commentId w16cid:paraId="61EDF48B" w16cid:durableId="3AB0FEEC"/>
  <w16cid:commentId w16cid:paraId="35FDF7DF" w16cid:durableId="3191B85A"/>
  <w16cid:commentId w16cid:paraId="479C6F9F" w16cid:durableId="2C9C2DA2"/>
  <w16cid:commentId w16cid:paraId="6E18766A" w16cid:durableId="67D4527A"/>
  <w16cid:commentId w16cid:paraId="3B83B865" w16cid:durableId="786DD11E"/>
  <w16cid:commentId w16cid:paraId="0FEF5170" w16cid:durableId="6EDD2224"/>
  <w16cid:commentId w16cid:paraId="6B13EF74" w16cid:durableId="4007E16C"/>
  <w16cid:commentId w16cid:paraId="76D63710" w16cid:durableId="3DFED08A"/>
  <w16cid:commentId w16cid:paraId="130B5FD2" w16cid:durableId="52956017"/>
  <w16cid:commentId w16cid:paraId="597A104B" w16cid:durableId="2A9BCBD2"/>
  <w16cid:commentId w16cid:paraId="551D65F2" w16cid:durableId="150AD817"/>
  <w16cid:commentId w16cid:paraId="6A56E3EC" w16cid:durableId="4F74AAD8"/>
  <w16cid:commentId w16cid:paraId="2272C102" w16cid:durableId="00ADC3BF"/>
  <w16cid:commentId w16cid:paraId="27632F43" w16cid:durableId="2862C55A"/>
  <w16cid:commentId w16cid:paraId="0AC82A45" w16cid:durableId="6A4A6CA7"/>
  <w16cid:commentId w16cid:paraId="551F86BF" w16cid:durableId="78C11E9C"/>
  <w16cid:commentId w16cid:paraId="35813E3B" w16cid:durableId="3B11BFE7"/>
  <w16cid:commentId w16cid:paraId="1F55C03F" w16cid:durableId="67DF161B"/>
  <w16cid:commentId w16cid:paraId="6A3B35F7" w16cid:durableId="622AC081"/>
  <w16cid:commentId w16cid:paraId="5026BF5E" w16cid:durableId="4AEB5B20"/>
  <w16cid:commentId w16cid:paraId="79885263" w16cid:durableId="5B655C1F"/>
  <w16cid:commentId w16cid:paraId="0C5287D1" w16cid:durableId="2E27B0C6"/>
  <w16cid:commentId w16cid:paraId="55310ADB" w16cid:durableId="2697EFF3"/>
  <w16cid:commentId w16cid:paraId="1487AF26" w16cid:durableId="2E2CDDD3"/>
  <w16cid:commentId w16cid:paraId="50420DBC" w16cid:durableId="4176107F"/>
  <w16cid:commentId w16cid:paraId="0D6BCFB2" w16cid:durableId="1D922BAA"/>
  <w16cid:commentId w16cid:paraId="7C0BA02D" w16cid:durableId="0992493A"/>
  <w16cid:commentId w16cid:paraId="650CC73F" w16cid:durableId="41761083"/>
  <w16cid:commentId w16cid:paraId="3644A11E" w16cid:durableId="41761085"/>
  <w16cid:commentId w16cid:paraId="1E87F4A1" w16cid:durableId="2AAED6EE"/>
  <w16cid:commentId w16cid:paraId="60C09183" w16cid:durableId="6AD1C2F0"/>
  <w16cid:commentId w16cid:paraId="71CD2113" w16cid:durableId="426B8263"/>
  <w16cid:commentId w16cid:paraId="56B3231B" w16cid:durableId="1446A166"/>
  <w16cid:commentId w16cid:paraId="623CB5F0" w16cid:durableId="41761087"/>
  <w16cid:commentId w16cid:paraId="1D982587" w16cid:durableId="6046B06E"/>
  <w16cid:commentId w16cid:paraId="70E46091" w16cid:durableId="2440A87D"/>
  <w16cid:commentId w16cid:paraId="0459812F" w16cid:durableId="53F9312F"/>
  <w16cid:commentId w16cid:paraId="262983F6" w16cid:durableId="54BA1646"/>
  <w16cid:commentId w16cid:paraId="503456BA" w16cid:durableId="164C2F32"/>
  <w16cid:commentId w16cid:paraId="02EFED00" w16cid:durableId="3A4E5C2C"/>
  <w16cid:commentId w16cid:paraId="4963BACB" w16cid:durableId="3E1AA96D"/>
  <w16cid:commentId w16cid:paraId="2E871F7B" w16cid:durableId="3FE41BFF"/>
  <w16cid:commentId w16cid:paraId="0DC816A8" w16cid:durableId="036F713E"/>
  <w16cid:commentId w16cid:paraId="5019DA76" w16cid:durableId="1CB62FF9"/>
  <w16cid:commentId w16cid:paraId="2012CEBE" w16cid:durableId="14450FDF"/>
  <w16cid:commentId w16cid:paraId="1F3606D5" w16cid:durableId="5A3078E4"/>
  <w16cid:commentId w16cid:paraId="76B0DA7D" w16cid:durableId="0CE2F558"/>
  <w16cid:commentId w16cid:paraId="2A8A88D9" w16cid:durableId="253C6BFA"/>
  <w16cid:commentId w16cid:paraId="1FB0C241" w16cid:durableId="1A9999BD"/>
  <w16cid:commentId w16cid:paraId="6E4258D3" w16cid:durableId="0E66D116"/>
  <w16cid:commentId w16cid:paraId="38F702A8" w16cid:durableId="748A2516"/>
  <w16cid:commentId w16cid:paraId="68A82C38" w16cid:durableId="06E398E3"/>
  <w16cid:commentId w16cid:paraId="49608FEF" w16cid:durableId="33125A25"/>
  <w16cid:commentId w16cid:paraId="187EAF33" w16cid:durableId="4E7FC890"/>
  <w16cid:commentId w16cid:paraId="4F13F62B" w16cid:durableId="5B5520C2"/>
  <w16cid:commentId w16cid:paraId="4BD7A3C4" w16cid:durableId="1E183895"/>
  <w16cid:commentId w16cid:paraId="63D106B7" w16cid:durableId="2AF1F1AE"/>
  <w16cid:commentId w16cid:paraId="01BA0B8D" w16cid:durableId="37C010F0"/>
  <w16cid:commentId w16cid:paraId="48A0A516" w16cid:durableId="01FE2A12"/>
  <w16cid:commentId w16cid:paraId="55EA15C8" w16cid:durableId="2CD0FD9F"/>
  <w16cid:commentId w16cid:paraId="10527CDD" w16cid:durableId="1BF70785"/>
  <w16cid:commentId w16cid:paraId="04F8B2ED" w16cid:durableId="41BD77F9"/>
  <w16cid:commentId w16cid:paraId="53F4DE6D" w16cid:durableId="5987F4D3"/>
  <w16cid:commentId w16cid:paraId="7405DB81" w16cid:durableId="228DDCF5"/>
  <w16cid:commentId w16cid:paraId="1CA90A6D" w16cid:durableId="6EF8E87A"/>
  <w16cid:commentId w16cid:paraId="0BD5527C" w16cid:durableId="79CB0FF0"/>
  <w16cid:commentId w16cid:paraId="1182E15A" w16cid:durableId="6827C0ED"/>
  <w16cid:commentId w16cid:paraId="650C0166" w16cid:durableId="312014A9"/>
  <w16cid:commentId w16cid:paraId="189E9FBE" w16cid:durableId="41F0DC99"/>
  <w16cid:commentId w16cid:paraId="5C726140" w16cid:durableId="2910B211"/>
  <w16cid:commentId w16cid:paraId="054952AB" w16cid:durableId="7EF224C7"/>
  <w16cid:commentId w16cid:paraId="2FA64272" w16cid:durableId="51FCB940"/>
  <w16cid:commentId w16cid:paraId="1FC2D0E3" w16cid:durableId="75F5A237"/>
  <w16cid:commentId w16cid:paraId="0FD45309" w16cid:durableId="7C2F8DE6"/>
  <w16cid:commentId w16cid:paraId="5F822715" w16cid:durableId="0B06BFB5"/>
  <w16cid:commentId w16cid:paraId="1F222DEB" w16cid:durableId="0266670B"/>
  <w16cid:commentId w16cid:paraId="7D484950" w16cid:durableId="08D02A5B"/>
  <w16cid:commentId w16cid:paraId="50F25591" w16cid:durableId="1747E3BF"/>
  <w16cid:commentId w16cid:paraId="3900349A" w16cid:durableId="496A0556"/>
  <w16cid:commentId w16cid:paraId="298B3FE5" w16cid:durableId="1C43CF40"/>
  <w16cid:commentId w16cid:paraId="4FCFE2C6" w16cid:durableId="5DA3C428"/>
  <w16cid:commentId w16cid:paraId="496E2AB8" w16cid:durableId="57DF5880"/>
  <w16cid:commentId w16cid:paraId="22699FA0" w16cid:durableId="6C5A9C38"/>
  <w16cid:commentId w16cid:paraId="491D7B3E" w16cid:durableId="620632EC"/>
  <w16cid:commentId w16cid:paraId="4BEBAC7A" w16cid:durableId="15342747"/>
  <w16cid:commentId w16cid:paraId="0677186A" w16cid:durableId="2649AB77"/>
  <w16cid:commentId w16cid:paraId="746A42DA" w16cid:durableId="3EFEF476"/>
  <w16cid:commentId w16cid:paraId="56B67469" w16cid:durableId="6F83060B"/>
  <w16cid:commentId w16cid:paraId="05B0C4BD" w16cid:durableId="4F3ABAE0"/>
  <w16cid:commentId w16cid:paraId="69784021" w16cid:durableId="05A64176"/>
  <w16cid:commentId w16cid:paraId="359D3AE1" w16cid:durableId="26F6286C"/>
  <w16cid:commentId w16cid:paraId="6BE893C4" w16cid:durableId="4763CDDC"/>
  <w16cid:commentId w16cid:paraId="5479B1B9" w16cid:durableId="6CCF9AFA"/>
  <w16cid:commentId w16cid:paraId="290E562F" w16cid:durableId="1595A449"/>
  <w16cid:commentId w16cid:paraId="2ECD8333" w16cid:durableId="6DAD99A6"/>
  <w16cid:commentId w16cid:paraId="10EAB71A" w16cid:durableId="670490DE"/>
  <w16cid:commentId w16cid:paraId="35E0F40D" w16cid:durableId="54A6D6BB"/>
  <w16cid:commentId w16cid:paraId="11FF5DFC" w16cid:durableId="6D80E3E9"/>
  <w16cid:commentId w16cid:paraId="0CC53610" w16cid:durableId="0878D27B"/>
  <w16cid:commentId w16cid:paraId="53F3ADE7" w16cid:durableId="153DC6E2"/>
  <w16cid:commentId w16cid:paraId="7AD2FE6F" w16cid:durableId="3D679BEF"/>
  <w16cid:commentId w16cid:paraId="06EC66C3" w16cid:durableId="2DC53ADF"/>
  <w16cid:commentId w16cid:paraId="1D1C178E" w16cid:durableId="50528E45"/>
  <w16cid:commentId w16cid:paraId="6C9E7229" w16cid:durableId="2EBA9E96"/>
  <w16cid:commentId w16cid:paraId="269257D1" w16cid:durableId="3E429E48"/>
  <w16cid:commentId w16cid:paraId="573FB2FC" w16cid:durableId="1CBF159D"/>
  <w16cid:commentId w16cid:paraId="1DAE1192" w16cid:durableId="360C4639"/>
  <w16cid:commentId w16cid:paraId="39E4D30C" w16cid:durableId="1C2004FC"/>
  <w16cid:commentId w16cid:paraId="1A81585E" w16cid:durableId="771DB8FA"/>
  <w16cid:commentId w16cid:paraId="6F27BBED" w16cid:durableId="7B29B5C3"/>
  <w16cid:commentId w16cid:paraId="1C055FBC" w16cid:durableId="7B368DEA"/>
  <w16cid:commentId w16cid:paraId="15366865" w16cid:durableId="6376EBFD"/>
  <w16cid:commentId w16cid:paraId="1057B507" w16cid:durableId="6DD277B2"/>
  <w16cid:commentId w16cid:paraId="0FC87F4C" w16cid:durableId="55863991"/>
  <w16cid:commentId w16cid:paraId="19C85177" w16cid:durableId="297EC2E7"/>
  <w16cid:commentId w16cid:paraId="250E928D" w16cid:durableId="75FF171E"/>
  <w16cid:commentId w16cid:paraId="3B18E3A5" w16cid:durableId="47EFFDC1"/>
  <w16cid:commentId w16cid:paraId="2D79DB34" w16cid:durableId="2AC7B3C9"/>
  <w16cid:commentId w16cid:paraId="36DB1A7B" w16cid:durableId="3C3457F0"/>
  <w16cid:commentId w16cid:paraId="3EE196BF" w16cid:durableId="1AD13B31"/>
  <w16cid:commentId w16cid:paraId="590312EF" w16cid:durableId="69FA511A"/>
  <w16cid:commentId w16cid:paraId="65FA39E8" w16cid:durableId="758A8E9F"/>
  <w16cid:commentId w16cid:paraId="1FDF109D" w16cid:durableId="153F4DF1"/>
  <w16cid:commentId w16cid:paraId="0BE4A039" w16cid:durableId="7BF304BB"/>
  <w16cid:commentId w16cid:paraId="2AF61625" w16cid:durableId="058BF9E6"/>
  <w16cid:commentId w16cid:paraId="3DBC65C1" w16cid:durableId="2FB6F262"/>
  <w16cid:commentId w16cid:paraId="15D64ECD" w16cid:durableId="25D96E89"/>
  <w16cid:commentId w16cid:paraId="5999C2D9" w16cid:durableId="2E5DE19C"/>
  <w16cid:commentId w16cid:paraId="7AD4D765" w16cid:durableId="5A546FFB"/>
  <w16cid:commentId w16cid:paraId="5258325B" w16cid:durableId="2C03BA97"/>
  <w16cid:commentId w16cid:paraId="73516361" w16cid:durableId="26893D69"/>
  <w16cid:commentId w16cid:paraId="7BE93015" w16cid:durableId="19483DF2"/>
  <w16cid:commentId w16cid:paraId="685B75BD" w16cid:durableId="558F13F4"/>
  <w16cid:commentId w16cid:paraId="68FF6510" w16cid:durableId="4DF58C42"/>
  <w16cid:commentId w16cid:paraId="26070EC1" w16cid:durableId="6A22739A"/>
  <w16cid:commentId w16cid:paraId="2AC1C7C3" w16cid:durableId="79362F98"/>
  <w16cid:commentId w16cid:paraId="19DC70C0" w16cid:durableId="671D1CC2"/>
  <w16cid:commentId w16cid:paraId="1410BAC7" w16cid:durableId="59718DA6"/>
  <w16cid:commentId w16cid:paraId="48F18F88" w16cid:durableId="4E38597C"/>
  <w16cid:commentId w16cid:paraId="7BA19C42" w16cid:durableId="4D6F4407"/>
  <w16cid:commentId w16cid:paraId="2E83A170" w16cid:durableId="09627E96"/>
  <w16cid:commentId w16cid:paraId="0AD51F9B" w16cid:durableId="152F6ACB"/>
  <w16cid:commentId w16cid:paraId="3E1ED0B3" w16cid:durableId="7E11A7CD"/>
  <w16cid:commentId w16cid:paraId="1EA5A92F" w16cid:durableId="7479ABA3"/>
  <w16cid:commentId w16cid:paraId="54582BA4" w16cid:durableId="750CA455"/>
  <w16cid:commentId w16cid:paraId="045DDAB1" w16cid:durableId="4AFA6F00"/>
  <w16cid:commentId w16cid:paraId="1F9B7BBD" w16cid:durableId="37290A94"/>
  <w16cid:commentId w16cid:paraId="4350F070" w16cid:durableId="1B9CDE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1F95F" w14:textId="77777777" w:rsidR="005C7C8B" w:rsidRDefault="005C7C8B" w:rsidP="008B2843">
      <w:pPr>
        <w:spacing w:after="0" w:line="240" w:lineRule="auto"/>
      </w:pPr>
      <w:r>
        <w:separator/>
      </w:r>
    </w:p>
  </w:endnote>
  <w:endnote w:type="continuationSeparator" w:id="0">
    <w:p w14:paraId="224FBF0A" w14:textId="77777777" w:rsidR="005C7C8B" w:rsidRDefault="005C7C8B" w:rsidP="008B28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微軟正黑體">
    <w:altName w:val="Microsoft JhengHei"/>
    <w:panose1 w:val="020B0604030504040204"/>
    <w:charset w:val="88"/>
    <w:family w:val="swiss"/>
    <w:pitch w:val="variable"/>
    <w:sig w:usb0="000002A7" w:usb1="28CF4400" w:usb2="00000016" w:usb3="00000000" w:csb0="00100009" w:csb1="00000000"/>
  </w:font>
  <w:font w:name="Arial Unicode MS">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font>
  <w:font w:name="標楷體">
    <w:altName w:val="DFKai-SB"/>
    <w:panose1 w:val="03000509000000000000"/>
    <w:charset w:val="88"/>
    <w:family w:val="script"/>
    <w:pitch w:val="fixed"/>
    <w:sig w:usb0="00000003" w:usb1="080E0000" w:usb2="00000016" w:usb3="00000000" w:csb0="00100001" w:csb1="00000000"/>
  </w:font>
  <w:font w:name="PingFang TC">
    <w:altName w:val="微軟正黑體"/>
    <w:charset w:val="88"/>
    <w:family w:val="swiss"/>
    <w:pitch w:val="variable"/>
    <w:sig w:usb0="A00002FF" w:usb1="7ACFFDFB" w:usb2="00000017" w:usb3="00000000" w:csb0="00100001" w:csb1="00000000"/>
  </w:font>
  <w:font w:name="Calibri">
    <w:panose1 w:val="020F0502020204030204"/>
    <w:charset w:val="00"/>
    <w:family w:val="swiss"/>
    <w:pitch w:val="variable"/>
    <w:sig w:usb0="E4002EFF" w:usb1="C200247B" w:usb2="00000009" w:usb3="00000000" w:csb0="000001FF" w:csb1="00000000"/>
  </w:font>
  <w:font w:name="Songti TC">
    <w:altName w:val="微軟正黑體"/>
    <w:charset w:val="88"/>
    <w:family w:val="auto"/>
    <w:pitch w:val="variable"/>
    <w:sig w:usb0="00000287" w:usb1="080F0000" w:usb2="00000010" w:usb3="00000000" w:csb0="0014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0165417"/>
      <w:docPartObj>
        <w:docPartGallery w:val="Page Numbers (Bottom of Page)"/>
        <w:docPartUnique/>
      </w:docPartObj>
    </w:sdtPr>
    <w:sdtContent>
      <w:p w14:paraId="0C9D0731" w14:textId="51B07E78" w:rsidR="00DF45DF" w:rsidRDefault="00DF45DF">
        <w:pPr>
          <w:pStyle w:val="af0"/>
          <w:jc w:val="center"/>
        </w:pPr>
        <w:r>
          <w:fldChar w:fldCharType="begin"/>
        </w:r>
        <w:r>
          <w:instrText>PAGE   \* MERGEFORMAT</w:instrText>
        </w:r>
        <w:r>
          <w:fldChar w:fldCharType="separate"/>
        </w:r>
        <w:r>
          <w:rPr>
            <w:lang w:val="zh-TW"/>
          </w:rPr>
          <w:t>2</w:t>
        </w:r>
        <w:r>
          <w:fldChar w:fldCharType="end"/>
        </w:r>
      </w:p>
    </w:sdtContent>
  </w:sdt>
  <w:p w14:paraId="148E314B" w14:textId="77777777" w:rsidR="00DF45DF" w:rsidRDefault="00DF45D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8319" w14:textId="77777777" w:rsidR="005C7C8B" w:rsidRDefault="005C7C8B" w:rsidP="008B2843">
      <w:pPr>
        <w:spacing w:after="0" w:line="240" w:lineRule="auto"/>
      </w:pPr>
      <w:r>
        <w:separator/>
      </w:r>
    </w:p>
  </w:footnote>
  <w:footnote w:type="continuationSeparator" w:id="0">
    <w:p w14:paraId="01B14DCB" w14:textId="77777777" w:rsidR="005C7C8B" w:rsidRDefault="005C7C8B" w:rsidP="008B2843">
      <w:pPr>
        <w:spacing w:after="0" w:line="240" w:lineRule="auto"/>
      </w:pPr>
      <w:r>
        <w:continuationSeparator/>
      </w:r>
    </w:p>
  </w:footnote>
  <w:footnote w:id="1">
    <w:p w14:paraId="36B3FA92" w14:textId="77777777" w:rsidR="00E764CD" w:rsidRDefault="00E764CD" w:rsidP="00075D95">
      <w:pPr>
        <w:pStyle w:val="af3"/>
      </w:pPr>
      <w:r>
        <w:rPr>
          <w:rStyle w:val="af2"/>
        </w:rPr>
        <w:footnoteRef/>
      </w:r>
      <w:r>
        <w:t xml:space="preserve"> </w:t>
      </w:r>
      <w:r>
        <w:rPr>
          <w:rFonts w:hint="eastAsia"/>
        </w:rPr>
        <w:t>O-N001</w:t>
      </w:r>
      <w:r>
        <w:rPr>
          <w:rFonts w:hint="eastAsia"/>
        </w:rPr>
        <w:t>認識導師</w:t>
      </w:r>
    </w:p>
  </w:footnote>
  <w:footnote w:id="2">
    <w:p w14:paraId="1B48E96A" w14:textId="77777777" w:rsidR="000C0841" w:rsidRDefault="000C0841" w:rsidP="000C0841">
      <w:pPr>
        <w:pStyle w:val="af3"/>
        <w:rPr>
          <w:ins w:id="23" w:author="駱淳渝" w:date="2026-01-01T20:51:00Z"/>
        </w:rPr>
      </w:pPr>
      <w:ins w:id="24" w:author="駱淳渝" w:date="2026-01-01T20:51:00Z">
        <w:r>
          <w:rPr>
            <w:rStyle w:val="af2"/>
          </w:rPr>
          <w:footnoteRef/>
        </w:r>
        <w:r>
          <w:rPr>
            <w:rFonts w:hint="eastAsia"/>
          </w:rPr>
          <w:t>《會員手冊》頁</w:t>
        </w:r>
        <w:r>
          <w:rPr>
            <w:rFonts w:hint="eastAsia"/>
          </w:rPr>
          <w:t>5~6(</w:t>
        </w:r>
        <w:r>
          <w:rPr>
            <w:rFonts w:hint="eastAsia"/>
          </w:rPr>
          <w:t>原書</w:t>
        </w:r>
        <w:r>
          <w:rPr>
            <w:rFonts w:hint="eastAsia"/>
          </w:rPr>
          <w:t>)</w:t>
        </w:r>
      </w:ins>
    </w:p>
  </w:footnote>
  <w:footnote w:id="3">
    <w:p w14:paraId="233916EA" w14:textId="77777777" w:rsidR="00E764CD" w:rsidRDefault="00E764CD" w:rsidP="00990BE9">
      <w:pPr>
        <w:pStyle w:val="af3"/>
      </w:pPr>
      <w:r>
        <w:rPr>
          <w:rStyle w:val="af2"/>
        </w:rPr>
        <w:footnoteRef/>
      </w:r>
      <w:r>
        <w:rPr>
          <w:rFonts w:hint="eastAsia"/>
        </w:rPr>
        <w:t xml:space="preserve"> 0134</w:t>
      </w:r>
      <w:r>
        <w:rPr>
          <w:rFonts w:hint="eastAsia"/>
        </w:rPr>
        <w:t>《維摩詰經講記》第三輯頁</w:t>
      </w:r>
      <w:r>
        <w:rPr>
          <w:rFonts w:hint="eastAsia"/>
        </w:rPr>
        <w:t>167-168(9</w:t>
      </w:r>
      <w:r>
        <w:rPr>
          <w:rFonts w:hint="eastAsia"/>
        </w:rPr>
        <w:t>期</w:t>
      </w:r>
      <w:r>
        <w:rPr>
          <w:rFonts w:hint="eastAsia"/>
        </w:rPr>
        <w:t>A</w:t>
      </w:r>
      <w:r>
        <w:t>00</w:t>
      </w:r>
      <w:r>
        <w:rPr>
          <w:rFonts w:hint="eastAsia"/>
        </w:rPr>
        <w:t>)</w:t>
      </w:r>
    </w:p>
  </w:footnote>
  <w:footnote w:id="4">
    <w:p w14:paraId="6030CCF9" w14:textId="77777777" w:rsidR="00E764CD" w:rsidRDefault="00E764CD" w:rsidP="00990BE9">
      <w:pPr>
        <w:pStyle w:val="af3"/>
      </w:pPr>
      <w:r>
        <w:rPr>
          <w:rStyle w:val="af2"/>
        </w:rPr>
        <w:footnoteRef/>
      </w:r>
      <w:r>
        <w:rPr>
          <w:rFonts w:hint="eastAsia"/>
        </w:rPr>
        <w:t xml:space="preserve"> 0140</w:t>
      </w:r>
      <w:r>
        <w:rPr>
          <w:rFonts w:hint="eastAsia"/>
        </w:rPr>
        <w:t>《維摩詰經講記》第五輯頁</w:t>
      </w:r>
      <w:r>
        <w:rPr>
          <w:rFonts w:hint="eastAsia"/>
        </w:rPr>
        <w:t>235-236(9</w:t>
      </w:r>
      <w:r>
        <w:rPr>
          <w:rFonts w:hint="eastAsia"/>
        </w:rPr>
        <w:t>期</w:t>
      </w:r>
      <w:r>
        <w:rPr>
          <w:rFonts w:hint="eastAsia"/>
        </w:rPr>
        <w:t>A</w:t>
      </w:r>
      <w:r>
        <w:t>00</w:t>
      </w:r>
      <w:r>
        <w:rPr>
          <w:rFonts w:hint="eastAsia"/>
        </w:rPr>
        <w:t>)</w:t>
      </w:r>
    </w:p>
  </w:footnote>
  <w:footnote w:id="5">
    <w:p w14:paraId="13D8C198" w14:textId="77777777" w:rsidR="00E764CD" w:rsidRDefault="00E764CD" w:rsidP="00990BE9">
      <w:pPr>
        <w:pStyle w:val="af3"/>
      </w:pPr>
      <w:r>
        <w:rPr>
          <w:rStyle w:val="af2"/>
        </w:rPr>
        <w:footnoteRef/>
      </w:r>
      <w:r>
        <w:rPr>
          <w:rFonts w:hint="eastAsia"/>
        </w:rPr>
        <w:t xml:space="preserve"> </w:t>
      </w:r>
      <w:r>
        <w:rPr>
          <w:rFonts w:hint="eastAsia"/>
        </w:rPr>
        <w:t>大事紀簡表序號</w:t>
      </w:r>
      <w:r>
        <w:rPr>
          <w:rFonts w:hint="eastAsia"/>
        </w:rPr>
        <w:t>4</w:t>
      </w:r>
    </w:p>
  </w:footnote>
  <w:footnote w:id="6">
    <w:p w14:paraId="74F74ACB" w14:textId="77777777" w:rsidR="00E764CD" w:rsidRDefault="00E764CD" w:rsidP="00D6712A">
      <w:pPr>
        <w:pStyle w:val="af3"/>
        <w:rPr>
          <w:ins w:id="69" w:author="雅鴦" w:date="2025-11-03T12:29:00Z"/>
        </w:rPr>
      </w:pPr>
      <w:ins w:id="70" w:author="雅鴦" w:date="2025-11-03T12:29:00Z">
        <w:r>
          <w:rPr>
            <w:rStyle w:val="af2"/>
          </w:rPr>
          <w:footnoteRef/>
        </w:r>
        <w:r>
          <w:rPr>
            <w:rFonts w:hint="eastAsia"/>
          </w:rPr>
          <w:t xml:space="preserve"> </w:t>
        </w:r>
        <w:r>
          <w:rPr>
            <w:rFonts w:hint="eastAsia"/>
          </w:rPr>
          <w:t>大事紀簡表序號</w:t>
        </w:r>
        <w:r>
          <w:rPr>
            <w:rFonts w:hint="eastAsia"/>
          </w:rPr>
          <w:t>4</w:t>
        </w:r>
      </w:ins>
    </w:p>
  </w:footnote>
  <w:footnote w:id="7">
    <w:p w14:paraId="13F723AC" w14:textId="7C57B288" w:rsidR="00E764CD" w:rsidRDefault="00E764CD" w:rsidP="00E764CD">
      <w:pPr>
        <w:pStyle w:val="af3"/>
        <w:rPr>
          <w:ins w:id="125" w:author="淑真 張" w:date="2025-12-01T12:13:00Z"/>
        </w:rPr>
      </w:pPr>
      <w:ins w:id="126" w:author="淑真 張" w:date="2025-12-01T12:13:00Z">
        <w:r>
          <w:rPr>
            <w:rStyle w:val="af2"/>
          </w:rPr>
          <w:footnoteRef/>
        </w:r>
        <w:r>
          <w:t xml:space="preserve"> </w:t>
        </w:r>
      </w:ins>
      <w:ins w:id="127" w:author="Chun Yu Lou" w:date="2026-01-02T16:05:00Z">
        <w:r w:rsidR="0097100E">
          <w:rPr>
            <w:rFonts w:hint="eastAsia"/>
          </w:rPr>
          <w:t xml:space="preserve">      </w:t>
        </w:r>
      </w:ins>
    </w:p>
  </w:footnote>
  <w:footnote w:id="8">
    <w:p w14:paraId="2A3FC0C3" w14:textId="77777777" w:rsidR="00C42F19" w:rsidRDefault="00C42F19" w:rsidP="009E583C">
      <w:pPr>
        <w:pStyle w:val="af3"/>
      </w:pPr>
      <w:r>
        <w:rPr>
          <w:rStyle w:val="af2"/>
        </w:rPr>
        <w:footnoteRef/>
      </w:r>
      <w:r>
        <w:t xml:space="preserve"> </w:t>
      </w:r>
      <w:r>
        <w:rPr>
          <w:rFonts w:hint="eastAsia"/>
        </w:rPr>
        <w:t>0002</w:t>
      </w:r>
      <w:r>
        <w:rPr>
          <w:rFonts w:hint="eastAsia"/>
        </w:rPr>
        <w:t>《念佛三昧修學次第》自序頁</w:t>
      </w:r>
      <w:r>
        <w:rPr>
          <w:rFonts w:hint="eastAsia"/>
        </w:rPr>
        <w:t>3</w:t>
      </w:r>
      <w:r>
        <w:rPr>
          <w:rFonts w:hint="eastAsia"/>
        </w:rPr>
        <w:t>、</w:t>
      </w:r>
      <w:r>
        <w:rPr>
          <w:rFonts w:hint="eastAsia"/>
        </w:rPr>
        <w:t>273(1</w:t>
      </w:r>
      <w:r>
        <w:rPr>
          <w:rFonts w:hint="eastAsia"/>
        </w:rPr>
        <w:t>期</w:t>
      </w:r>
      <w:r>
        <w:rPr>
          <w:rFonts w:hint="eastAsia"/>
        </w:rPr>
        <w:t>A04)</w:t>
      </w:r>
    </w:p>
  </w:footnote>
  <w:footnote w:id="9">
    <w:p w14:paraId="50DC4A1D" w14:textId="77777777" w:rsidR="00C42F19" w:rsidRPr="00CF543B" w:rsidRDefault="00C42F19" w:rsidP="00C42F19">
      <w:pPr>
        <w:autoSpaceDE w:val="0"/>
        <w:autoSpaceDN w:val="0"/>
        <w:adjustRightInd w:val="0"/>
        <w:spacing w:after="0"/>
        <w:rPr>
          <w:ins w:id="183" w:author="淑真 張" w:date="2025-12-01T12:15:00Z"/>
          <w:rFonts w:ascii="PingFang TC" w:eastAsia="PingFang TC" w:hAnsi="Calibri" w:cs="PingFang TC"/>
          <w:sz w:val="20"/>
          <w:szCs w:val="20"/>
          <w:lang w:bidi="ar-SA"/>
        </w:rPr>
      </w:pPr>
      <w:ins w:id="184" w:author="淑真 張" w:date="2025-12-01T12:15:00Z">
        <w:r w:rsidRPr="00CF543B">
          <w:rPr>
            <w:rStyle w:val="af2"/>
            <w:sz w:val="20"/>
            <w:szCs w:val="20"/>
          </w:rPr>
          <w:footnoteRef/>
        </w:r>
        <w:r w:rsidRPr="00CF543B">
          <w:rPr>
            <w:sz w:val="20"/>
            <w:szCs w:val="20"/>
          </w:rPr>
          <w:t xml:space="preserve"> </w:t>
        </w:r>
        <w:r w:rsidRPr="00CF543B">
          <w:rPr>
            <w:rFonts w:ascii="PingFang TC" w:eastAsia="PingFang TC" w:cs="PingFang TC" w:hint="eastAsia"/>
            <w:color w:val="000000"/>
            <w:sz w:val="20"/>
            <w:szCs w:val="20"/>
            <w:lang w:bidi="ar-SA"/>
          </w:rPr>
          <w:t>導師</w:t>
        </w:r>
        <w:r w:rsidRPr="00CF543B">
          <w:rPr>
            <w:rFonts w:ascii="Calibri" w:eastAsia="PingFang TC" w:hAnsi="Calibri" w:cs="Calibri"/>
            <w:color w:val="000000"/>
            <w:sz w:val="20"/>
            <w:szCs w:val="20"/>
            <w:lang w:bidi="ar-SA"/>
          </w:rPr>
          <w:t>2023/12/5</w:t>
        </w:r>
        <w:r w:rsidRPr="00CF543B">
          <w:rPr>
            <w:rFonts w:ascii="PingFang TC" w:eastAsia="PingFang TC" w:hAnsi="Calibri" w:cs="PingFang TC" w:hint="eastAsia"/>
            <w:color w:val="000000"/>
            <w:sz w:val="20"/>
            <w:szCs w:val="20"/>
            <w:lang w:bidi="ar-SA"/>
          </w:rPr>
          <w:t>開演《解深密經》</w:t>
        </w:r>
        <w:r w:rsidRPr="00CF543B">
          <w:rPr>
            <w:rFonts w:ascii="PingFang TC" w:eastAsia="PingFang TC" w:hAnsi="Calibri" w:cs="PingFang TC"/>
            <w:color w:val="000000"/>
            <w:sz w:val="20"/>
            <w:szCs w:val="20"/>
            <w:lang w:bidi="ar-SA"/>
          </w:rPr>
          <w:t>/</w:t>
        </w:r>
        <w:r w:rsidRPr="00CF543B">
          <w:rPr>
            <w:rFonts w:ascii="PingFang TC" w:eastAsia="PingFang TC" w:cs="PingFang TC" w:hint="eastAsia"/>
            <w:sz w:val="20"/>
            <w:szCs w:val="20"/>
            <w:lang w:bidi="ar-SA"/>
          </w:rPr>
          <w:t>《阿含正義》第四輯</w:t>
        </w:r>
        <w:r w:rsidRPr="00CF543B">
          <w:rPr>
            <w:rFonts w:ascii="PingFang TC" w:eastAsia="PingFang TC" w:cs="PingFang TC"/>
            <w:sz w:val="20"/>
            <w:szCs w:val="20"/>
            <w:lang w:bidi="ar-SA"/>
          </w:rPr>
          <w:t xml:space="preserve"> </w:t>
        </w:r>
        <w:r w:rsidRPr="00CF543B">
          <w:rPr>
            <w:rFonts w:ascii="PingFang TC" w:eastAsia="PingFang TC" w:cs="PingFang TC" w:hint="eastAsia"/>
            <w:sz w:val="20"/>
            <w:szCs w:val="20"/>
            <w:lang w:bidi="ar-SA"/>
          </w:rPr>
          <w:t>頁</w:t>
        </w:r>
        <w:r w:rsidRPr="00CF543B">
          <w:rPr>
            <w:rFonts w:ascii="Calibri" w:eastAsia="PingFang TC" w:hAnsi="Calibri" w:cs="Calibri"/>
            <w:sz w:val="20"/>
            <w:szCs w:val="20"/>
            <w:lang w:bidi="ar-SA"/>
          </w:rPr>
          <w:t>1343  /0140</w:t>
        </w:r>
        <w:r w:rsidRPr="00CF543B">
          <w:rPr>
            <w:rFonts w:ascii="PingFang TC" w:eastAsia="PingFang TC" w:cs="PingFang TC" w:hint="eastAsia"/>
            <w:sz w:val="20"/>
            <w:szCs w:val="20"/>
            <w:lang w:bidi="ar-SA"/>
          </w:rPr>
          <w:t>《維摩詰經講記》第五輯</w:t>
        </w:r>
        <w:r w:rsidRPr="00CF543B">
          <w:rPr>
            <w:rFonts w:ascii="Calibri" w:eastAsia="PingFang TC" w:hAnsi="Calibri" w:cs="Calibri" w:hint="eastAsia"/>
            <w:sz w:val="20"/>
            <w:szCs w:val="20"/>
            <w:lang w:bidi="ar-SA"/>
          </w:rPr>
          <w:t>頁</w:t>
        </w:r>
        <w:r w:rsidRPr="00CF543B">
          <w:rPr>
            <w:rFonts w:ascii="Calibri" w:eastAsia="PingFang TC" w:hAnsi="Calibri" w:cs="Calibri"/>
            <w:sz w:val="20"/>
            <w:szCs w:val="20"/>
            <w:lang w:bidi="ar-SA"/>
          </w:rPr>
          <w:t>110(9</w:t>
        </w:r>
        <w:r w:rsidRPr="00CF543B">
          <w:rPr>
            <w:rFonts w:ascii="Calibri" w:eastAsia="PingFang TC" w:hAnsi="Calibri" w:cs="Calibri" w:hint="eastAsia"/>
            <w:sz w:val="20"/>
            <w:szCs w:val="20"/>
            <w:lang w:bidi="ar-SA"/>
          </w:rPr>
          <w:t>期</w:t>
        </w:r>
        <w:r w:rsidRPr="00CF543B">
          <w:rPr>
            <w:rFonts w:ascii="Calibri" w:eastAsia="PingFang TC" w:hAnsi="Calibri" w:cs="Calibri"/>
            <w:sz w:val="20"/>
            <w:szCs w:val="20"/>
            <w:lang w:bidi="ar-SA"/>
          </w:rPr>
          <w:t>C06)</w:t>
        </w:r>
      </w:ins>
    </w:p>
  </w:footnote>
  <w:footnote w:id="10">
    <w:p w14:paraId="6C375398" w14:textId="77777777" w:rsidR="00C42F19" w:rsidRDefault="00C42F19" w:rsidP="00990BE9">
      <w:pPr>
        <w:pStyle w:val="af3"/>
        <w:rPr>
          <w:ins w:id="185" w:author="淑真 張" w:date="2025-12-01T12:16:00Z"/>
        </w:rPr>
      </w:pPr>
      <w:ins w:id="186" w:author="淑真 張" w:date="2025-12-01T12:16:00Z">
        <w:r>
          <w:rPr>
            <w:rStyle w:val="af2"/>
          </w:rPr>
          <w:footnoteRef/>
        </w:r>
        <w:r>
          <w:t xml:space="preserve"> </w:t>
        </w:r>
        <w:r>
          <w:rPr>
            <w:rFonts w:hint="eastAsia"/>
          </w:rPr>
          <w:t>O-N004</w:t>
        </w:r>
        <w:r>
          <w:rPr>
            <w:rFonts w:hint="eastAsia"/>
          </w:rPr>
          <w:t>創辦緣起</w:t>
        </w:r>
      </w:ins>
    </w:p>
  </w:footnote>
  <w:footnote w:id="11">
    <w:p w14:paraId="262F959A" w14:textId="77777777" w:rsidR="00673220" w:rsidRDefault="00673220" w:rsidP="00673220">
      <w:pPr>
        <w:pStyle w:val="af3"/>
        <w:rPr>
          <w:ins w:id="217" w:author="駱淳渝" w:date="2026-02-01T10:19:00Z" w16du:dateUtc="2026-02-01T02:19:00Z"/>
        </w:rPr>
      </w:pPr>
      <w:ins w:id="218" w:author="駱淳渝" w:date="2026-02-01T10:19:00Z" w16du:dateUtc="2026-02-01T02:19:00Z">
        <w:r>
          <w:rPr>
            <w:rStyle w:val="af2"/>
          </w:rPr>
          <w:footnoteRef/>
        </w:r>
        <w:r>
          <w:t xml:space="preserve"> </w:t>
        </w:r>
        <w:r w:rsidRPr="00D87F56">
          <w:t>佛教正覺同修會官網</w:t>
        </w:r>
        <w:r w:rsidRPr="00D87F56">
          <w:t>-</w:t>
        </w:r>
        <w:r w:rsidRPr="00D87F56">
          <w:t>平實導師</w:t>
        </w:r>
        <w:r w:rsidRPr="00D87F56">
          <w:t>-</w:t>
        </w:r>
        <w:r w:rsidRPr="00D87F56">
          <w:t>深入經藏</w:t>
        </w:r>
        <w:r>
          <w:rPr>
            <w:rFonts w:hint="eastAsia"/>
          </w:rPr>
          <w:t>(</w:t>
        </w:r>
        <w:r w:rsidRPr="00D87F56">
          <w:t>1</w:t>
        </w:r>
        <w:r w:rsidRPr="00D87F56">
          <w:t>期</w:t>
        </w:r>
        <w:r w:rsidRPr="00D87F56">
          <w:t>A04)</w:t>
        </w:r>
      </w:ins>
    </w:p>
  </w:footnote>
  <w:footnote w:id="12">
    <w:p w14:paraId="705F8691" w14:textId="2D0A9426" w:rsidR="00D87F56" w:rsidRDefault="00D87F56">
      <w:pPr>
        <w:pStyle w:val="af3"/>
      </w:pPr>
      <w:ins w:id="219" w:author="駱淳渝" w:date="2026-02-01T10:17:00Z" w16du:dateUtc="2026-02-01T02:17:00Z">
        <w:r>
          <w:rPr>
            <w:rStyle w:val="af2"/>
          </w:rPr>
          <w:footnoteRef/>
        </w:r>
        <w:r>
          <w:t xml:space="preserve"> </w:t>
        </w:r>
        <w:r w:rsidRPr="00D87F56">
          <w:t>正覺電子報第</w:t>
        </w:r>
        <w:r w:rsidRPr="00D87F56">
          <w:t xml:space="preserve"> 166 </w:t>
        </w:r>
        <w:r w:rsidRPr="00D87F56">
          <w:t>期（</w:t>
        </w:r>
        <w:r w:rsidRPr="00D87F56">
          <w:t xml:space="preserve">111 </w:t>
        </w:r>
        <w:r w:rsidRPr="00D87F56">
          <w:t>年度會員大會開示）</w:t>
        </w:r>
        <w:r>
          <w:rPr>
            <w:rFonts w:hint="eastAsia"/>
          </w:rPr>
          <w:t>(</w:t>
        </w:r>
        <w:r w:rsidRPr="00D87F56">
          <w:t>13</w:t>
        </w:r>
        <w:r w:rsidRPr="00D87F56">
          <w:t>期</w:t>
        </w:r>
        <w:r w:rsidRPr="00D87F56">
          <w:t>A04)</w:t>
        </w:r>
      </w:ins>
    </w:p>
  </w:footnote>
  <w:footnote w:id="13">
    <w:p w14:paraId="4F8C71CC" w14:textId="70931AB4" w:rsidR="00481740" w:rsidRDefault="00481740">
      <w:pPr>
        <w:pStyle w:val="af3"/>
      </w:pPr>
      <w:ins w:id="220" w:author="駱淳渝" w:date="2026-02-01T10:15:00Z" w16du:dateUtc="2026-02-01T02:15:00Z">
        <w:r>
          <w:rPr>
            <w:rStyle w:val="af2"/>
          </w:rPr>
          <w:footnoteRef/>
        </w:r>
        <w:r>
          <w:t xml:space="preserve"> </w:t>
        </w:r>
        <w:r w:rsidRPr="00481740">
          <w:t>《大法鼓經講義》第四輯頁</w:t>
        </w:r>
        <w:r w:rsidRPr="00481740">
          <w:t>97-98</w:t>
        </w:r>
        <w:r>
          <w:rPr>
            <w:rFonts w:hint="eastAsia"/>
          </w:rPr>
          <w:t>(</w:t>
        </w:r>
        <w:r w:rsidRPr="00481740">
          <w:t>13</w:t>
        </w:r>
        <w:r w:rsidRPr="00481740">
          <w:t>期</w:t>
        </w:r>
        <w:r w:rsidRPr="00481740">
          <w:t>A04)</w:t>
        </w:r>
      </w:ins>
    </w:p>
  </w:footnote>
  <w:footnote w:id="14">
    <w:p w14:paraId="0B7BD7FE" w14:textId="77777777" w:rsidR="00427E1A" w:rsidRDefault="00427E1A">
      <w:pPr>
        <w:pStyle w:val="af3"/>
        <w:rPr>
          <w:ins w:id="276" w:author="淑真 張" w:date="2025-12-01T12:17:00Z"/>
        </w:rPr>
      </w:pPr>
      <w:ins w:id="277" w:author="淑真 張" w:date="2025-12-01T12:17:00Z">
        <w:r>
          <w:rPr>
            <w:rStyle w:val="af2"/>
          </w:rPr>
          <w:footnoteRef/>
        </w:r>
        <w:r>
          <w:t xml:space="preserve"> </w:t>
        </w:r>
        <w:r w:rsidRPr="009C023C">
          <w:rPr>
            <w:rFonts w:hint="eastAsia"/>
          </w:rPr>
          <w:t>A01-P1</w:t>
        </w:r>
        <w:r w:rsidRPr="009C023C">
          <w:rPr>
            <w:rFonts w:hint="eastAsia"/>
          </w:rPr>
          <w:t>早期導師弘法課程時間手記</w:t>
        </w:r>
        <w:r w:rsidRPr="009C023C">
          <w:rPr>
            <w:rFonts w:hint="eastAsia"/>
          </w:rPr>
          <w:t>-</w:t>
        </w:r>
        <w:r w:rsidRPr="009C023C">
          <w:rPr>
            <w:rFonts w:hint="eastAsia"/>
          </w:rPr>
          <w:t>中信局</w:t>
        </w:r>
        <w:r>
          <w:rPr>
            <w:rFonts w:hint="eastAsia"/>
          </w:rPr>
          <w:t>(</w:t>
        </w:r>
        <w:r>
          <w:rPr>
            <w:rFonts w:hint="eastAsia"/>
          </w:rPr>
          <w:t>原圖</w:t>
        </w:r>
        <w:r>
          <w:rPr>
            <w:rFonts w:hint="eastAsia"/>
          </w:rPr>
          <w:t>)</w:t>
        </w:r>
      </w:ins>
    </w:p>
  </w:footnote>
  <w:footnote w:id="15">
    <w:p w14:paraId="331F68D6" w14:textId="77777777" w:rsidR="00427E1A" w:rsidRDefault="00427E1A" w:rsidP="00C42F19">
      <w:pPr>
        <w:pStyle w:val="af3"/>
        <w:rPr>
          <w:ins w:id="279" w:author="淑真 張" w:date="2025-12-01T12:17:00Z"/>
        </w:rPr>
      </w:pPr>
      <w:ins w:id="280" w:author="淑真 張" w:date="2025-12-01T12:17:00Z">
        <w:r>
          <w:rPr>
            <w:rStyle w:val="af2"/>
          </w:rPr>
          <w:footnoteRef/>
        </w:r>
        <w:r>
          <w:t xml:space="preserve"> </w:t>
        </w:r>
        <w:r w:rsidRPr="004F0DA7">
          <w:rPr>
            <w:rFonts w:ascii="微軟正黑體" w:eastAsia="微軟正黑體" w:hAnsi="微軟正黑體" w:cs="Times New Roman"/>
            <w:szCs w:val="20"/>
          </w:rPr>
          <w:t>《正法眼藏—護法集》</w:t>
        </w:r>
        <w:r>
          <w:rPr>
            <w:rFonts w:ascii="微軟正黑體" w:eastAsia="微軟正黑體" w:hAnsi="微軟正黑體" w:cs="Times New Roman" w:hint="eastAsia"/>
            <w:szCs w:val="20"/>
          </w:rPr>
          <w:t>三版首刷, 頁7 (原書)</w:t>
        </w:r>
      </w:ins>
    </w:p>
  </w:footnote>
  <w:footnote w:id="16">
    <w:p w14:paraId="001E749A" w14:textId="77777777" w:rsidR="00427E1A" w:rsidRDefault="00427E1A" w:rsidP="00990BE9">
      <w:pPr>
        <w:pStyle w:val="af3"/>
        <w:rPr>
          <w:ins w:id="288" w:author="淑真 張" w:date="2025-12-01T12:18:00Z"/>
        </w:rPr>
      </w:pPr>
      <w:ins w:id="289" w:author="淑真 張" w:date="2025-12-01T12:18:00Z">
        <w:r>
          <w:rPr>
            <w:rStyle w:val="af2"/>
          </w:rPr>
          <w:footnoteRef/>
        </w:r>
        <w:r>
          <w:t xml:space="preserve"> </w:t>
        </w:r>
        <w:r>
          <w:rPr>
            <w:rFonts w:hint="eastAsia"/>
          </w:rPr>
          <w:t xml:space="preserve">A06-P4 </w:t>
        </w:r>
        <w:r>
          <w:rPr>
            <w:rFonts w:hint="eastAsia"/>
          </w:rPr>
          <w:t>佛教內明共修會成立大會手冊</w:t>
        </w:r>
        <w:r>
          <w:rPr>
            <w:rFonts w:hint="eastAsia"/>
          </w:rPr>
          <w:t>(</w:t>
        </w:r>
        <w:r>
          <w:rPr>
            <w:rFonts w:hint="eastAsia"/>
          </w:rPr>
          <w:t>大事紀簡表</w:t>
        </w:r>
        <w:r>
          <w:rPr>
            <w:rFonts w:hint="eastAsia"/>
          </w:rPr>
          <w:t>)</w:t>
        </w:r>
      </w:ins>
    </w:p>
  </w:footnote>
  <w:footnote w:id="17">
    <w:p w14:paraId="646D3457" w14:textId="77777777" w:rsidR="00427E1A" w:rsidRDefault="00427E1A" w:rsidP="00243033">
      <w:pPr>
        <w:pStyle w:val="af3"/>
        <w:rPr>
          <w:ins w:id="290" w:author="淑真 張" w:date="2025-12-01T12:18:00Z"/>
        </w:rPr>
      </w:pPr>
      <w:ins w:id="291" w:author="淑真 張" w:date="2025-12-01T12:18:00Z">
        <w:r>
          <w:rPr>
            <w:rStyle w:val="af2"/>
          </w:rPr>
          <w:footnoteRef/>
        </w:r>
        <w:r>
          <w:t xml:space="preserve"> </w:t>
        </w:r>
        <w:r>
          <w:rPr>
            <w:rFonts w:hint="eastAsia"/>
          </w:rPr>
          <w:t xml:space="preserve">A06-P4 </w:t>
        </w:r>
        <w:r>
          <w:rPr>
            <w:rFonts w:hint="eastAsia"/>
          </w:rPr>
          <w:t>佛教內明共修會成立大會手冊</w:t>
        </w:r>
        <w:r w:rsidRPr="002953B1">
          <w:rPr>
            <w:rFonts w:hint="eastAsia"/>
          </w:rPr>
          <w:t>(</w:t>
        </w:r>
        <w:r w:rsidRPr="002953B1">
          <w:rPr>
            <w:rFonts w:hint="eastAsia"/>
          </w:rPr>
          <w:t>大事紀簡表</w:t>
        </w:r>
        <w:r w:rsidRPr="002953B1">
          <w:rPr>
            <w:rFonts w:hint="eastAsia"/>
          </w:rPr>
          <w:t>)</w:t>
        </w:r>
      </w:ins>
    </w:p>
  </w:footnote>
  <w:footnote w:id="18">
    <w:p w14:paraId="6E15B556" w14:textId="77777777" w:rsidR="00427E1A" w:rsidRDefault="00427E1A">
      <w:pPr>
        <w:pStyle w:val="af3"/>
        <w:rPr>
          <w:ins w:id="297" w:author="淑真 張" w:date="2025-12-01T12:19:00Z"/>
        </w:rPr>
      </w:pPr>
      <w:ins w:id="298" w:author="淑真 張" w:date="2025-12-01T12:19:00Z">
        <w:r>
          <w:rPr>
            <w:rStyle w:val="af2"/>
          </w:rPr>
          <w:footnoteRef/>
        </w:r>
        <w:r w:rsidRPr="00293DFE">
          <w:rPr>
            <w:color w:val="7030A0"/>
          </w:rPr>
          <w:t>A04-P005</w:t>
        </w:r>
        <w:r w:rsidRPr="00293DFE">
          <w:rPr>
            <w:rFonts w:hint="eastAsia"/>
            <w:color w:val="7030A0"/>
          </w:rPr>
          <w:t>(9</w:t>
        </w:r>
        <w:r w:rsidRPr="00293DFE">
          <w:rPr>
            <w:rFonts w:hint="eastAsia"/>
            <w:color w:val="7030A0"/>
          </w:rPr>
          <w:t>期</w:t>
        </w:r>
        <w:r w:rsidRPr="00293DFE">
          <w:rPr>
            <w:rFonts w:hint="eastAsia"/>
            <w:color w:val="7030A0"/>
          </w:rPr>
          <w:t>A</w:t>
        </w:r>
        <w:r w:rsidRPr="00293DFE">
          <w:rPr>
            <w:color w:val="7030A0"/>
          </w:rPr>
          <w:t>04</w:t>
        </w:r>
        <w:r w:rsidRPr="00293DFE">
          <w:rPr>
            <w:rFonts w:hint="eastAsia"/>
            <w:color w:val="7030A0"/>
          </w:rPr>
          <w:t>)</w:t>
        </w:r>
      </w:ins>
    </w:p>
  </w:footnote>
  <w:footnote w:id="19">
    <w:p w14:paraId="5B155B78" w14:textId="77777777" w:rsidR="00427E1A" w:rsidRDefault="00427E1A" w:rsidP="00990BE9">
      <w:pPr>
        <w:pStyle w:val="af3"/>
        <w:rPr>
          <w:ins w:id="303" w:author="韓劍華" w:date="2025-12-21T16:13:00Z"/>
        </w:rPr>
      </w:pPr>
      <w:ins w:id="304" w:author="韓劍華" w:date="2025-12-21T16:13:00Z">
        <w:r>
          <w:rPr>
            <w:rStyle w:val="af2"/>
          </w:rPr>
          <w:footnoteRef/>
        </w:r>
        <w:r>
          <w:t xml:space="preserve"> O-N004</w:t>
        </w:r>
      </w:ins>
    </w:p>
  </w:footnote>
  <w:footnote w:id="20">
    <w:p w14:paraId="1CCFFE27" w14:textId="77777777" w:rsidR="00427E1A" w:rsidRPr="00BB56DF" w:rsidRDefault="00427E1A" w:rsidP="00A51E9A">
      <w:pPr>
        <w:pStyle w:val="af3"/>
        <w:spacing w:line="240" w:lineRule="auto"/>
        <w:rPr>
          <w:ins w:id="306" w:author="淑真 張" w:date="2025-12-01T12:21:00Z"/>
          <w:szCs w:val="20"/>
          <w:lang w:val="en-US"/>
        </w:rPr>
      </w:pPr>
      <w:ins w:id="307" w:author="淑真 張" w:date="2025-12-01T12:21:00Z">
        <w:r>
          <w:rPr>
            <w:rStyle w:val="af2"/>
          </w:rPr>
          <w:footnoteRef/>
        </w:r>
        <w:r w:rsidRPr="005C647C">
          <w:rPr>
            <w:rFonts w:ascii="微軟正黑體" w:eastAsia="微軟正黑體" w:hAnsi="微軟正黑體" w:cs="Times New Roman"/>
            <w:lang w:val="en-US"/>
          </w:rPr>
          <w:t>A07-P001</w:t>
        </w:r>
        <w:r w:rsidRPr="00BB56DF">
          <w:rPr>
            <w:rFonts w:ascii="微軟正黑體" w:eastAsia="微軟正黑體" w:hAnsi="微軟正黑體" w:cs="Times New Roman" w:hint="eastAsia"/>
            <w:szCs w:val="20"/>
            <w:lang w:val="en-US"/>
          </w:rPr>
          <w:t>正覺同修會成立大會會員手冊頁</w:t>
        </w:r>
        <w:r w:rsidRPr="00BB56DF">
          <w:rPr>
            <w:rFonts w:ascii="微軟正黑體" w:eastAsia="微軟正黑體" w:hAnsi="微軟正黑體" w:cs="Times New Roman"/>
            <w:szCs w:val="20"/>
            <w:lang w:val="en-US"/>
          </w:rPr>
          <w:t>14、15(9</w:t>
        </w:r>
        <w:r w:rsidRPr="00BB56DF">
          <w:rPr>
            <w:rFonts w:ascii="微軟正黑體" w:eastAsia="微軟正黑體" w:hAnsi="微軟正黑體" w:cs="Times New Roman" w:hint="eastAsia"/>
            <w:szCs w:val="20"/>
          </w:rPr>
          <w:t>期</w:t>
        </w:r>
        <w:r w:rsidRPr="00BB56DF">
          <w:rPr>
            <w:rFonts w:ascii="微軟正黑體" w:eastAsia="微軟正黑體" w:hAnsi="微軟正黑體" w:cs="Times New Roman"/>
            <w:szCs w:val="20"/>
            <w:lang w:val="en-US"/>
          </w:rPr>
          <w:t>A07)</w:t>
        </w:r>
      </w:ins>
    </w:p>
  </w:footnote>
  <w:footnote w:id="21">
    <w:p w14:paraId="7255CE32" w14:textId="77777777" w:rsidR="00427E1A" w:rsidRPr="00F16CB4" w:rsidRDefault="00427E1A" w:rsidP="00A51E9A">
      <w:pPr>
        <w:pStyle w:val="af6"/>
        <w:spacing w:line="240" w:lineRule="auto"/>
        <w:rPr>
          <w:ins w:id="308" w:author="淑真 張" w:date="2025-12-01T12:21:00Z"/>
          <w:sz w:val="20"/>
          <w:szCs w:val="20"/>
        </w:rPr>
      </w:pPr>
      <w:ins w:id="309" w:author="淑真 張" w:date="2025-12-01T12:21:00Z">
        <w:r w:rsidRPr="003F4B50">
          <w:rPr>
            <w:rStyle w:val="af2"/>
            <w:szCs w:val="20"/>
          </w:rPr>
          <w:footnoteRef/>
        </w:r>
        <w:r w:rsidRPr="00BB56DF">
          <w:rPr>
            <w:color w:val="ED0000"/>
            <w:sz w:val="20"/>
            <w:szCs w:val="20"/>
          </w:rPr>
          <w:t xml:space="preserve">A02-P004 </w:t>
        </w:r>
        <w:r w:rsidRPr="00BB56DF">
          <w:rPr>
            <w:rFonts w:ascii="新細明體" w:eastAsia="新細明體" w:hAnsi="新細明體" w:cs="新細明體"/>
            <w:sz w:val="20"/>
            <w:szCs w:val="20"/>
            <w:lang w:val="en-US" w:bidi="ar-SA"/>
          </w:rPr>
          <w:t>111-01訪談紀錄-張正圜老師#1-ACD(20221117) (11期A02)</w:t>
        </w:r>
      </w:ins>
    </w:p>
    <w:p w14:paraId="60D43E90" w14:textId="77777777" w:rsidR="00427E1A" w:rsidRPr="00F16CB4" w:rsidRDefault="00427E1A" w:rsidP="00A51E9A">
      <w:pPr>
        <w:pStyle w:val="af3"/>
        <w:rPr>
          <w:ins w:id="310" w:author="淑真 張" w:date="2025-12-01T12:21:00Z"/>
          <w:lang w:val="en-US"/>
        </w:rPr>
      </w:pPr>
    </w:p>
  </w:footnote>
  <w:footnote w:id="22">
    <w:p w14:paraId="4970F174" w14:textId="77777777" w:rsidR="00427E1A" w:rsidRPr="00C813F4" w:rsidRDefault="00427E1A" w:rsidP="00A51E9A">
      <w:pPr>
        <w:pStyle w:val="af3"/>
        <w:rPr>
          <w:ins w:id="314" w:author="淑真 張" w:date="2025-12-01T12:21:00Z"/>
          <w:lang w:val="en-US"/>
        </w:rPr>
      </w:pPr>
      <w:ins w:id="315" w:author="淑真 張" w:date="2025-12-01T12:21:00Z">
        <w:r>
          <w:rPr>
            <w:rStyle w:val="af2"/>
          </w:rPr>
          <w:footnoteRef/>
        </w:r>
        <w:r w:rsidRPr="00C813F4">
          <w:rPr>
            <w:lang w:val="en-US"/>
          </w:rPr>
          <w:t>A07-P001</w:t>
        </w:r>
        <w:r w:rsidRPr="00305CC3">
          <w:rPr>
            <w:rFonts w:hint="eastAsia"/>
          </w:rPr>
          <w:t>正覺同修會成立大會會員手冊頁</w:t>
        </w:r>
        <w:r w:rsidRPr="00C813F4">
          <w:rPr>
            <w:lang w:val="en-US"/>
          </w:rPr>
          <w:t>14</w:t>
        </w:r>
        <w:r w:rsidRPr="00305CC3">
          <w:rPr>
            <w:rFonts w:hint="eastAsia"/>
          </w:rPr>
          <w:t>、</w:t>
        </w:r>
        <w:r w:rsidRPr="00C813F4">
          <w:rPr>
            <w:lang w:val="en-US"/>
          </w:rPr>
          <w:t>15 (9</w:t>
        </w:r>
        <w:r w:rsidRPr="00305CC3">
          <w:rPr>
            <w:rFonts w:hint="eastAsia"/>
          </w:rPr>
          <w:t>期</w:t>
        </w:r>
        <w:r w:rsidRPr="00C813F4">
          <w:rPr>
            <w:lang w:val="en-US"/>
          </w:rPr>
          <w:t>A07)</w:t>
        </w:r>
      </w:ins>
    </w:p>
  </w:footnote>
  <w:footnote w:id="23">
    <w:p w14:paraId="259C8033" w14:textId="77777777" w:rsidR="00427E1A" w:rsidRPr="00382ECC" w:rsidRDefault="00427E1A" w:rsidP="00382ECC">
      <w:pPr>
        <w:pStyle w:val="af3"/>
        <w:rPr>
          <w:rStyle w:val="af2"/>
          <w:szCs w:val="20"/>
        </w:rPr>
      </w:pPr>
      <w:r w:rsidRPr="00382ECC">
        <w:rPr>
          <w:rStyle w:val="af2"/>
          <w:szCs w:val="20"/>
        </w:rPr>
        <w:footnoteRef/>
      </w:r>
      <w:r w:rsidRPr="00382ECC">
        <w:t xml:space="preserve"> E10-P006 113-38 </w:t>
      </w:r>
      <w:r w:rsidRPr="00382ECC">
        <w:rPr>
          <w:rFonts w:hint="eastAsia"/>
        </w:rPr>
        <w:t>訪談紀錄</w:t>
      </w:r>
      <w:r w:rsidRPr="00382ECC">
        <w:t>-</w:t>
      </w:r>
      <w:r w:rsidRPr="00382ECC">
        <w:rPr>
          <w:rFonts w:hint="eastAsia"/>
        </w:rPr>
        <w:t>楊正旭老師</w:t>
      </w:r>
      <w:r w:rsidRPr="00382ECC">
        <w:t>-ACE(20240806) (14</w:t>
      </w:r>
      <w:r w:rsidRPr="00382ECC">
        <w:rPr>
          <w:rFonts w:hint="eastAsia"/>
        </w:rPr>
        <w:t>期</w:t>
      </w:r>
      <w:r w:rsidRPr="00382ECC">
        <w:t>E10</w:t>
      </w:r>
    </w:p>
  </w:footnote>
  <w:footnote w:id="24">
    <w:p w14:paraId="02152350" w14:textId="77777777" w:rsidR="00427E1A" w:rsidRDefault="00427E1A" w:rsidP="00A51E9A">
      <w:pPr>
        <w:pStyle w:val="af3"/>
        <w:rPr>
          <w:ins w:id="339" w:author="淑真 張" w:date="2025-12-01T12:22:00Z"/>
        </w:rPr>
      </w:pPr>
      <w:ins w:id="340" w:author="淑真 張" w:date="2025-12-01T12:22:00Z">
        <w:r>
          <w:rPr>
            <w:rStyle w:val="af2"/>
          </w:rPr>
          <w:footnoteRef/>
        </w:r>
        <w:r>
          <w:t xml:space="preserve"> </w:t>
        </w:r>
        <w:r w:rsidRPr="00BB2FD1">
          <w:t>E10-P1</w:t>
        </w:r>
        <w:r>
          <w:rPr>
            <w:rFonts w:hint="eastAsia"/>
          </w:rPr>
          <w:t xml:space="preserve"> </w:t>
        </w:r>
        <w:r>
          <w:rPr>
            <w:rFonts w:hint="eastAsia"/>
          </w:rPr>
          <w:t>正智出版社相關資訊</w:t>
        </w:r>
        <w:r>
          <w:rPr>
            <w:rFonts w:hint="eastAsia"/>
          </w:rPr>
          <w:t>(</w:t>
        </w:r>
        <w:r>
          <w:rPr>
            <w:rFonts w:hint="eastAsia"/>
          </w:rPr>
          <w:t>大事紀簡表</w:t>
        </w:r>
        <w:r>
          <w:rPr>
            <w:rFonts w:hint="eastAsia"/>
          </w:rPr>
          <w:t>)</w:t>
        </w:r>
      </w:ins>
    </w:p>
  </w:footnote>
  <w:footnote w:id="25">
    <w:p w14:paraId="7FF8594C" w14:textId="77777777" w:rsidR="00427E1A" w:rsidDel="00DF5964" w:rsidRDefault="00427E1A" w:rsidP="00A51E9A">
      <w:pPr>
        <w:pStyle w:val="af3"/>
        <w:ind w:left="240" w:right="240"/>
        <w:rPr>
          <w:ins w:id="341" w:author="淑真 張" w:date="2025-12-01T12:22:00Z"/>
          <w:del w:id="342" w:author="韓劍華" w:date="2025-12-21T16:22:00Z"/>
        </w:rPr>
      </w:pPr>
      <w:ins w:id="343" w:author="淑真 張" w:date="2025-12-01T12:22:00Z">
        <w:del w:id="344" w:author="韓劍華" w:date="2025-12-21T16:22:00Z">
          <w:r w:rsidDel="00DF5964">
            <w:rPr>
              <w:rStyle w:val="af2"/>
            </w:rPr>
            <w:footnoteRef/>
          </w:r>
          <w:r w:rsidDel="00DF5964">
            <w:delText xml:space="preserve"> </w:delText>
          </w:r>
          <w:r w:rsidRPr="00BB2FD1" w:rsidDel="00DF5964">
            <w:delText>O-N005</w:delText>
          </w:r>
          <w:r w:rsidDel="00DF5964">
            <w:rPr>
              <w:rFonts w:hint="eastAsia"/>
            </w:rPr>
            <w:delText xml:space="preserve"> </w:delText>
          </w:r>
          <w:r w:rsidDel="00DF5964">
            <w:rPr>
              <w:rFonts w:hint="eastAsia"/>
            </w:rPr>
            <w:delText>佛教正覺同修會</w:delText>
          </w:r>
          <w:r w:rsidDel="00DF5964">
            <w:rPr>
              <w:rFonts w:hint="eastAsia"/>
            </w:rPr>
            <w:delText>-</w:delText>
          </w:r>
          <w:r w:rsidDel="00DF5964">
            <w:rPr>
              <w:rFonts w:hint="eastAsia"/>
            </w:rPr>
            <w:delText>認識正覺</w:delText>
          </w:r>
          <w:r w:rsidDel="00DF5964">
            <w:rPr>
              <w:rFonts w:hint="eastAsia"/>
            </w:rPr>
            <w:delText>-</w:delText>
          </w:r>
          <w:r w:rsidDel="00DF5964">
            <w:rPr>
              <w:rFonts w:hint="eastAsia"/>
            </w:rPr>
            <w:delText>大事記（</w:delText>
          </w:r>
          <w:r w:rsidDel="00DF5964">
            <w:rPr>
              <w:rFonts w:hint="eastAsia"/>
            </w:rPr>
            <w:delText>1</w:delText>
          </w:r>
          <w:r w:rsidDel="00DF5964">
            <w:rPr>
              <w:rFonts w:hint="eastAsia"/>
            </w:rPr>
            <w:delText>期</w:delText>
          </w:r>
          <w:r w:rsidDel="00DF5964">
            <w:rPr>
              <w:rFonts w:hint="eastAsia"/>
            </w:rPr>
            <w:delText>E10</w:delText>
          </w:r>
          <w:r w:rsidDel="00DF5964">
            <w:rPr>
              <w:rFonts w:hint="eastAsia"/>
            </w:rPr>
            <w:delText>）</w:delText>
          </w:r>
        </w:del>
      </w:ins>
    </w:p>
  </w:footnote>
  <w:footnote w:id="26">
    <w:p w14:paraId="7586C360" w14:textId="77777777" w:rsidR="00427E1A" w:rsidRDefault="00427E1A" w:rsidP="00A51E9A">
      <w:pPr>
        <w:pStyle w:val="af3"/>
        <w:rPr>
          <w:ins w:id="345" w:author="淑真 張" w:date="2025-12-01T12:22:00Z"/>
        </w:rPr>
      </w:pPr>
      <w:ins w:id="346" w:author="淑真 張" w:date="2025-12-01T12:22:00Z">
        <w:r>
          <w:rPr>
            <w:rStyle w:val="af2"/>
          </w:rPr>
          <w:footnoteRef/>
        </w:r>
        <w:r>
          <w:t xml:space="preserve"> </w:t>
        </w:r>
        <w:r w:rsidRPr="005A1476">
          <w:t>0041</w:t>
        </w:r>
        <w:r>
          <w:rPr>
            <w:rFonts w:hint="eastAsia"/>
          </w:rPr>
          <w:t xml:space="preserve"> </w:t>
        </w:r>
        <w:r>
          <w:rPr>
            <w:rFonts w:hint="eastAsia"/>
          </w:rPr>
          <w:t>《護法與毀法》頁</w:t>
        </w:r>
        <w:r>
          <w:rPr>
            <w:rFonts w:hint="eastAsia"/>
          </w:rPr>
          <w:t>124</w:t>
        </w:r>
        <w:r>
          <w:rPr>
            <w:rFonts w:hint="eastAsia"/>
          </w:rPr>
          <w:t>（</w:t>
        </w:r>
        <w:r>
          <w:rPr>
            <w:rFonts w:hint="eastAsia"/>
          </w:rPr>
          <w:t>5</w:t>
        </w:r>
        <w:r>
          <w:rPr>
            <w:rFonts w:hint="eastAsia"/>
          </w:rPr>
          <w:t>期</w:t>
        </w:r>
        <w:r>
          <w:rPr>
            <w:rFonts w:hint="eastAsia"/>
          </w:rPr>
          <w:t>E10</w:t>
        </w:r>
        <w:r>
          <w:rPr>
            <w:rFonts w:hint="eastAsia"/>
          </w:rPr>
          <w:t>）</w:t>
        </w:r>
      </w:ins>
    </w:p>
  </w:footnote>
  <w:footnote w:id="27">
    <w:p w14:paraId="607F409C" w14:textId="30234287" w:rsidR="00816BF7" w:rsidRDefault="00816BF7" w:rsidP="00816BF7">
      <w:pPr>
        <w:pStyle w:val="af3"/>
      </w:pPr>
      <w:ins w:id="355" w:author="駱淳渝" w:date="2026-01-31T22:25:00Z" w16du:dateUtc="2026-01-31T14:25:00Z">
        <w:r>
          <w:rPr>
            <w:rStyle w:val="af2"/>
          </w:rPr>
          <w:footnoteRef/>
        </w:r>
        <w:r>
          <w:t xml:space="preserve"> </w:t>
        </w:r>
        <w:r>
          <w:rPr>
            <w:rFonts w:hint="eastAsia"/>
          </w:rPr>
          <w:t>《佛子之省思真假開悟之簡易辨正法》頁</w:t>
        </w:r>
        <w:r>
          <w:rPr>
            <w:rFonts w:hint="eastAsia"/>
          </w:rPr>
          <w:t>1</w:t>
        </w:r>
        <w:r>
          <w:rPr>
            <w:rFonts w:hint="eastAsia"/>
          </w:rPr>
          <w:t>、</w:t>
        </w:r>
        <w:r>
          <w:rPr>
            <w:rFonts w:hint="eastAsia"/>
          </w:rPr>
          <w:t>2</w:t>
        </w:r>
        <w:r>
          <w:rPr>
            <w:rFonts w:hint="eastAsia"/>
          </w:rPr>
          <w:t>、</w:t>
        </w:r>
        <w:r>
          <w:rPr>
            <w:rFonts w:hint="eastAsia"/>
          </w:rPr>
          <w:t>4</w:t>
        </w:r>
        <w:r>
          <w:rPr>
            <w:rFonts w:hint="eastAsia"/>
          </w:rPr>
          <w:t>、</w:t>
        </w:r>
        <w:r>
          <w:rPr>
            <w:rFonts w:hint="eastAsia"/>
          </w:rPr>
          <w:t>6</w:t>
        </w:r>
        <w:r>
          <w:rPr>
            <w:rFonts w:hint="eastAsia"/>
          </w:rPr>
          <w:t>、</w:t>
        </w:r>
        <w:r>
          <w:rPr>
            <w:rFonts w:hint="eastAsia"/>
          </w:rPr>
          <w:t>7</w:t>
        </w:r>
        <w:r>
          <w:rPr>
            <w:rFonts w:hint="eastAsia"/>
          </w:rPr>
          <w:t>、</w:t>
        </w:r>
        <w:r>
          <w:rPr>
            <w:rFonts w:hint="eastAsia"/>
          </w:rPr>
          <w:t>13(1</w:t>
        </w:r>
        <w:r>
          <w:rPr>
            <w:rFonts w:hint="eastAsia"/>
          </w:rPr>
          <w:t>期</w:t>
        </w:r>
        <w:r>
          <w:rPr>
            <w:rFonts w:hint="eastAsia"/>
          </w:rPr>
          <w:t>A02)</w:t>
        </w:r>
        <w:r>
          <w:rPr>
            <w:rFonts w:hint="eastAsia"/>
          </w:rPr>
          <w:t>、《大法鼓經講義》第五輯頁</w:t>
        </w:r>
        <w:r>
          <w:rPr>
            <w:rFonts w:hint="eastAsia"/>
          </w:rPr>
          <w:t>46(14</w:t>
        </w:r>
        <w:r>
          <w:rPr>
            <w:rFonts w:hint="eastAsia"/>
          </w:rPr>
          <w:t>期</w:t>
        </w:r>
        <w:r>
          <w:rPr>
            <w:rFonts w:hint="eastAsia"/>
          </w:rPr>
          <w:t>B02)</w:t>
        </w:r>
        <w:r>
          <w:rPr>
            <w:rFonts w:hint="eastAsia"/>
          </w:rPr>
          <w:t>、《佛藏經講義》第十二輯頁</w:t>
        </w:r>
        <w:r>
          <w:rPr>
            <w:rFonts w:hint="eastAsia"/>
          </w:rPr>
          <w:t>129-130(14</w:t>
        </w:r>
        <w:r>
          <w:rPr>
            <w:rFonts w:hint="eastAsia"/>
          </w:rPr>
          <w:t>期</w:t>
        </w:r>
        <w:r>
          <w:rPr>
            <w:rFonts w:hint="eastAsia"/>
          </w:rPr>
          <w:t>B02)</w:t>
        </w:r>
      </w:ins>
      <w:ins w:id="356" w:author="駱淳渝" w:date="2026-01-31T22:26:00Z" w16du:dateUtc="2026-01-31T14:26:00Z">
        <w:r>
          <w:rPr>
            <w:rFonts w:hint="eastAsia"/>
          </w:rPr>
          <w:t>、</w:t>
        </w:r>
      </w:ins>
      <w:ins w:id="357" w:author="駱淳渝" w:date="2026-01-31T22:25:00Z" w16du:dateUtc="2026-01-31T14:25:00Z">
        <w:r>
          <w:rPr>
            <w:rFonts w:hint="eastAsia"/>
          </w:rPr>
          <w:t>導師</w:t>
        </w:r>
        <w:r>
          <w:rPr>
            <w:rFonts w:hint="eastAsia"/>
          </w:rPr>
          <w:t>2024/1/23</w:t>
        </w:r>
        <w:r>
          <w:rPr>
            <w:rFonts w:hint="eastAsia"/>
          </w:rPr>
          <w:t>開演《菩薩瓔珞本業經》</w:t>
        </w:r>
        <w:r>
          <w:rPr>
            <w:rFonts w:hint="eastAsia"/>
          </w:rPr>
          <w:t>(10</w:t>
        </w:r>
        <w:r>
          <w:rPr>
            <w:rFonts w:hint="eastAsia"/>
          </w:rPr>
          <w:t>期</w:t>
        </w:r>
        <w:r>
          <w:rPr>
            <w:rFonts w:hint="eastAsia"/>
          </w:rPr>
          <w:t>B02)</w:t>
        </w:r>
      </w:ins>
    </w:p>
  </w:footnote>
  <w:footnote w:id="28">
    <w:p w14:paraId="5AF1F92A" w14:textId="32E6FE05" w:rsidR="00E44196" w:rsidRDefault="00E44196">
      <w:pPr>
        <w:pStyle w:val="af3"/>
      </w:pPr>
      <w:ins w:id="358" w:author="駱淳渝" w:date="2026-01-31T22:25:00Z" w16du:dateUtc="2026-01-31T14:25:00Z">
        <w:r>
          <w:rPr>
            <w:rStyle w:val="af2"/>
          </w:rPr>
          <w:footnoteRef/>
        </w:r>
        <w:r>
          <w:t xml:space="preserve"> </w:t>
        </w:r>
        <w:r w:rsidRPr="00E44196">
          <w:t>《真實如來藏》頁</w:t>
        </w:r>
        <w:r w:rsidRPr="00E44196">
          <w:t>3</w:t>
        </w:r>
        <w:r w:rsidR="003C1F9C">
          <w:rPr>
            <w:rFonts w:hint="eastAsia"/>
          </w:rPr>
          <w:t>(</w:t>
        </w:r>
        <w:r w:rsidRPr="00E44196">
          <w:t>1</w:t>
        </w:r>
        <w:r w:rsidRPr="00E44196">
          <w:t>期</w:t>
        </w:r>
        <w:r w:rsidRPr="00E44196">
          <w:t>B02</w:t>
        </w:r>
        <w:r w:rsidR="003C1F9C">
          <w:rPr>
            <w:rFonts w:hint="eastAsia"/>
          </w:rPr>
          <w:t>)</w:t>
        </w:r>
      </w:ins>
    </w:p>
  </w:footnote>
  <w:footnote w:id="29">
    <w:p w14:paraId="5C3944EC" w14:textId="77777777" w:rsidR="00427E1A" w:rsidDel="00461F14" w:rsidRDefault="00427E1A" w:rsidP="00B65EC9">
      <w:pPr>
        <w:pStyle w:val="af3"/>
        <w:ind w:left="240" w:right="240"/>
        <w:rPr>
          <w:ins w:id="390" w:author="韓劍華" w:date="2025-12-21T18:04:00Z"/>
          <w:del w:id="391" w:author="韓劍華" w:date="2025-09-26T11:29:00Z"/>
        </w:rPr>
      </w:pPr>
    </w:p>
  </w:footnote>
  <w:footnote w:id="30">
    <w:p w14:paraId="1C15EE20" w14:textId="77777777" w:rsidR="00427E1A" w:rsidRDefault="00427E1A" w:rsidP="00B65EC9">
      <w:pPr>
        <w:pStyle w:val="af3"/>
        <w:rPr>
          <w:ins w:id="392" w:author="韓劍華" w:date="2025-12-21T18:04:00Z"/>
        </w:rPr>
      </w:pPr>
      <w:ins w:id="393" w:author="韓劍華" w:date="2025-12-21T18:04:00Z">
        <w:r>
          <w:rPr>
            <w:rStyle w:val="af2"/>
          </w:rPr>
          <w:footnoteRef/>
        </w:r>
        <w:r>
          <w:t xml:space="preserve"> </w:t>
        </w:r>
        <w:r w:rsidRPr="00C35778">
          <w:rPr>
            <w:rFonts w:hint="eastAsia"/>
          </w:rPr>
          <w:t>0219</w:t>
        </w:r>
        <w:r w:rsidRPr="00C35778">
          <w:rPr>
            <w:rFonts w:hint="eastAsia"/>
          </w:rPr>
          <w:t>《金剛經宗通》第一輯</w:t>
        </w:r>
        <w:r w:rsidRPr="00C35778">
          <w:rPr>
            <w:rFonts w:hint="eastAsia"/>
          </w:rPr>
          <w:t xml:space="preserve"> </w:t>
        </w:r>
        <w:r w:rsidRPr="00C35778">
          <w:rPr>
            <w:rFonts w:hint="eastAsia"/>
          </w:rPr>
          <w:t>頁</w:t>
        </w:r>
        <w:r w:rsidRPr="00C35778">
          <w:rPr>
            <w:rFonts w:hint="eastAsia"/>
          </w:rPr>
          <w:t>34-35(13</w:t>
        </w:r>
        <w:r w:rsidRPr="00C35778">
          <w:rPr>
            <w:rFonts w:hint="eastAsia"/>
          </w:rPr>
          <w:t>期</w:t>
        </w:r>
        <w:r w:rsidRPr="00C35778">
          <w:rPr>
            <w:rFonts w:hint="eastAsia"/>
          </w:rPr>
          <w:t>B01)</w:t>
        </w:r>
      </w:ins>
    </w:p>
  </w:footnote>
  <w:footnote w:id="31">
    <w:p w14:paraId="5E3368F5" w14:textId="77777777" w:rsidR="00427E1A" w:rsidRDefault="00427E1A" w:rsidP="005246B2">
      <w:pPr>
        <w:pStyle w:val="af3"/>
        <w:rPr>
          <w:ins w:id="419" w:author="淑真 張" w:date="2025-12-01T12:24:00Z"/>
        </w:rPr>
      </w:pPr>
      <w:ins w:id="420" w:author="淑真 張" w:date="2025-12-01T12:24:00Z">
        <w:r>
          <w:rPr>
            <w:rStyle w:val="af2"/>
          </w:rPr>
          <w:footnoteRef/>
        </w:r>
        <w:r>
          <w:t xml:space="preserve"> </w:t>
        </w:r>
        <w:r w:rsidRPr="00063D27">
          <w:t>C05-P002</w:t>
        </w:r>
        <w:r>
          <w:rPr>
            <w:rFonts w:hint="eastAsia"/>
          </w:rPr>
          <w:t xml:space="preserve"> 112-</w:t>
        </w:r>
        <w:r w:rsidRPr="00063D27">
          <w:rPr>
            <w:rFonts w:hint="eastAsia"/>
          </w:rPr>
          <w:t>02</w:t>
        </w:r>
        <w:r w:rsidRPr="00063D27">
          <w:rPr>
            <w:rFonts w:hint="eastAsia"/>
          </w:rPr>
          <w:t>訪談張正圜老師</w:t>
        </w:r>
        <w:r w:rsidRPr="00063D27">
          <w:rPr>
            <w:rFonts w:hint="eastAsia"/>
          </w:rPr>
          <w:t>#2-ACE(20230410)</w:t>
        </w:r>
        <w:r>
          <w:rPr>
            <w:rFonts w:hint="eastAsia"/>
          </w:rPr>
          <w:t>(11</w:t>
        </w:r>
        <w:r>
          <w:rPr>
            <w:rFonts w:hint="eastAsia"/>
          </w:rPr>
          <w:t>期</w:t>
        </w:r>
        <w:r w:rsidRPr="00063D27">
          <w:t>C05</w:t>
        </w:r>
        <w:r>
          <w:rPr>
            <w:rFonts w:hint="eastAsia"/>
          </w:rPr>
          <w:t>)</w:t>
        </w:r>
      </w:ins>
    </w:p>
  </w:footnote>
  <w:footnote w:id="32">
    <w:p w14:paraId="569F9BCE" w14:textId="1C96D7BB" w:rsidR="00427E1A" w:rsidRDefault="00427E1A">
      <w:pPr>
        <w:pStyle w:val="af3"/>
      </w:pPr>
      <w:ins w:id="421" w:author="韓劍華" w:date="2025-12-21T18:17:00Z">
        <w:r>
          <w:rPr>
            <w:rStyle w:val="af2"/>
          </w:rPr>
          <w:footnoteRef/>
        </w:r>
        <w:r>
          <w:t xml:space="preserve"> </w:t>
        </w:r>
        <w:r w:rsidRPr="00466627">
          <w:rPr>
            <w:rFonts w:eastAsia="微軟正黑體" w:cs="Arial"/>
            <w:szCs w:val="20"/>
          </w:rPr>
          <w:t>C05-P001</w:t>
        </w:r>
        <w:r w:rsidRPr="008F4CD5">
          <w:rPr>
            <w:rFonts w:hint="eastAsia"/>
            <w:szCs w:val="20"/>
          </w:rPr>
          <w:t>訪談張正圜老師</w:t>
        </w:r>
        <w:r w:rsidRPr="008F4CD5">
          <w:rPr>
            <w:rFonts w:ascii="微軟正黑體" w:eastAsia="微軟正黑體" w:hAnsi="微軟正黑體" w:cs="Times New Roman"/>
            <w:szCs w:val="20"/>
          </w:rPr>
          <w:t>C05-P001</w:t>
        </w:r>
        <w:r w:rsidRPr="008F4CD5">
          <w:rPr>
            <w:rFonts w:hint="eastAsia"/>
            <w:szCs w:val="20"/>
          </w:rPr>
          <w:t>（</w:t>
        </w:r>
        <w:r w:rsidRPr="008F4CD5">
          <w:rPr>
            <w:szCs w:val="20"/>
          </w:rPr>
          <w:t>11</w:t>
        </w:r>
        <w:r w:rsidRPr="008F4CD5">
          <w:rPr>
            <w:rFonts w:hint="eastAsia"/>
            <w:szCs w:val="20"/>
          </w:rPr>
          <w:t>期</w:t>
        </w:r>
        <w:r w:rsidRPr="008F4CD5">
          <w:rPr>
            <w:szCs w:val="20"/>
          </w:rPr>
          <w:t>C05</w:t>
        </w:r>
        <w:r w:rsidRPr="008F4CD5">
          <w:rPr>
            <w:rFonts w:hint="eastAsia"/>
            <w:szCs w:val="20"/>
          </w:rPr>
          <w:t>）</w:t>
        </w:r>
      </w:ins>
    </w:p>
  </w:footnote>
  <w:footnote w:id="33">
    <w:p w14:paraId="5C148CB9" w14:textId="77777777" w:rsidR="00427E1A" w:rsidRDefault="00427E1A" w:rsidP="005246B2">
      <w:pPr>
        <w:pStyle w:val="af3"/>
        <w:rPr>
          <w:ins w:id="422" w:author="淑真 張" w:date="2025-12-01T12:24:00Z"/>
        </w:rPr>
      </w:pPr>
      <w:ins w:id="423" w:author="淑真 張" w:date="2025-12-01T12:24:00Z">
        <w:r>
          <w:rPr>
            <w:rStyle w:val="af2"/>
          </w:rPr>
          <w:footnoteRef/>
        </w:r>
        <w:r>
          <w:t xml:space="preserve"> </w:t>
        </w:r>
        <w:r>
          <w:rPr>
            <w:rFonts w:hint="eastAsia"/>
            <w:b/>
            <w:bCs/>
          </w:rPr>
          <w:t>C05-P4</w:t>
        </w:r>
        <w:r>
          <w:rPr>
            <w:rFonts w:hint="eastAsia"/>
          </w:rPr>
          <w:t>禪淨雙修班更名為禪淨班</w:t>
        </w:r>
        <w:r>
          <w:t>(</w:t>
        </w:r>
        <w:r>
          <w:rPr>
            <w:rFonts w:hint="eastAsia"/>
          </w:rPr>
          <w:t>大事紀簡表圖檔</w:t>
        </w:r>
        <w:r>
          <w:rPr>
            <w:rFonts w:hint="eastAsia"/>
          </w:rPr>
          <w:t>)</w:t>
        </w:r>
      </w:ins>
    </w:p>
  </w:footnote>
  <w:footnote w:id="34">
    <w:p w14:paraId="6B5DE28B" w14:textId="77777777" w:rsidR="00427E1A" w:rsidRPr="008F4CD5" w:rsidRDefault="00427E1A" w:rsidP="005246B2">
      <w:pPr>
        <w:pStyle w:val="af3"/>
        <w:rPr>
          <w:ins w:id="424" w:author="淑真 張" w:date="2025-12-01T12:24:00Z"/>
          <w:szCs w:val="20"/>
        </w:rPr>
      </w:pPr>
      <w:ins w:id="425" w:author="淑真 張" w:date="2025-12-01T12:24:00Z">
        <w:r>
          <w:rPr>
            <w:rStyle w:val="af2"/>
          </w:rPr>
          <w:footnoteRef/>
        </w:r>
        <w:r w:rsidRPr="008F4CD5">
          <w:rPr>
            <w:szCs w:val="20"/>
          </w:rPr>
          <w:t xml:space="preserve"> </w:t>
        </w:r>
        <w:r w:rsidRPr="008F4CD5">
          <w:rPr>
            <w:szCs w:val="20"/>
            <w:lang w:val="en-US"/>
          </w:rPr>
          <w:t>C05-P005</w:t>
        </w:r>
        <w:r w:rsidRPr="008F4CD5">
          <w:rPr>
            <w:rFonts w:hint="eastAsia"/>
            <w:szCs w:val="20"/>
            <w:lang w:val="en-US"/>
          </w:rPr>
          <w:t>正覺同修會官網</w:t>
        </w:r>
        <w:r w:rsidRPr="008F4CD5">
          <w:rPr>
            <w:szCs w:val="20"/>
            <w:lang w:val="en-US"/>
          </w:rPr>
          <w:t xml:space="preserve"> (10</w:t>
        </w:r>
        <w:r w:rsidRPr="008F4CD5">
          <w:rPr>
            <w:rFonts w:hint="eastAsia"/>
            <w:szCs w:val="20"/>
            <w:lang w:val="en-US"/>
          </w:rPr>
          <w:t>期</w:t>
        </w:r>
        <w:r w:rsidRPr="008F4CD5">
          <w:rPr>
            <w:szCs w:val="20"/>
            <w:lang w:val="en-US"/>
          </w:rPr>
          <w:t>C05)</w:t>
        </w:r>
      </w:ins>
    </w:p>
  </w:footnote>
  <w:footnote w:id="35">
    <w:p w14:paraId="0BC8ED0E" w14:textId="77777777" w:rsidR="00427E1A" w:rsidRPr="008F4CD5" w:rsidRDefault="00427E1A" w:rsidP="005246B2">
      <w:pPr>
        <w:pStyle w:val="af3"/>
        <w:rPr>
          <w:ins w:id="426" w:author="淑真 張" w:date="2025-12-01T12:24:00Z"/>
          <w:szCs w:val="20"/>
          <w:lang w:val="en-US"/>
        </w:rPr>
      </w:pPr>
      <w:ins w:id="427" w:author="淑真 張" w:date="2025-12-01T12:24:00Z">
        <w:r w:rsidRPr="008F4CD5">
          <w:rPr>
            <w:rStyle w:val="af2"/>
            <w:szCs w:val="20"/>
          </w:rPr>
          <w:footnoteRef/>
        </w:r>
        <w:r w:rsidRPr="008F4CD5">
          <w:rPr>
            <w:szCs w:val="20"/>
          </w:rPr>
          <w:t xml:space="preserve"> </w:t>
        </w:r>
        <w:r w:rsidRPr="00466627">
          <w:rPr>
            <w:rFonts w:eastAsia="微軟正黑體" w:cs="Arial"/>
            <w:szCs w:val="20"/>
            <w:lang w:val="en-US"/>
          </w:rPr>
          <w:t>C05-P001</w:t>
        </w:r>
        <w:r w:rsidRPr="008F4CD5">
          <w:rPr>
            <w:rFonts w:hint="eastAsia"/>
            <w:szCs w:val="20"/>
            <w:lang w:val="en-US"/>
          </w:rPr>
          <w:t>訪談張正圜老師</w:t>
        </w:r>
        <w:r w:rsidRPr="008F4CD5">
          <w:rPr>
            <w:rFonts w:ascii="微軟正黑體" w:eastAsia="微軟正黑體" w:hAnsi="微軟正黑體" w:cs="Times New Roman"/>
            <w:szCs w:val="20"/>
            <w:lang w:val="en-US"/>
          </w:rPr>
          <w:t>C05-P001</w:t>
        </w:r>
        <w:r w:rsidRPr="008F4CD5">
          <w:rPr>
            <w:rFonts w:hint="eastAsia"/>
            <w:szCs w:val="20"/>
            <w:lang w:val="en-US"/>
          </w:rPr>
          <w:t>（</w:t>
        </w:r>
        <w:r w:rsidRPr="008F4CD5">
          <w:rPr>
            <w:szCs w:val="20"/>
            <w:lang w:val="en-US"/>
          </w:rPr>
          <w:t>11</w:t>
        </w:r>
        <w:r w:rsidRPr="008F4CD5">
          <w:rPr>
            <w:rFonts w:hint="eastAsia"/>
            <w:szCs w:val="20"/>
            <w:lang w:val="en-US"/>
          </w:rPr>
          <w:t>期</w:t>
        </w:r>
        <w:r w:rsidRPr="008F4CD5">
          <w:rPr>
            <w:szCs w:val="20"/>
            <w:lang w:val="en-US"/>
          </w:rPr>
          <w:t>C05</w:t>
        </w:r>
        <w:r w:rsidRPr="008F4CD5">
          <w:rPr>
            <w:rFonts w:hint="eastAsia"/>
            <w:szCs w:val="20"/>
            <w:lang w:val="en-US"/>
          </w:rPr>
          <w:t>）</w:t>
        </w:r>
      </w:ins>
    </w:p>
  </w:footnote>
  <w:footnote w:id="36">
    <w:p w14:paraId="7699C5D8" w14:textId="15B2AF27" w:rsidR="00456B21" w:rsidRDefault="00456B21">
      <w:pPr>
        <w:pStyle w:val="af3"/>
      </w:pPr>
      <w:ins w:id="435" w:author="駱淳渝" w:date="2026-02-01T11:16:00Z" w16du:dateUtc="2026-02-01T03:16:00Z">
        <w:r>
          <w:rPr>
            <w:rStyle w:val="af2"/>
          </w:rPr>
          <w:footnoteRef/>
        </w:r>
        <w:r>
          <w:t xml:space="preserve"> </w:t>
        </w:r>
        <w:r w:rsidRPr="00456B21">
          <w:t>《生命實相之辨正》頁序</w:t>
        </w:r>
        <w:r w:rsidRPr="00456B21">
          <w:t>1-3(7</w:t>
        </w:r>
        <w:r w:rsidRPr="00456B21">
          <w:t>期</w:t>
        </w:r>
        <w:r w:rsidRPr="00456B21">
          <w:t>B02)</w:t>
        </w:r>
      </w:ins>
    </w:p>
  </w:footnote>
  <w:footnote w:id="37">
    <w:p w14:paraId="178F0CC7" w14:textId="715D5174" w:rsidR="00E742EA" w:rsidRDefault="00E742EA" w:rsidP="00E742EA">
      <w:pPr>
        <w:pStyle w:val="af3"/>
      </w:pPr>
      <w:ins w:id="517" w:author="駱淳渝" w:date="2026-02-01T11:24:00Z" w16du:dateUtc="2026-02-01T03:24:00Z">
        <w:r>
          <w:rPr>
            <w:rStyle w:val="af2"/>
          </w:rPr>
          <w:footnoteRef/>
        </w:r>
        <w:r>
          <w:t xml:space="preserve"> </w:t>
        </w:r>
        <w:r>
          <w:rPr>
            <w:rFonts w:hint="eastAsia"/>
          </w:rPr>
          <w:t xml:space="preserve">113-36 </w:t>
        </w:r>
        <w:r>
          <w:rPr>
            <w:rFonts w:hint="eastAsia"/>
          </w:rPr>
          <w:t>訪談紀錄</w:t>
        </w:r>
        <w:r>
          <w:rPr>
            <w:rFonts w:hint="eastAsia"/>
          </w:rPr>
          <w:t>-</w:t>
        </w:r>
        <w:r>
          <w:rPr>
            <w:rFonts w:hint="eastAsia"/>
          </w:rPr>
          <w:t>孫正德老師</w:t>
        </w:r>
        <w:r>
          <w:rPr>
            <w:rFonts w:hint="eastAsia"/>
          </w:rPr>
          <w:t>-AC(20240724)(13</w:t>
        </w:r>
        <w:r>
          <w:rPr>
            <w:rFonts w:hint="eastAsia"/>
          </w:rPr>
          <w:t>期</w:t>
        </w:r>
        <w:r>
          <w:rPr>
            <w:rFonts w:hint="eastAsia"/>
          </w:rPr>
          <w:t>C02)</w:t>
        </w:r>
        <w:r>
          <w:rPr>
            <w:rFonts w:hint="eastAsia"/>
          </w:rPr>
          <w:t>、</w:t>
        </w:r>
        <w:r>
          <w:rPr>
            <w:rFonts w:hint="eastAsia"/>
          </w:rPr>
          <w:t>2012/12/29</w:t>
        </w:r>
        <w:r>
          <w:rPr>
            <w:rFonts w:hint="eastAsia"/>
          </w:rPr>
          <w:t>《瑜伽師地論》重播班卷五十開示</w:t>
        </w:r>
        <w:r>
          <w:rPr>
            <w:rFonts w:hint="eastAsia"/>
          </w:rPr>
          <w:t>2023/12/9</w:t>
        </w:r>
        <w:r>
          <w:rPr>
            <w:rFonts w:hint="eastAsia"/>
          </w:rPr>
          <w:t>重播</w:t>
        </w:r>
        <w:r>
          <w:rPr>
            <w:rFonts w:hint="eastAsia"/>
          </w:rPr>
          <w:t>(9</w:t>
        </w:r>
        <w:r>
          <w:rPr>
            <w:rFonts w:hint="eastAsia"/>
          </w:rPr>
          <w:t>期</w:t>
        </w:r>
        <w:r>
          <w:rPr>
            <w:rFonts w:hint="eastAsia"/>
          </w:rPr>
          <w:t>C03)</w:t>
        </w:r>
      </w:ins>
    </w:p>
  </w:footnote>
  <w:footnote w:id="38">
    <w:p w14:paraId="6D2B4677" w14:textId="77777777" w:rsidR="00427E1A" w:rsidDel="00192849" w:rsidRDefault="00427E1A" w:rsidP="005246B2">
      <w:pPr>
        <w:pStyle w:val="af3"/>
        <w:spacing w:line="240" w:lineRule="auto"/>
        <w:ind w:left="240" w:right="240"/>
        <w:rPr>
          <w:ins w:id="520" w:author="淑真 張" w:date="2025-12-01T12:26:00Z"/>
          <w:del w:id="521" w:author="韓劍華" w:date="2025-12-13T17:49:00Z"/>
        </w:rPr>
      </w:pPr>
      <w:ins w:id="522" w:author="淑真 張" w:date="2025-12-01T12:26:00Z">
        <w:del w:id="523" w:author="韓劍華" w:date="2025-12-13T17:49:00Z">
          <w:r w:rsidDel="00192849">
            <w:rPr>
              <w:rStyle w:val="af2"/>
            </w:rPr>
            <w:footnoteRef/>
          </w:r>
          <w:r w:rsidDel="00192849">
            <w:delText xml:space="preserve"> </w:delText>
          </w:r>
          <w:r w:rsidDel="00192849">
            <w:rPr>
              <w:rFonts w:hint="eastAsia"/>
            </w:rPr>
            <w:delText>0146</w:delText>
          </w:r>
          <w:r w:rsidDel="00192849">
            <w:rPr>
              <w:rFonts w:hint="eastAsia"/>
            </w:rPr>
            <w:delText>《勝鬘經講記》第一輯頁</w:delText>
          </w:r>
          <w:r w:rsidDel="00192849">
            <w:rPr>
              <w:rFonts w:hint="eastAsia"/>
            </w:rPr>
            <w:delText>294(10</w:delText>
          </w:r>
          <w:r w:rsidDel="00192849">
            <w:rPr>
              <w:rFonts w:hint="eastAsia"/>
            </w:rPr>
            <w:delText>期</w:delText>
          </w:r>
          <w:r w:rsidDel="00192849">
            <w:rPr>
              <w:rFonts w:hint="eastAsia"/>
            </w:rPr>
            <w:delText>C02)</w:delText>
          </w:r>
        </w:del>
      </w:ins>
    </w:p>
  </w:footnote>
  <w:footnote w:id="39">
    <w:p w14:paraId="0910B708" w14:textId="77777777" w:rsidR="00427E1A" w:rsidRDefault="00427E1A" w:rsidP="005246B2">
      <w:pPr>
        <w:pStyle w:val="af3"/>
        <w:rPr>
          <w:ins w:id="561" w:author="淑真 張" w:date="2025-12-01T12:27:00Z"/>
        </w:rPr>
      </w:pPr>
      <w:ins w:id="562" w:author="淑真 張" w:date="2025-12-01T12:27:00Z">
        <w:r>
          <w:rPr>
            <w:rStyle w:val="af2"/>
          </w:rPr>
          <w:footnoteRef/>
        </w:r>
        <w:r>
          <w:t xml:space="preserve"> </w:t>
        </w:r>
        <w:r>
          <w:rPr>
            <w:rFonts w:hint="eastAsia"/>
          </w:rPr>
          <w:t>C06-P014 88</w:t>
        </w:r>
        <w:r>
          <w:rPr>
            <w:rFonts w:hint="eastAsia"/>
          </w:rPr>
          <w:t>年會員大會手冊</w:t>
        </w:r>
        <w:r>
          <w:rPr>
            <w:rFonts w:hint="eastAsia"/>
          </w:rPr>
          <w:t>( 10</w:t>
        </w:r>
        <w:r>
          <w:rPr>
            <w:rFonts w:hint="eastAsia"/>
          </w:rPr>
          <w:t>期</w:t>
        </w:r>
        <w:r>
          <w:rPr>
            <w:rFonts w:hint="eastAsia"/>
          </w:rPr>
          <w:t xml:space="preserve">C06) </w:t>
        </w:r>
      </w:ins>
    </w:p>
  </w:footnote>
  <w:footnote w:id="40">
    <w:p w14:paraId="2D5D08F9" w14:textId="77777777" w:rsidR="00427E1A" w:rsidRDefault="00427E1A" w:rsidP="002617E6">
      <w:pPr>
        <w:pStyle w:val="af3"/>
        <w:spacing w:line="240" w:lineRule="auto"/>
      </w:pPr>
      <w:r>
        <w:rPr>
          <w:rStyle w:val="af2"/>
        </w:rPr>
        <w:footnoteRef/>
      </w:r>
      <w:r>
        <w:t xml:space="preserve"> </w:t>
      </w:r>
      <w:r w:rsidRPr="008E317F">
        <w:t>D07-P006</w:t>
      </w:r>
      <w:r>
        <w:rPr>
          <w:rFonts w:hint="eastAsia"/>
        </w:rPr>
        <w:t xml:space="preserve"> </w:t>
      </w:r>
      <w:r w:rsidRPr="008E317F">
        <w:rPr>
          <w:rFonts w:hint="eastAsia"/>
        </w:rPr>
        <w:t>89</w:t>
      </w:r>
      <w:r w:rsidRPr="008E317F">
        <w:rPr>
          <w:rFonts w:hint="eastAsia"/>
        </w:rPr>
        <w:t>年會員大會手冊</w:t>
      </w:r>
      <w:r w:rsidRPr="008E317F">
        <w:rPr>
          <w:rFonts w:hint="eastAsia"/>
        </w:rPr>
        <w:t>PDF</w:t>
      </w:r>
      <w:r w:rsidRPr="008E317F">
        <w:rPr>
          <w:rFonts w:hint="eastAsia"/>
        </w:rPr>
        <w:t>檔</w:t>
      </w:r>
      <w:r w:rsidRPr="008E317F">
        <w:rPr>
          <w:rFonts w:hint="eastAsia"/>
        </w:rPr>
        <w:t>P6</w:t>
      </w:r>
      <w:r>
        <w:rPr>
          <w:rFonts w:hint="eastAsia"/>
        </w:rPr>
        <w:t>(10</w:t>
      </w:r>
      <w:r>
        <w:rPr>
          <w:rFonts w:hint="eastAsia"/>
        </w:rPr>
        <w:t>期</w:t>
      </w:r>
      <w:r>
        <w:rPr>
          <w:rFonts w:hint="eastAsia"/>
        </w:rPr>
        <w:t xml:space="preserve"> D07)</w:t>
      </w:r>
    </w:p>
  </w:footnote>
  <w:footnote w:id="41">
    <w:p w14:paraId="3FF7BCA7" w14:textId="272E90FC" w:rsidR="004201FA" w:rsidRDefault="004201FA">
      <w:pPr>
        <w:pStyle w:val="af3"/>
      </w:pPr>
      <w:ins w:id="598" w:author="駱淳渝" w:date="2026-01-31T22:30:00Z" w16du:dateUtc="2026-01-31T14:30:00Z">
        <w:r>
          <w:rPr>
            <w:rStyle w:val="af2"/>
          </w:rPr>
          <w:footnoteRef/>
        </w:r>
        <w:r>
          <w:t xml:space="preserve"> </w:t>
        </w:r>
        <w:r w:rsidRPr="004201FA">
          <w:t>D07-P001(1</w:t>
        </w:r>
        <w:r w:rsidRPr="004201FA">
          <w:t>期</w:t>
        </w:r>
        <w:r w:rsidRPr="004201FA">
          <w:t>D07</w:t>
        </w:r>
      </w:ins>
    </w:p>
  </w:footnote>
  <w:footnote w:id="42">
    <w:p w14:paraId="2CCEF760" w14:textId="77777777" w:rsidR="00427E1A" w:rsidRDefault="00427E1A" w:rsidP="005246B2">
      <w:pPr>
        <w:pStyle w:val="af3"/>
        <w:spacing w:line="320" w:lineRule="exact"/>
        <w:rPr>
          <w:ins w:id="599" w:author="淑真 張" w:date="2025-12-01T12:27:00Z"/>
        </w:rPr>
      </w:pPr>
      <w:ins w:id="600" w:author="淑真 張" w:date="2025-12-01T12:27:00Z">
        <w:r>
          <w:rPr>
            <w:rStyle w:val="af2"/>
          </w:rPr>
          <w:footnoteRef/>
        </w:r>
        <w:r>
          <w:t xml:space="preserve"> </w:t>
        </w:r>
        <w:r>
          <w:rPr>
            <w:rFonts w:hint="eastAsia"/>
          </w:rPr>
          <w:t xml:space="preserve">D07-P005 </w:t>
        </w:r>
        <w:r>
          <w:rPr>
            <w:rFonts w:hint="eastAsia"/>
          </w:rPr>
          <w:t>助念申請及法會申請施行管理辦法</w:t>
        </w:r>
        <w:r>
          <w:rPr>
            <w:rFonts w:hint="eastAsia"/>
          </w:rPr>
          <w:t>-iso(20221006)(10</w:t>
        </w:r>
        <w:r>
          <w:rPr>
            <w:rFonts w:hint="eastAsia"/>
          </w:rPr>
          <w:t>期</w:t>
        </w:r>
        <w:r>
          <w:rPr>
            <w:rFonts w:hint="eastAsia"/>
          </w:rPr>
          <w:t xml:space="preserve"> D073)</w:t>
        </w:r>
      </w:ins>
    </w:p>
  </w:footnote>
  <w:footnote w:id="43">
    <w:p w14:paraId="1AF4E476" w14:textId="77777777" w:rsidR="00427E1A" w:rsidRDefault="00427E1A" w:rsidP="005246B2">
      <w:pPr>
        <w:pStyle w:val="af3"/>
        <w:spacing w:line="320" w:lineRule="exact"/>
        <w:rPr>
          <w:ins w:id="601" w:author="淑真 張" w:date="2025-12-01T12:27:00Z"/>
        </w:rPr>
      </w:pPr>
      <w:ins w:id="602" w:author="淑真 張" w:date="2025-12-01T12:27:00Z">
        <w:r>
          <w:rPr>
            <w:rStyle w:val="af2"/>
          </w:rPr>
          <w:footnoteRef/>
        </w:r>
        <w:r>
          <w:t xml:space="preserve"> D07-P013</w:t>
        </w:r>
        <w:r>
          <w:rPr>
            <w:rFonts w:hint="eastAsia"/>
          </w:rPr>
          <w:t xml:space="preserve"> 113-22 </w:t>
        </w:r>
        <w:r>
          <w:rPr>
            <w:rFonts w:hint="eastAsia"/>
          </w:rPr>
          <w:t>正覺弘法史</w:t>
        </w:r>
        <w:r>
          <w:rPr>
            <w:rFonts w:hint="eastAsia"/>
          </w:rPr>
          <w:t>-</w:t>
        </w:r>
        <w:r>
          <w:rPr>
            <w:rFonts w:hint="eastAsia"/>
          </w:rPr>
          <w:t>訪談紀錄表</w:t>
        </w:r>
        <w:r>
          <w:rPr>
            <w:rFonts w:hint="eastAsia"/>
          </w:rPr>
          <w:t>-</w:t>
        </w:r>
        <w:r>
          <w:rPr>
            <w:rFonts w:hint="eastAsia"/>
          </w:rPr>
          <w:t>莊美枝</w:t>
        </w:r>
        <w:r>
          <w:rPr>
            <w:rFonts w:hint="eastAsia"/>
          </w:rPr>
          <w:t>-ACD (20240402</w:t>
        </w:r>
        <w:r>
          <w:rPr>
            <w:rFonts w:hint="eastAsia"/>
          </w:rPr>
          <w:t>、</w:t>
        </w:r>
        <w:r>
          <w:rPr>
            <w:rFonts w:hint="eastAsia"/>
          </w:rPr>
          <w:t>0423</w:t>
        </w:r>
        <w:r>
          <w:rPr>
            <w:rFonts w:hint="eastAsia"/>
          </w:rPr>
          <w:t>、</w:t>
        </w:r>
        <w:r>
          <w:rPr>
            <w:rFonts w:hint="eastAsia"/>
          </w:rPr>
          <w:t>0508) (12</w:t>
        </w:r>
        <w:r>
          <w:rPr>
            <w:rFonts w:hint="eastAsia"/>
          </w:rPr>
          <w:t>期</w:t>
        </w:r>
        <w:r>
          <w:rPr>
            <w:rFonts w:hint="eastAsia"/>
          </w:rPr>
          <w:t>D07)</w:t>
        </w:r>
      </w:ins>
    </w:p>
  </w:footnote>
  <w:footnote w:id="44">
    <w:p w14:paraId="5BA8FFAE" w14:textId="3C3A358F" w:rsidR="00427E1A" w:rsidRDefault="00427E1A">
      <w:pPr>
        <w:pStyle w:val="af3"/>
      </w:pPr>
      <w:ins w:id="603" w:author="雅鴦" w:date="2025-11-03T20:52:00Z">
        <w:r>
          <w:rPr>
            <w:rStyle w:val="af2"/>
          </w:rPr>
          <w:footnoteRef/>
        </w:r>
        <w:r>
          <w:t xml:space="preserve"> </w:t>
        </w:r>
      </w:ins>
    </w:p>
  </w:footnote>
  <w:footnote w:id="45">
    <w:p w14:paraId="00CB5E67" w14:textId="77777777" w:rsidR="00427E1A" w:rsidRDefault="00427E1A" w:rsidP="00D74737">
      <w:pPr>
        <w:pStyle w:val="af3"/>
        <w:rPr>
          <w:ins w:id="628" w:author="韓劍華" w:date="2025-12-21T21:17:00Z"/>
        </w:rPr>
      </w:pPr>
      <w:ins w:id="629" w:author="韓劍華" w:date="2025-12-21T21:17:00Z">
        <w:r>
          <w:rPr>
            <w:rStyle w:val="af2"/>
          </w:rPr>
          <w:footnoteRef/>
        </w:r>
        <w:r w:rsidRPr="007F38D1">
          <w:t>C05-P003</w:t>
        </w:r>
        <w:r>
          <w:rPr>
            <w:rFonts w:hint="eastAsia"/>
          </w:rPr>
          <w:t>112-</w:t>
        </w:r>
        <w:r w:rsidRPr="007F38D1">
          <w:rPr>
            <w:rFonts w:hint="eastAsia"/>
          </w:rPr>
          <w:t>04</w:t>
        </w:r>
        <w:r w:rsidRPr="007F38D1">
          <w:rPr>
            <w:rFonts w:hint="eastAsia"/>
          </w:rPr>
          <w:t>訪談紀錄</w:t>
        </w:r>
        <w:r w:rsidRPr="007F38D1">
          <w:rPr>
            <w:rFonts w:hint="eastAsia"/>
          </w:rPr>
          <w:t>-</w:t>
        </w:r>
        <w:r w:rsidRPr="007F38D1">
          <w:rPr>
            <w:rFonts w:hint="eastAsia"/>
          </w:rPr>
          <w:t>台中黃鳳嬌師姊</w:t>
        </w:r>
        <w:r w:rsidRPr="007F38D1">
          <w:rPr>
            <w:rFonts w:hint="eastAsia"/>
          </w:rPr>
          <w:t>-AC(20230603)</w:t>
        </w:r>
        <w:r>
          <w:rPr>
            <w:rFonts w:hint="eastAsia"/>
          </w:rPr>
          <w:t>(11</w:t>
        </w:r>
        <w:r>
          <w:rPr>
            <w:rFonts w:hint="eastAsia"/>
          </w:rPr>
          <w:t>期</w:t>
        </w:r>
        <w:r w:rsidRPr="007F38D1">
          <w:t>C05</w:t>
        </w:r>
        <w:r>
          <w:rPr>
            <w:rFonts w:hint="eastAsia"/>
          </w:rPr>
          <w:t>)</w:t>
        </w:r>
      </w:ins>
    </w:p>
  </w:footnote>
  <w:footnote w:id="46">
    <w:p w14:paraId="14F14A18" w14:textId="77777777" w:rsidR="00427E1A" w:rsidRDefault="00427E1A" w:rsidP="00D74737">
      <w:pPr>
        <w:pStyle w:val="af3"/>
        <w:rPr>
          <w:ins w:id="637" w:author="韓劍華" w:date="2025-12-21T21:17:00Z"/>
        </w:rPr>
      </w:pPr>
      <w:ins w:id="638" w:author="韓劍華" w:date="2025-12-21T21:17:00Z">
        <w:r>
          <w:rPr>
            <w:rStyle w:val="af2"/>
          </w:rPr>
          <w:footnoteRef/>
        </w:r>
        <w:r>
          <w:t>A03-P017</w:t>
        </w:r>
        <w:r>
          <w:rPr>
            <w:rFonts w:hint="eastAsia"/>
          </w:rPr>
          <w:t>112-04</w:t>
        </w:r>
        <w:r>
          <w:rPr>
            <w:rFonts w:hint="eastAsia"/>
          </w:rPr>
          <w:t>訪談紀錄</w:t>
        </w:r>
        <w:r>
          <w:rPr>
            <w:rFonts w:hint="eastAsia"/>
          </w:rPr>
          <w:t>-</w:t>
        </w:r>
        <w:r>
          <w:rPr>
            <w:rFonts w:hint="eastAsia"/>
          </w:rPr>
          <w:t>台中黃鳳嬌師姊</w:t>
        </w:r>
        <w:r>
          <w:rPr>
            <w:rFonts w:hint="eastAsia"/>
          </w:rPr>
          <w:t>-AC(20230603)(11</w:t>
        </w:r>
        <w:r>
          <w:rPr>
            <w:rFonts w:hint="eastAsia"/>
          </w:rPr>
          <w:t>期</w:t>
        </w:r>
        <w:r>
          <w:t>A03</w:t>
        </w:r>
        <w:r>
          <w:rPr>
            <w:rFonts w:hint="eastAsia"/>
          </w:rPr>
          <w:t>)</w:t>
        </w:r>
      </w:ins>
    </w:p>
  </w:footnote>
  <w:footnote w:id="47">
    <w:p w14:paraId="41D42CF3" w14:textId="77777777" w:rsidR="00427E1A" w:rsidRPr="00A76652" w:rsidRDefault="00427E1A" w:rsidP="00B06C37">
      <w:pPr>
        <w:pStyle w:val="af3"/>
        <w:rPr>
          <w:ins w:id="639" w:author="淑真 張" w:date="2025-12-01T12:29:00Z"/>
          <w:lang w:val="en-US"/>
        </w:rPr>
      </w:pPr>
      <w:ins w:id="640" w:author="淑真 張" w:date="2025-12-01T12:29:00Z">
        <w:r>
          <w:rPr>
            <w:rStyle w:val="af2"/>
          </w:rPr>
          <w:footnoteRef/>
        </w:r>
        <w:r w:rsidRPr="00A76652">
          <w:rPr>
            <w:rFonts w:hint="eastAsia"/>
            <w:lang w:val="en-US"/>
          </w:rPr>
          <w:t xml:space="preserve">A05-P2 </w:t>
        </w:r>
        <w:r>
          <w:rPr>
            <w:rFonts w:hint="eastAsia"/>
          </w:rPr>
          <w:t>台中講堂安座之演講文宣</w:t>
        </w:r>
        <w:r w:rsidRPr="00532E96">
          <w:rPr>
            <w:rFonts w:hint="eastAsia"/>
          </w:rPr>
          <w:t>(</w:t>
        </w:r>
        <w:r w:rsidRPr="00532E96">
          <w:rPr>
            <w:rFonts w:hint="eastAsia"/>
          </w:rPr>
          <w:t>大事紀簡表圖檔</w:t>
        </w:r>
        <w:r w:rsidRPr="00532E96">
          <w:rPr>
            <w:rFonts w:hint="eastAsia"/>
          </w:rPr>
          <w:t>)</w:t>
        </w:r>
      </w:ins>
    </w:p>
  </w:footnote>
  <w:footnote w:id="48">
    <w:p w14:paraId="342A57A7" w14:textId="77777777" w:rsidR="00427E1A" w:rsidRDefault="00427E1A" w:rsidP="00990BE9">
      <w:pPr>
        <w:pStyle w:val="af3"/>
        <w:rPr>
          <w:lang w:val="en-US"/>
        </w:rPr>
      </w:pPr>
      <w:r>
        <w:rPr>
          <w:rStyle w:val="af2"/>
        </w:rPr>
        <w:footnoteRef/>
      </w:r>
      <w:r>
        <w:rPr>
          <w:lang w:val="en-US"/>
        </w:rPr>
        <w:t>C05-P003</w:t>
      </w:r>
      <w:r>
        <w:rPr>
          <w:rFonts w:hint="eastAsia"/>
          <w:lang w:val="en-US"/>
        </w:rPr>
        <w:t>112-04</w:t>
      </w:r>
      <w:r>
        <w:rPr>
          <w:rFonts w:hint="eastAsia"/>
          <w:lang w:val="en-US"/>
        </w:rPr>
        <w:t>訪談紀錄</w:t>
      </w:r>
      <w:r>
        <w:rPr>
          <w:rFonts w:hint="eastAsia"/>
          <w:lang w:val="en-US"/>
        </w:rPr>
        <w:t>-</w:t>
      </w:r>
      <w:r>
        <w:rPr>
          <w:rFonts w:hint="eastAsia"/>
          <w:lang w:val="en-US"/>
        </w:rPr>
        <w:t>台中黃鳳嬌師姊</w:t>
      </w:r>
      <w:r>
        <w:rPr>
          <w:rFonts w:hint="eastAsia"/>
          <w:lang w:val="en-US"/>
        </w:rPr>
        <w:t>-AC(20230603)(11</w:t>
      </w:r>
      <w:r>
        <w:rPr>
          <w:rFonts w:hint="eastAsia"/>
          <w:lang w:val="en-US"/>
        </w:rPr>
        <w:t>期</w:t>
      </w:r>
      <w:r>
        <w:rPr>
          <w:rFonts w:hint="eastAsia"/>
          <w:lang w:val="en-US"/>
        </w:rPr>
        <w:t>C05)</w:t>
      </w:r>
    </w:p>
  </w:footnote>
  <w:footnote w:id="49">
    <w:p w14:paraId="6F014AB3" w14:textId="77777777" w:rsidR="00427E1A" w:rsidRDefault="00427E1A" w:rsidP="00B06C37">
      <w:pPr>
        <w:pStyle w:val="af3"/>
        <w:rPr>
          <w:ins w:id="669" w:author="淑真 張" w:date="2025-12-01T12:29:00Z"/>
        </w:rPr>
      </w:pPr>
      <w:ins w:id="670" w:author="淑真 張" w:date="2025-12-01T12:29:00Z">
        <w:r>
          <w:rPr>
            <w:rStyle w:val="af2"/>
          </w:rPr>
          <w:footnoteRef/>
        </w:r>
        <w:r>
          <w:rPr>
            <w:rFonts w:hint="eastAsia"/>
          </w:rPr>
          <w:t xml:space="preserve">0423 </w:t>
        </w:r>
        <w:r w:rsidRPr="00E97CD5">
          <w:rPr>
            <w:rFonts w:hint="eastAsia"/>
          </w:rPr>
          <w:t>《佛藏經講義》第</w:t>
        </w:r>
        <w:r w:rsidRPr="00E97CD5">
          <w:rPr>
            <w:rFonts w:hint="eastAsia"/>
          </w:rPr>
          <w:t>20</w:t>
        </w:r>
        <w:r w:rsidRPr="00E97CD5">
          <w:rPr>
            <w:rFonts w:hint="eastAsia"/>
          </w:rPr>
          <w:t>輯頁</w:t>
        </w:r>
        <w:r w:rsidRPr="00E97CD5">
          <w:rPr>
            <w:rFonts w:hint="eastAsia"/>
          </w:rPr>
          <w:t>275-276</w:t>
        </w:r>
        <w:r>
          <w:rPr>
            <w:rFonts w:hint="eastAsia"/>
          </w:rPr>
          <w:t xml:space="preserve">  ;  89 </w:t>
        </w:r>
        <w:r>
          <w:rPr>
            <w:rFonts w:hint="eastAsia"/>
          </w:rPr>
          <w:t>《優婆塞戒經講記》第二輯頁</w:t>
        </w:r>
        <w:r>
          <w:rPr>
            <w:rFonts w:hint="eastAsia"/>
          </w:rPr>
          <w:t>98</w:t>
        </w:r>
      </w:ins>
    </w:p>
  </w:footnote>
  <w:footnote w:id="50">
    <w:p w14:paraId="1F9BA2CD" w14:textId="77777777" w:rsidR="00427E1A" w:rsidRDefault="00427E1A" w:rsidP="00B06C37">
      <w:pPr>
        <w:pStyle w:val="af3"/>
        <w:rPr>
          <w:ins w:id="671" w:author="淑真 張" w:date="2025-12-01T12:29:00Z"/>
        </w:rPr>
      </w:pPr>
      <w:ins w:id="672" w:author="淑真 張" w:date="2025-12-01T12:29:00Z">
        <w:r>
          <w:rPr>
            <w:rStyle w:val="af2"/>
            <w:color w:val="000000" w:themeColor="text1"/>
          </w:rPr>
          <w:footnoteRef/>
        </w:r>
        <w:r>
          <w:rPr>
            <w:rFonts w:asciiTheme="minorEastAsia" w:hAnsiTheme="minorEastAsia" w:hint="eastAsia"/>
            <w:color w:val="000000" w:themeColor="text1"/>
          </w:rPr>
          <w:t>正覺電子報第</w:t>
        </w:r>
        <w:r>
          <w:rPr>
            <w:rFonts w:asciiTheme="minorEastAsia" w:hAnsiTheme="minorEastAsia"/>
            <w:color w:val="000000" w:themeColor="text1"/>
          </w:rPr>
          <w:t xml:space="preserve">41期 </w:t>
        </w:r>
        <w:r>
          <w:rPr>
            <w:rFonts w:asciiTheme="minorEastAsia" w:hAnsiTheme="minorEastAsia" w:hint="eastAsia"/>
            <w:color w:val="000000" w:themeColor="text1"/>
          </w:rPr>
          <w:t>頁</w:t>
        </w:r>
        <w:r>
          <w:rPr>
            <w:rFonts w:asciiTheme="minorEastAsia" w:hAnsiTheme="minorEastAsia"/>
            <w:color w:val="000000" w:themeColor="text1"/>
          </w:rPr>
          <w:t>114（</w:t>
        </w:r>
        <w:r>
          <w:rPr>
            <w:rFonts w:asciiTheme="minorEastAsia" w:hAnsiTheme="minorEastAsia" w:hint="eastAsia"/>
            <w:color w:val="000000" w:themeColor="text1"/>
          </w:rPr>
          <w:t>7期</w:t>
        </w:r>
        <w:r>
          <w:rPr>
            <w:rFonts w:asciiTheme="minorEastAsia" w:hAnsiTheme="minorEastAsia"/>
            <w:color w:val="000000" w:themeColor="text1"/>
          </w:rPr>
          <w:t xml:space="preserve"> B02）</w:t>
        </w:r>
      </w:ins>
    </w:p>
  </w:footnote>
  <w:footnote w:id="51">
    <w:p w14:paraId="5ADF7584" w14:textId="77777777" w:rsidR="00427E1A" w:rsidRDefault="00427E1A" w:rsidP="002617E6">
      <w:pPr>
        <w:pStyle w:val="af3"/>
        <w:spacing w:line="240" w:lineRule="auto"/>
      </w:pPr>
      <w:r>
        <w:rPr>
          <w:rStyle w:val="af2"/>
        </w:rPr>
        <w:footnoteRef/>
      </w:r>
      <w:r>
        <w:t xml:space="preserve"> </w:t>
      </w:r>
      <w:r>
        <w:rPr>
          <w:rFonts w:hint="eastAsia"/>
        </w:rPr>
        <w:t xml:space="preserve"> D03-P4</w:t>
      </w:r>
      <w:r>
        <w:rPr>
          <w:rFonts w:hint="eastAsia"/>
        </w:rPr>
        <w:t>首次浴佛法會照片</w:t>
      </w:r>
      <w:r>
        <w:rPr>
          <w:rFonts w:hint="eastAsia"/>
        </w:rPr>
        <w:t>-</w:t>
      </w:r>
      <w:r>
        <w:rPr>
          <w:rFonts w:hint="eastAsia"/>
        </w:rPr>
        <w:t>莊美枝師姐提供</w:t>
      </w:r>
      <w:r>
        <w:rPr>
          <w:rFonts w:hint="eastAsia"/>
        </w:rPr>
        <w:t>(</w:t>
      </w:r>
      <w:r>
        <w:rPr>
          <w:rFonts w:hint="eastAsia"/>
        </w:rPr>
        <w:t>大事紀簡表</w:t>
      </w:r>
      <w:r>
        <w:rPr>
          <w:rFonts w:hint="eastAsia"/>
        </w:rPr>
        <w:t>ppt)</w:t>
      </w:r>
    </w:p>
  </w:footnote>
  <w:footnote w:id="52">
    <w:p w14:paraId="5439F3F3" w14:textId="77777777" w:rsidR="00427E1A" w:rsidRDefault="00427E1A" w:rsidP="00B06C37">
      <w:pPr>
        <w:pStyle w:val="af3"/>
        <w:spacing w:line="320" w:lineRule="exact"/>
        <w:rPr>
          <w:ins w:id="697" w:author="淑真 張" w:date="2025-12-01T12:29:00Z"/>
          <w:lang w:val="en-US"/>
        </w:rPr>
      </w:pPr>
      <w:ins w:id="698" w:author="淑真 張" w:date="2025-12-01T12:29:00Z">
        <w:r>
          <w:rPr>
            <w:rStyle w:val="af2"/>
          </w:rPr>
          <w:footnoteRef/>
        </w:r>
        <w:r>
          <w:rPr>
            <w:lang w:val="en-US"/>
          </w:rPr>
          <w:t xml:space="preserve"> </w:t>
        </w:r>
        <w:r>
          <w:rPr>
            <w:rFonts w:hint="eastAsia"/>
            <w:lang w:val="en-US"/>
          </w:rPr>
          <w:t xml:space="preserve"> </w:t>
        </w:r>
        <w:r>
          <w:rPr>
            <w:lang w:val="en-US"/>
          </w:rPr>
          <w:t>D03-P013</w:t>
        </w:r>
        <w:r>
          <w:rPr>
            <w:rFonts w:hint="eastAsia"/>
            <w:lang w:val="en-US"/>
          </w:rPr>
          <w:t xml:space="preserve"> 90</w:t>
        </w:r>
        <w:r>
          <w:rPr>
            <w:rFonts w:hint="eastAsia"/>
            <w:lang w:val="en-US"/>
          </w:rPr>
          <w:t>年會員大會手冊</w:t>
        </w:r>
        <w:r>
          <w:rPr>
            <w:rFonts w:hint="eastAsia"/>
            <w:lang w:val="en-US"/>
          </w:rPr>
          <w:t>P4</w:t>
        </w:r>
        <w:r>
          <w:rPr>
            <w:lang w:val="en-US"/>
          </w:rPr>
          <w:t>(10</w:t>
        </w:r>
        <w:r>
          <w:rPr>
            <w:rFonts w:hint="eastAsia"/>
          </w:rPr>
          <w:t>期</w:t>
        </w:r>
        <w:r>
          <w:rPr>
            <w:lang w:val="en-US"/>
          </w:rPr>
          <w:t xml:space="preserve"> D03)</w:t>
        </w:r>
      </w:ins>
    </w:p>
  </w:footnote>
  <w:footnote w:id="53">
    <w:p w14:paraId="4E50953B" w14:textId="77777777" w:rsidR="00427E1A" w:rsidRDefault="00427E1A" w:rsidP="00B06C37">
      <w:pPr>
        <w:pStyle w:val="af3"/>
        <w:spacing w:line="320" w:lineRule="exact"/>
        <w:rPr>
          <w:ins w:id="699" w:author="淑真 張" w:date="2025-12-01T12:29:00Z"/>
          <w:lang w:val="en-US"/>
        </w:rPr>
      </w:pPr>
      <w:ins w:id="700" w:author="淑真 張" w:date="2025-12-01T12:29:00Z">
        <w:r>
          <w:rPr>
            <w:rStyle w:val="af2"/>
          </w:rPr>
          <w:footnoteRef/>
        </w:r>
        <w:r>
          <w:rPr>
            <w:lang w:val="en-US"/>
          </w:rPr>
          <w:t xml:space="preserve"> </w:t>
        </w:r>
        <w:r>
          <w:rPr>
            <w:rFonts w:hint="eastAsia"/>
            <w:lang w:val="en-US"/>
          </w:rPr>
          <w:t xml:space="preserve"> </w:t>
        </w:r>
        <w:r>
          <w:rPr>
            <w:lang w:val="en-US"/>
          </w:rPr>
          <w:t>D03-P012</w:t>
        </w:r>
        <w:r>
          <w:rPr>
            <w:rFonts w:hint="eastAsia"/>
            <w:lang w:val="en-US"/>
          </w:rPr>
          <w:t xml:space="preserve"> </w:t>
        </w:r>
        <w:r>
          <w:rPr>
            <w:rFonts w:hint="eastAsia"/>
            <w:lang w:val="en-US"/>
          </w:rPr>
          <w:t>浴佛法會施行辦法</w:t>
        </w:r>
        <w:r>
          <w:rPr>
            <w:rFonts w:hint="eastAsia"/>
            <w:lang w:val="en-US"/>
          </w:rPr>
          <w:t>-iso(20230824)</w:t>
        </w:r>
        <w:r>
          <w:rPr>
            <w:lang w:val="en-US"/>
          </w:rPr>
          <w:t>(10</w:t>
        </w:r>
        <w:r>
          <w:rPr>
            <w:rFonts w:hint="eastAsia"/>
          </w:rPr>
          <w:t>期</w:t>
        </w:r>
        <w:r>
          <w:rPr>
            <w:lang w:val="en-US"/>
          </w:rPr>
          <w:t xml:space="preserve"> D03)</w:t>
        </w:r>
      </w:ins>
    </w:p>
  </w:footnote>
  <w:footnote w:id="54">
    <w:p w14:paraId="0479DE1E" w14:textId="77777777" w:rsidR="00427E1A" w:rsidRDefault="00427E1A" w:rsidP="00B06C37">
      <w:pPr>
        <w:pStyle w:val="af3"/>
        <w:spacing w:line="320" w:lineRule="exact"/>
        <w:rPr>
          <w:ins w:id="701" w:author="淑真 張" w:date="2025-12-01T12:29:00Z"/>
        </w:rPr>
      </w:pPr>
      <w:ins w:id="702" w:author="淑真 張" w:date="2025-12-01T12:29:00Z">
        <w:r>
          <w:rPr>
            <w:rStyle w:val="af2"/>
          </w:rPr>
          <w:footnoteRef/>
        </w:r>
        <w:r>
          <w:t xml:space="preserve"> </w:t>
        </w:r>
        <w:r>
          <w:rPr>
            <w:rFonts w:hint="eastAsia"/>
          </w:rPr>
          <w:t xml:space="preserve"> D03-P5 90</w:t>
        </w:r>
        <w:r>
          <w:rPr>
            <w:rFonts w:hint="eastAsia"/>
          </w:rPr>
          <w:t>年度會員大會會員手冊</w:t>
        </w:r>
        <w:r>
          <w:rPr>
            <w:rFonts w:hint="eastAsia"/>
            <w:lang w:val="en-US"/>
          </w:rPr>
          <w:t>P4</w:t>
        </w:r>
        <w:r>
          <w:rPr>
            <w:rFonts w:hint="eastAsia"/>
          </w:rPr>
          <w:t>-(</w:t>
        </w:r>
        <w:r>
          <w:rPr>
            <w:rFonts w:hint="eastAsia"/>
          </w:rPr>
          <w:t>大事紀簡表</w:t>
        </w:r>
        <w:r>
          <w:rPr>
            <w:rFonts w:hint="eastAsia"/>
          </w:rPr>
          <w:t>ppt)</w:t>
        </w:r>
      </w:ins>
    </w:p>
  </w:footnote>
  <w:footnote w:id="55">
    <w:p w14:paraId="12F13E06" w14:textId="77777777" w:rsidR="00427E1A" w:rsidRDefault="00427E1A" w:rsidP="00D431EF">
      <w:pPr>
        <w:pStyle w:val="af3"/>
        <w:rPr>
          <w:ins w:id="703" w:author="雅鴦" w:date="2025-11-03T20:54:00Z"/>
        </w:rPr>
      </w:pPr>
      <w:ins w:id="704" w:author="雅鴦" w:date="2025-11-03T20:54:00Z">
        <w:r>
          <w:rPr>
            <w:rStyle w:val="af2"/>
          </w:rPr>
          <w:footnoteRef/>
        </w:r>
        <w:r>
          <w:t xml:space="preserve"> </w:t>
        </w:r>
        <w:r w:rsidRPr="008758E4">
          <w:t>A04-P4</w:t>
        </w:r>
        <w:r w:rsidRPr="008758E4">
          <w:rPr>
            <w:rFonts w:hint="eastAsia"/>
          </w:rPr>
          <w:t>第一次講解《解深密經》日期</w:t>
        </w:r>
        <w:r>
          <w:rPr>
            <w:rFonts w:hint="eastAsia"/>
          </w:rPr>
          <w:t>(</w:t>
        </w:r>
        <w:r w:rsidRPr="008758E4">
          <w:rPr>
            <w:rFonts w:hint="eastAsia"/>
          </w:rPr>
          <w:t>大事紀簡表圖檔</w:t>
        </w:r>
        <w:r>
          <w:rPr>
            <w:rFonts w:hint="eastAsia"/>
          </w:rPr>
          <w:t>)</w:t>
        </w:r>
      </w:ins>
    </w:p>
  </w:footnote>
  <w:footnote w:id="56">
    <w:p w14:paraId="5CA42E3E" w14:textId="77777777" w:rsidR="00427E1A" w:rsidRDefault="00427E1A" w:rsidP="00B06C37">
      <w:pPr>
        <w:pStyle w:val="af3"/>
        <w:rPr>
          <w:ins w:id="705" w:author="淑真 張" w:date="2025-12-01T12:30:00Z"/>
        </w:rPr>
      </w:pPr>
      <w:ins w:id="706" w:author="淑真 張" w:date="2025-12-01T12:30:00Z">
        <w:r>
          <w:rPr>
            <w:rStyle w:val="af2"/>
          </w:rPr>
          <w:footnoteRef/>
        </w:r>
        <w:r>
          <w:t xml:space="preserve"> </w:t>
        </w:r>
        <w:r w:rsidRPr="00081086">
          <w:t>0395</w:t>
        </w:r>
        <w:r>
          <w:rPr>
            <w:rFonts w:hint="eastAsia"/>
          </w:rPr>
          <w:t>正覺電子報第</w:t>
        </w:r>
        <w:r>
          <w:rPr>
            <w:rFonts w:hint="eastAsia"/>
          </w:rPr>
          <w:t>155</w:t>
        </w:r>
        <w:r>
          <w:rPr>
            <w:rFonts w:hint="eastAsia"/>
          </w:rPr>
          <w:t>期頁</w:t>
        </w:r>
        <w:r>
          <w:rPr>
            <w:rFonts w:hint="eastAsia"/>
          </w:rPr>
          <w:t>125-126(13</w:t>
        </w:r>
        <w:r>
          <w:rPr>
            <w:rFonts w:hint="eastAsia"/>
          </w:rPr>
          <w:t>期</w:t>
        </w:r>
        <w:r>
          <w:rPr>
            <w:rFonts w:hint="eastAsia"/>
          </w:rPr>
          <w:t>A04)</w:t>
        </w:r>
      </w:ins>
    </w:p>
  </w:footnote>
  <w:footnote w:id="57">
    <w:p w14:paraId="218EF736" w14:textId="77777777" w:rsidR="00427E1A" w:rsidRDefault="00427E1A" w:rsidP="00B06C37">
      <w:pPr>
        <w:pStyle w:val="af3"/>
        <w:rPr>
          <w:ins w:id="707" w:author="淑真 張" w:date="2025-12-01T12:30:00Z"/>
        </w:rPr>
      </w:pPr>
      <w:ins w:id="708" w:author="淑真 張" w:date="2025-12-01T12:30:00Z">
        <w:r>
          <w:rPr>
            <w:rStyle w:val="af2"/>
          </w:rPr>
          <w:footnoteRef/>
        </w:r>
        <w:r w:rsidRPr="0050647E">
          <w:rPr>
            <w:rFonts w:hint="eastAsia"/>
          </w:rPr>
          <w:t xml:space="preserve">A04-P4 </w:t>
        </w:r>
        <w:r w:rsidRPr="0050647E">
          <w:rPr>
            <w:rFonts w:hint="eastAsia"/>
          </w:rPr>
          <w:t>第一次講解《解深密經》</w:t>
        </w:r>
        <w:r>
          <w:rPr>
            <w:rFonts w:hint="eastAsia"/>
          </w:rPr>
          <w:t>(</w:t>
        </w:r>
        <w:r>
          <w:rPr>
            <w:rFonts w:hint="eastAsia"/>
          </w:rPr>
          <w:t>大事紀簡表圖檔</w:t>
        </w:r>
        <w:r>
          <w:rPr>
            <w:rFonts w:hint="eastAsia"/>
          </w:rPr>
          <w:t>)</w:t>
        </w:r>
      </w:ins>
    </w:p>
  </w:footnote>
  <w:footnote w:id="58">
    <w:p w14:paraId="6B1AF9B4" w14:textId="77777777" w:rsidR="00427E1A" w:rsidRDefault="00427E1A" w:rsidP="00B06C37">
      <w:pPr>
        <w:pStyle w:val="af3"/>
        <w:rPr>
          <w:ins w:id="712" w:author="淑真 張" w:date="2025-12-01T12:30:00Z"/>
        </w:rPr>
      </w:pPr>
      <w:ins w:id="713" w:author="淑真 張" w:date="2025-12-01T12:30:00Z">
        <w:r>
          <w:rPr>
            <w:rStyle w:val="af2"/>
          </w:rPr>
          <w:footnoteRef/>
        </w:r>
        <w:r>
          <w:t xml:space="preserve"> </w:t>
        </w:r>
        <w:r w:rsidRPr="00D95889">
          <w:rPr>
            <w:color w:val="00B0F0"/>
          </w:rPr>
          <w:t>0444</w:t>
        </w:r>
        <w:r w:rsidRPr="00D95889">
          <w:rPr>
            <w:rFonts w:hint="eastAsia"/>
            <w:color w:val="00B0F0"/>
          </w:rPr>
          <w:t>《大法鼓經講義》第五輯頁</w:t>
        </w:r>
        <w:r w:rsidRPr="00D95889">
          <w:rPr>
            <w:color w:val="00B0F0"/>
          </w:rPr>
          <w:t>236</w:t>
        </w:r>
        <w:r w:rsidRPr="00D95889">
          <w:rPr>
            <w:rFonts w:hint="eastAsia"/>
            <w:color w:val="00B0F0"/>
          </w:rPr>
          <w:t>（</w:t>
        </w:r>
        <w:r w:rsidRPr="00D95889">
          <w:rPr>
            <w:color w:val="00B0F0"/>
          </w:rPr>
          <w:t>14</w:t>
        </w:r>
        <w:r w:rsidRPr="00D95889">
          <w:rPr>
            <w:rFonts w:hint="eastAsia"/>
            <w:color w:val="00B0F0"/>
          </w:rPr>
          <w:t>期</w:t>
        </w:r>
        <w:r w:rsidRPr="00D95889">
          <w:rPr>
            <w:color w:val="00B0F0"/>
          </w:rPr>
          <w:t xml:space="preserve"> B02 </w:t>
        </w:r>
        <w:r w:rsidRPr="00D95889">
          <w:rPr>
            <w:rFonts w:hint="eastAsia"/>
            <w:color w:val="00B0F0"/>
          </w:rPr>
          <w:t>序號</w:t>
        </w:r>
        <w:r w:rsidRPr="00D95889">
          <w:rPr>
            <w:color w:val="00B0F0"/>
          </w:rPr>
          <w:t>67</w:t>
        </w:r>
        <w:r w:rsidRPr="00D95889">
          <w:rPr>
            <w:rFonts w:hint="eastAsia"/>
            <w:color w:val="00B0F0"/>
          </w:rPr>
          <w:t>）</w:t>
        </w:r>
      </w:ins>
    </w:p>
  </w:footnote>
  <w:footnote w:id="59">
    <w:p w14:paraId="226963C8" w14:textId="77777777" w:rsidR="00427E1A" w:rsidRDefault="00427E1A" w:rsidP="00990BE9">
      <w:pPr>
        <w:pStyle w:val="af3"/>
        <w:rPr>
          <w:lang w:val="en-US"/>
        </w:rPr>
      </w:pPr>
      <w:r>
        <w:rPr>
          <w:rStyle w:val="af2"/>
        </w:rPr>
        <w:footnoteRef/>
      </w:r>
      <w:r>
        <w:rPr>
          <w:lang w:val="en-US"/>
        </w:rPr>
        <w:t xml:space="preserve"> </w:t>
      </w:r>
      <w:r>
        <w:rPr>
          <w:rFonts w:hint="eastAsia"/>
        </w:rPr>
        <w:t>待補圖檔</w:t>
      </w:r>
    </w:p>
  </w:footnote>
  <w:footnote w:id="60">
    <w:p w14:paraId="3ED5BB5E" w14:textId="77777777" w:rsidR="00427E1A" w:rsidRDefault="00427E1A">
      <w:pPr>
        <w:rPr>
          <w:ins w:id="738" w:author="淑真 張" w:date="2025-12-01T12:31:00Z"/>
        </w:rPr>
      </w:pPr>
    </w:p>
    <w:p w14:paraId="2881EBF4" w14:textId="77777777" w:rsidR="00427E1A" w:rsidRPr="0083633E" w:rsidRDefault="00427E1A" w:rsidP="007425D2">
      <w:pPr>
        <w:pStyle w:val="af3"/>
        <w:rPr>
          <w:ins w:id="739" w:author="淑真 張" w:date="2025-12-01T12:31:00Z"/>
          <w:lang w:val="en-US"/>
        </w:rPr>
      </w:pPr>
    </w:p>
  </w:footnote>
  <w:footnote w:id="61">
    <w:p w14:paraId="0D2C1C51" w14:textId="77777777" w:rsidR="00427E1A" w:rsidRDefault="00427E1A" w:rsidP="002617E6">
      <w:pPr>
        <w:pStyle w:val="af3"/>
        <w:spacing w:line="240" w:lineRule="auto"/>
      </w:pPr>
      <w:r>
        <w:rPr>
          <w:rStyle w:val="af2"/>
        </w:rPr>
        <w:footnoteRef/>
      </w:r>
      <w:r>
        <w:t xml:space="preserve"> </w:t>
      </w:r>
      <w:r>
        <w:rPr>
          <w:rFonts w:hint="eastAsia"/>
        </w:rPr>
        <w:t>D03-P011</w:t>
      </w:r>
      <w:r>
        <w:rPr>
          <w:rFonts w:cs="Arial" w:hint="eastAsia"/>
          <w:color w:val="000000"/>
          <w:sz w:val="22"/>
          <w:szCs w:val="22"/>
          <w:shd w:val="clear" w:color="auto" w:fill="FFFFFF"/>
        </w:rPr>
        <w:t xml:space="preserve"> </w:t>
      </w:r>
      <w:r>
        <w:rPr>
          <w:rFonts w:hint="eastAsia"/>
        </w:rPr>
        <w:t>90</w:t>
      </w:r>
      <w:r>
        <w:rPr>
          <w:rFonts w:hint="eastAsia"/>
        </w:rPr>
        <w:t>年會員大會手冊</w:t>
      </w:r>
      <w:r>
        <w:rPr>
          <w:rFonts w:hint="eastAsia"/>
        </w:rPr>
        <w:t>P4(10</w:t>
      </w:r>
      <w:r>
        <w:rPr>
          <w:rFonts w:hint="eastAsia"/>
        </w:rPr>
        <w:t>期</w:t>
      </w:r>
      <w:r>
        <w:rPr>
          <w:rFonts w:hint="eastAsia"/>
        </w:rPr>
        <w:t xml:space="preserve"> D03)</w:t>
      </w:r>
    </w:p>
  </w:footnote>
  <w:footnote w:id="62">
    <w:p w14:paraId="73CD9478" w14:textId="77777777" w:rsidR="00427E1A" w:rsidRDefault="00427E1A" w:rsidP="00B06C37">
      <w:pPr>
        <w:pStyle w:val="af3"/>
        <w:spacing w:line="320" w:lineRule="exact"/>
        <w:rPr>
          <w:ins w:id="741" w:author="淑真 張" w:date="2025-12-01T12:32:00Z"/>
        </w:rPr>
      </w:pPr>
      <w:ins w:id="742" w:author="淑真 張" w:date="2025-12-01T12:32:00Z">
        <w:r>
          <w:rPr>
            <w:rStyle w:val="af2"/>
          </w:rPr>
          <w:footnoteRef/>
        </w:r>
        <w:r>
          <w:t xml:space="preserve"> </w:t>
        </w:r>
        <w:r>
          <w:rPr>
            <w:rFonts w:hint="eastAsia"/>
          </w:rPr>
          <w:t>D03-P011</w:t>
        </w:r>
        <w:r>
          <w:rPr>
            <w:rFonts w:cs="Arial" w:hint="eastAsia"/>
            <w:color w:val="000000"/>
            <w:sz w:val="22"/>
            <w:szCs w:val="22"/>
            <w:shd w:val="clear" w:color="auto" w:fill="FFFFFF"/>
          </w:rPr>
          <w:t xml:space="preserve"> </w:t>
        </w:r>
        <w:r>
          <w:rPr>
            <w:rFonts w:hint="eastAsia"/>
          </w:rPr>
          <w:t>93</w:t>
        </w:r>
        <w:r>
          <w:rPr>
            <w:rFonts w:hint="eastAsia"/>
          </w:rPr>
          <w:t>年會員大會手冊</w:t>
        </w:r>
        <w:r>
          <w:rPr>
            <w:rFonts w:hint="eastAsia"/>
          </w:rPr>
          <w:t>P3(10</w:t>
        </w:r>
        <w:r>
          <w:rPr>
            <w:rFonts w:hint="eastAsia"/>
          </w:rPr>
          <w:t>期</w:t>
        </w:r>
        <w:r>
          <w:rPr>
            <w:rFonts w:hint="eastAsia"/>
          </w:rPr>
          <w:t xml:space="preserve"> D03)</w:t>
        </w:r>
      </w:ins>
    </w:p>
  </w:footnote>
  <w:footnote w:id="63">
    <w:p w14:paraId="30C5AB7E" w14:textId="77777777" w:rsidR="00427E1A" w:rsidRDefault="00427E1A" w:rsidP="00B06C37">
      <w:pPr>
        <w:pStyle w:val="af3"/>
        <w:spacing w:line="320" w:lineRule="exact"/>
        <w:rPr>
          <w:ins w:id="743" w:author="淑真 張" w:date="2025-12-01T12:32:00Z"/>
        </w:rPr>
      </w:pPr>
      <w:ins w:id="744" w:author="淑真 張" w:date="2025-12-01T12:32:00Z">
        <w:r>
          <w:rPr>
            <w:rStyle w:val="af2"/>
          </w:rPr>
          <w:footnoteRef/>
        </w:r>
        <w:r>
          <w:rPr>
            <w:rFonts w:hint="eastAsia"/>
          </w:rPr>
          <w:t xml:space="preserve"> 0253</w:t>
        </w:r>
        <w:r>
          <w:rPr>
            <w:rFonts w:hint="eastAsia"/>
          </w:rPr>
          <w:t>《</w:t>
        </w:r>
        <w:bookmarkStart w:id="745" w:name="_Hlk184669164"/>
        <w:r>
          <w:rPr>
            <w:rFonts w:hint="eastAsia"/>
          </w:rPr>
          <w:t>正覺電子報第</w:t>
        </w:r>
        <w:r>
          <w:rPr>
            <w:rFonts w:hint="eastAsia"/>
          </w:rPr>
          <w:t>94</w:t>
        </w:r>
        <w:r>
          <w:rPr>
            <w:rFonts w:hint="eastAsia"/>
          </w:rPr>
          <w:t>期》〈般若信箱〉頁</w:t>
        </w:r>
        <w:r>
          <w:rPr>
            <w:rFonts w:hint="eastAsia"/>
          </w:rPr>
          <w:t>128</w:t>
        </w:r>
        <w:bookmarkEnd w:id="745"/>
        <w:r>
          <w:rPr>
            <w:rFonts w:hint="eastAsia"/>
          </w:rPr>
          <w:t>(11</w:t>
        </w:r>
        <w:r>
          <w:rPr>
            <w:rFonts w:hint="eastAsia"/>
          </w:rPr>
          <w:t>期</w:t>
        </w:r>
        <w:r>
          <w:rPr>
            <w:rFonts w:hint="eastAsia"/>
          </w:rPr>
          <w:t xml:space="preserve"> D03)</w:t>
        </w:r>
      </w:ins>
    </w:p>
  </w:footnote>
  <w:footnote w:id="64">
    <w:p w14:paraId="3667AA45" w14:textId="77777777" w:rsidR="00427E1A" w:rsidRPr="000B7301" w:rsidRDefault="00427E1A" w:rsidP="00B06C37">
      <w:pPr>
        <w:pStyle w:val="af3"/>
        <w:rPr>
          <w:ins w:id="752" w:author="淑真 張" w:date="2025-12-01T12:32:00Z"/>
          <w:lang w:val="en-US"/>
        </w:rPr>
      </w:pPr>
      <w:ins w:id="753" w:author="淑真 張" w:date="2025-12-01T12:32:00Z">
        <w:r>
          <w:rPr>
            <w:rStyle w:val="af2"/>
          </w:rPr>
          <w:footnoteRef/>
        </w:r>
        <w:r w:rsidRPr="000B7301">
          <w:rPr>
            <w:lang w:val="en-US"/>
          </w:rPr>
          <w:t xml:space="preserve"> A03-P009(9</w:t>
        </w:r>
        <w:r>
          <w:rPr>
            <w:rFonts w:hint="eastAsia"/>
          </w:rPr>
          <w:t>期</w:t>
        </w:r>
        <w:r w:rsidRPr="000B7301">
          <w:rPr>
            <w:lang w:val="en-US"/>
          </w:rPr>
          <w:t>A03)</w:t>
        </w:r>
      </w:ins>
    </w:p>
  </w:footnote>
  <w:footnote w:id="65">
    <w:p w14:paraId="41FBEEA2" w14:textId="77777777" w:rsidR="00427E1A" w:rsidRPr="0083633E" w:rsidRDefault="00427E1A" w:rsidP="00B06C37">
      <w:pPr>
        <w:pStyle w:val="af3"/>
        <w:rPr>
          <w:ins w:id="758" w:author="淑真 張" w:date="2025-12-01T12:32:00Z"/>
          <w:lang w:val="en-US"/>
        </w:rPr>
      </w:pPr>
      <w:ins w:id="759" w:author="淑真 張" w:date="2025-12-01T12:32:00Z">
        <w:r>
          <w:rPr>
            <w:rStyle w:val="af2"/>
          </w:rPr>
          <w:footnoteRef/>
        </w:r>
        <w:r w:rsidRPr="0083633E">
          <w:rPr>
            <w:lang w:val="en-US"/>
          </w:rPr>
          <w:t xml:space="preserve"> </w:t>
        </w:r>
        <w:r w:rsidRPr="0083633E">
          <w:rPr>
            <w:rFonts w:hint="eastAsia"/>
            <w:lang w:val="en-US"/>
          </w:rPr>
          <w:t>0365</w:t>
        </w:r>
        <w:r w:rsidRPr="00316E90">
          <w:rPr>
            <w:rFonts w:hint="eastAsia"/>
          </w:rPr>
          <w:t>《法華經講義》第二十四輯頁</w:t>
        </w:r>
        <w:r w:rsidRPr="0083633E">
          <w:rPr>
            <w:rFonts w:hint="eastAsia"/>
            <w:lang w:val="en-US"/>
          </w:rPr>
          <w:t>191-192(14</w:t>
        </w:r>
        <w:r w:rsidRPr="00316E90">
          <w:rPr>
            <w:rFonts w:hint="eastAsia"/>
          </w:rPr>
          <w:t>期</w:t>
        </w:r>
        <w:r w:rsidRPr="0083633E">
          <w:rPr>
            <w:rFonts w:hint="eastAsia"/>
            <w:lang w:val="en-US"/>
          </w:rPr>
          <w:t>A03)</w:t>
        </w:r>
      </w:ins>
    </w:p>
  </w:footnote>
  <w:footnote w:id="66">
    <w:p w14:paraId="78FEA752" w14:textId="77777777" w:rsidR="00427E1A" w:rsidRPr="000B7301" w:rsidRDefault="00427E1A" w:rsidP="00B06C37">
      <w:pPr>
        <w:pStyle w:val="af3"/>
        <w:rPr>
          <w:ins w:id="765" w:author="淑真 張" w:date="2025-12-01T12:32:00Z"/>
          <w:lang w:val="en-US"/>
        </w:rPr>
      </w:pPr>
      <w:ins w:id="766" w:author="淑真 張" w:date="2025-12-01T12:32:00Z">
        <w:r>
          <w:rPr>
            <w:rStyle w:val="af2"/>
          </w:rPr>
          <w:footnoteRef/>
        </w:r>
        <w:r w:rsidRPr="000B7301">
          <w:rPr>
            <w:lang w:val="en-US"/>
          </w:rPr>
          <w:t xml:space="preserve"> A03-P013</w:t>
        </w:r>
        <w:r w:rsidRPr="00BD3A2B">
          <w:rPr>
            <w:rFonts w:hint="eastAsia"/>
            <w:lang w:val="en-US"/>
          </w:rPr>
          <w:t>(9</w:t>
        </w:r>
        <w:r>
          <w:rPr>
            <w:rFonts w:hint="eastAsia"/>
          </w:rPr>
          <w:t>期</w:t>
        </w:r>
        <w:r w:rsidRPr="00BD3A2B">
          <w:rPr>
            <w:rFonts w:hint="eastAsia"/>
            <w:lang w:val="en-US"/>
          </w:rPr>
          <w:t>A</w:t>
        </w:r>
        <w:r w:rsidRPr="00BD3A2B">
          <w:rPr>
            <w:lang w:val="en-US"/>
          </w:rPr>
          <w:t>03</w:t>
        </w:r>
        <w:r w:rsidRPr="00BD3A2B">
          <w:rPr>
            <w:rFonts w:hint="eastAsia"/>
            <w:lang w:val="en-US"/>
          </w:rPr>
          <w:t>)</w:t>
        </w:r>
      </w:ins>
    </w:p>
  </w:footnote>
  <w:footnote w:id="67">
    <w:p w14:paraId="63B7AE92" w14:textId="77777777" w:rsidR="00427E1A" w:rsidRPr="008A40CA" w:rsidRDefault="00427E1A" w:rsidP="008A40CA">
      <w:pPr>
        <w:pStyle w:val="af3"/>
        <w:spacing w:line="280" w:lineRule="exact"/>
        <w:rPr>
          <w:ins w:id="792" w:author="淑真 張" w:date="2025-12-01T12:35:00Z"/>
          <w:rFonts w:asciiTheme="minorEastAsia" w:eastAsiaTheme="minorEastAsia" w:hAnsiTheme="minorEastAsia"/>
          <w:szCs w:val="20"/>
        </w:rPr>
      </w:pPr>
      <w:ins w:id="793" w:author="淑真 張" w:date="2025-12-01T12:35:00Z">
        <w:r w:rsidRPr="00B01736">
          <w:rPr>
            <w:rStyle w:val="af2"/>
          </w:rPr>
          <w:footnoteRef/>
        </w:r>
        <w:r w:rsidRPr="00B01736">
          <w:rPr>
            <w:rStyle w:val="af2"/>
          </w:rPr>
          <w:t xml:space="preserve"> </w:t>
        </w:r>
        <w:r w:rsidRPr="008A40CA">
          <w:rPr>
            <w:rFonts w:asciiTheme="minorEastAsia" w:eastAsiaTheme="minorEastAsia" w:hAnsiTheme="minorEastAsia" w:cs="Arial"/>
            <w:szCs w:val="20"/>
          </w:rPr>
          <w:t>0180</w:t>
        </w:r>
        <w:r w:rsidRPr="008A40CA">
          <w:rPr>
            <w:rFonts w:asciiTheme="minorEastAsia" w:eastAsiaTheme="minorEastAsia" w:hAnsiTheme="minorEastAsia" w:cs="Arial" w:hint="eastAsia"/>
            <w:szCs w:val="20"/>
          </w:rPr>
          <w:t>《楞嚴經講記第六輯》頁</w:t>
        </w:r>
        <w:r w:rsidRPr="008A40CA">
          <w:rPr>
            <w:rFonts w:asciiTheme="minorEastAsia" w:eastAsiaTheme="minorEastAsia" w:hAnsiTheme="minorEastAsia" w:cs="Arial"/>
            <w:szCs w:val="20"/>
          </w:rPr>
          <w:t>294</w:t>
        </w:r>
        <w:r w:rsidRPr="008A40CA">
          <w:rPr>
            <w:rFonts w:asciiTheme="minorEastAsia" w:eastAsiaTheme="minorEastAsia" w:hAnsiTheme="minorEastAsia" w:cs="Arial" w:hint="eastAsia"/>
            <w:szCs w:val="20"/>
          </w:rPr>
          <w:t>（</w:t>
        </w:r>
        <w:r w:rsidRPr="008A40CA">
          <w:rPr>
            <w:rFonts w:asciiTheme="minorEastAsia" w:eastAsiaTheme="minorEastAsia" w:hAnsiTheme="minorEastAsia" w:cs="Arial"/>
            <w:szCs w:val="20"/>
          </w:rPr>
          <w:t>12</w:t>
        </w:r>
        <w:r w:rsidRPr="008A40CA">
          <w:rPr>
            <w:rFonts w:asciiTheme="minorEastAsia" w:eastAsiaTheme="minorEastAsia" w:hAnsiTheme="minorEastAsia" w:cs="Arial" w:hint="eastAsia"/>
            <w:szCs w:val="20"/>
          </w:rPr>
          <w:t>期</w:t>
        </w:r>
        <w:r w:rsidRPr="008A40CA">
          <w:rPr>
            <w:rFonts w:asciiTheme="minorEastAsia" w:eastAsiaTheme="minorEastAsia" w:hAnsiTheme="minorEastAsia" w:cs="Arial"/>
            <w:szCs w:val="20"/>
          </w:rPr>
          <w:t>E11</w:t>
        </w:r>
        <w:r w:rsidRPr="008A40CA">
          <w:rPr>
            <w:rFonts w:asciiTheme="minorEastAsia" w:eastAsiaTheme="minorEastAsia" w:hAnsiTheme="minorEastAsia" w:cs="Arial" w:hint="eastAsia"/>
            <w:szCs w:val="20"/>
          </w:rPr>
          <w:t>）</w:t>
        </w:r>
      </w:ins>
    </w:p>
  </w:footnote>
  <w:footnote w:id="68">
    <w:p w14:paraId="63DCEAD9" w14:textId="77777777" w:rsidR="00427E1A" w:rsidRPr="000E0C76" w:rsidRDefault="00427E1A" w:rsidP="008C44F7">
      <w:pPr>
        <w:autoSpaceDE w:val="0"/>
        <w:autoSpaceDN w:val="0"/>
        <w:adjustRightInd w:val="0"/>
        <w:spacing w:line="240" w:lineRule="auto"/>
        <w:rPr>
          <w:ins w:id="795" w:author="淑真 張" w:date="2025-12-01T12:35:00Z"/>
          <w:rFonts w:ascii="Times-Roman" w:eastAsia="Songti TC" w:hAnsi="Times-Roman" w:cs="Times-Roman"/>
          <w:color w:val="000000"/>
          <w:szCs w:val="20"/>
          <w:lang w:bidi="ar-SA"/>
        </w:rPr>
      </w:pPr>
      <w:ins w:id="796" w:author="淑真 張" w:date="2025-12-01T12:35:00Z">
        <w:r>
          <w:rPr>
            <w:rStyle w:val="af2"/>
          </w:rPr>
          <w:footnoteRef/>
        </w:r>
        <w:r>
          <w:t xml:space="preserve"> 0352 </w:t>
        </w:r>
        <w:r w:rsidRPr="000E0C76">
          <w:rPr>
            <w:rFonts w:ascii="Songti TC" w:eastAsia="Songti TC" w:cs="Songti TC" w:hint="eastAsia"/>
            <w:color w:val="000000"/>
            <w:sz w:val="20"/>
            <w:szCs w:val="20"/>
            <w:lang w:bidi="ar-SA"/>
          </w:rPr>
          <w:t>正覺電子報第</w:t>
        </w:r>
        <w:r w:rsidRPr="000E0C76">
          <w:rPr>
            <w:rFonts w:ascii="Times-Roman" w:eastAsia="Songti TC" w:hAnsi="Times-Roman" w:cs="Times-Roman"/>
            <w:color w:val="000000"/>
            <w:sz w:val="20"/>
            <w:szCs w:val="20"/>
            <w:lang w:bidi="ar-SA"/>
          </w:rPr>
          <w:t>140</w:t>
        </w:r>
        <w:r w:rsidRPr="000E0C76">
          <w:rPr>
            <w:rFonts w:ascii="Songti TC" w:eastAsia="Songti TC" w:hAnsi="Times-Roman" w:cs="Songti TC" w:hint="eastAsia"/>
            <w:color w:val="000000"/>
            <w:sz w:val="20"/>
            <w:szCs w:val="20"/>
            <w:lang w:bidi="ar-SA"/>
          </w:rPr>
          <w:t>期頁</w:t>
        </w:r>
        <w:r w:rsidRPr="000E0C76">
          <w:rPr>
            <w:rFonts w:ascii="Times-Roman" w:eastAsia="Songti TC" w:hAnsi="Times-Roman" w:cs="Times-Roman"/>
            <w:color w:val="000000"/>
            <w:sz w:val="20"/>
            <w:szCs w:val="20"/>
            <w:lang w:bidi="ar-SA"/>
          </w:rPr>
          <w:t>27</w:t>
        </w:r>
        <w:r>
          <w:rPr>
            <w:rFonts w:ascii="Times-Roman" w:eastAsia="Songti TC" w:hAnsi="Times-Roman" w:cs="Times-Roman"/>
            <w:color w:val="000000"/>
            <w:sz w:val="20"/>
            <w:szCs w:val="20"/>
            <w:lang w:bidi="ar-SA"/>
          </w:rPr>
          <w:t xml:space="preserve">  </w:t>
        </w:r>
        <w:r w:rsidRPr="000E0C76">
          <w:rPr>
            <w:rFonts w:ascii="Songti TC" w:eastAsia="Songti TC" w:cs="Songti TC" w:hint="eastAsia"/>
            <w:color w:val="000000"/>
            <w:sz w:val="20"/>
            <w:szCs w:val="20"/>
            <w:lang w:bidi="ar-SA"/>
          </w:rPr>
          <w:t>正覺總持咒略釋〉自序</w:t>
        </w:r>
        <w:r w:rsidRPr="000E0C76">
          <w:rPr>
            <w:rFonts w:ascii="Times-Roman" w:eastAsia="Songti TC" w:hAnsi="Times-Roman" w:cs="Times-Roman"/>
            <w:color w:val="000000"/>
            <w:sz w:val="20"/>
            <w:szCs w:val="20"/>
            <w:lang w:bidi="ar-SA"/>
          </w:rPr>
          <w:t>2018/3/12</w:t>
        </w:r>
        <w:r w:rsidRPr="000E0C76">
          <w:rPr>
            <w:rFonts w:ascii="Songti TC" w:eastAsia="Songti TC" w:hAnsi="Times-Roman" w:cs="Songti TC" w:hint="eastAsia"/>
            <w:color w:val="000000"/>
            <w:sz w:val="20"/>
            <w:szCs w:val="20"/>
            <w:lang w:bidi="ar-SA"/>
          </w:rPr>
          <w:t>網路電子版出刊</w:t>
        </w:r>
        <w:r w:rsidRPr="00B83559">
          <w:t>(14</w:t>
        </w:r>
        <w:r w:rsidRPr="00B83559">
          <w:rPr>
            <w:rFonts w:hint="eastAsia"/>
          </w:rPr>
          <w:t>期</w:t>
        </w:r>
        <w:r w:rsidRPr="00B83559">
          <w:t>E11)</w:t>
        </w:r>
      </w:ins>
    </w:p>
  </w:footnote>
  <w:footnote w:id="69">
    <w:p w14:paraId="2D2A834A" w14:textId="77777777" w:rsidR="00427E1A" w:rsidRDefault="00427E1A" w:rsidP="008C44F7">
      <w:pPr>
        <w:pStyle w:val="af3"/>
        <w:rPr>
          <w:ins w:id="799" w:author="淑真 張" w:date="2025-12-01T12:35:00Z"/>
        </w:rPr>
      </w:pPr>
      <w:ins w:id="800" w:author="淑真 張" w:date="2025-12-01T12:35:00Z">
        <w:r>
          <w:rPr>
            <w:rStyle w:val="af2"/>
          </w:rPr>
          <w:footnoteRef/>
        </w:r>
        <w:r>
          <w:t xml:space="preserve"> </w:t>
        </w:r>
        <w:r w:rsidRPr="00284D9B">
          <w:rPr>
            <w:rFonts w:hint="eastAsia"/>
          </w:rPr>
          <w:t>0180</w:t>
        </w:r>
        <w:r>
          <w:rPr>
            <w:rFonts w:hint="eastAsia"/>
          </w:rPr>
          <w:t>《楞嚴經講記第六輯》頁</w:t>
        </w:r>
        <w:r>
          <w:rPr>
            <w:rFonts w:hint="eastAsia"/>
          </w:rPr>
          <w:t>294</w:t>
        </w:r>
        <w:r w:rsidRPr="00284D9B">
          <w:rPr>
            <w:rFonts w:hint="eastAsia"/>
          </w:rPr>
          <w:t>（</w:t>
        </w:r>
        <w:r w:rsidRPr="00284D9B">
          <w:rPr>
            <w:rFonts w:hint="eastAsia"/>
          </w:rPr>
          <w:t>12</w:t>
        </w:r>
        <w:r w:rsidRPr="00284D9B">
          <w:rPr>
            <w:rFonts w:hint="eastAsia"/>
          </w:rPr>
          <w:t>期</w:t>
        </w:r>
        <w:r w:rsidRPr="00284D9B">
          <w:rPr>
            <w:rFonts w:hint="eastAsia"/>
          </w:rPr>
          <w:t>E11</w:t>
        </w:r>
        <w:r w:rsidRPr="00284D9B">
          <w:rPr>
            <w:rFonts w:hint="eastAsia"/>
          </w:rPr>
          <w:t>）</w:t>
        </w:r>
      </w:ins>
    </w:p>
  </w:footnote>
  <w:footnote w:id="70">
    <w:p w14:paraId="14E08969" w14:textId="77777777" w:rsidR="00427E1A" w:rsidRPr="000E0C76" w:rsidRDefault="00427E1A" w:rsidP="008C44F7">
      <w:pPr>
        <w:autoSpaceDE w:val="0"/>
        <w:autoSpaceDN w:val="0"/>
        <w:adjustRightInd w:val="0"/>
        <w:spacing w:line="240" w:lineRule="auto"/>
        <w:rPr>
          <w:ins w:id="802" w:author="淑真 張" w:date="2025-12-01T12:35:00Z"/>
          <w:rFonts w:ascii="Times-Roman" w:eastAsia="Songti TC" w:hAnsi="Times-Roman" w:cs="Times-Roman"/>
          <w:color w:val="000000"/>
          <w:sz w:val="46"/>
          <w:szCs w:val="46"/>
          <w:lang w:bidi="ar-SA"/>
        </w:rPr>
      </w:pPr>
      <w:ins w:id="803" w:author="淑真 張" w:date="2025-12-01T12:35:00Z">
        <w:r>
          <w:rPr>
            <w:rStyle w:val="af2"/>
          </w:rPr>
          <w:footnoteRef/>
        </w:r>
        <w:r>
          <w:t xml:space="preserve"> </w:t>
        </w:r>
        <w:r w:rsidRPr="00E23231">
          <w:t>0352</w:t>
        </w:r>
        <w:r w:rsidRPr="00E23231">
          <w:rPr>
            <w:rFonts w:hint="eastAsia"/>
          </w:rPr>
          <w:t>頁</w:t>
        </w:r>
        <w:r w:rsidRPr="00E23231">
          <w:t>21</w:t>
        </w:r>
        <w:r w:rsidRPr="00E23231">
          <w:rPr>
            <w:rFonts w:ascii="微軟正黑體" w:eastAsia="微軟正黑體" w:hAnsi="微軟正黑體" w:hint="eastAsia"/>
            <w:szCs w:val="24"/>
          </w:rPr>
          <w:t>、</w:t>
        </w:r>
        <w:r w:rsidRPr="00E23231">
          <w:rPr>
            <w:rFonts w:ascii="微軟正黑體" w:eastAsia="微軟正黑體" w:hAnsi="微軟正黑體"/>
            <w:sz w:val="20"/>
            <w:szCs w:val="20"/>
          </w:rPr>
          <w:t>9002</w:t>
        </w:r>
        <w:r w:rsidRPr="00C46A47">
          <w:rPr>
            <w:rFonts w:ascii="微軟正黑體" w:eastAsia="微軟正黑體" w:hAnsi="微軟正黑體" w:hint="eastAsia"/>
            <w:szCs w:val="24"/>
          </w:rPr>
          <w:t>、</w:t>
        </w:r>
        <w:r w:rsidRPr="002F0C76">
          <w:rPr>
            <w:rFonts w:ascii="微軟正黑體" w:eastAsia="微軟正黑體" w:hAnsi="微軟正黑體"/>
            <w:sz w:val="20"/>
            <w:szCs w:val="20"/>
          </w:rPr>
          <w:t>E11-P004</w:t>
        </w:r>
        <w:r w:rsidRPr="000E0C76">
          <w:rPr>
            <w:rFonts w:ascii="Songti TC" w:eastAsia="Songti TC" w:cs="Songti TC" w:hint="eastAsia"/>
            <w:color w:val="000000"/>
            <w:sz w:val="20"/>
            <w:szCs w:val="20"/>
            <w:lang w:bidi="ar-SA"/>
          </w:rPr>
          <w:t>正覺電子報第</w:t>
        </w:r>
        <w:r w:rsidRPr="000E0C76">
          <w:rPr>
            <w:rFonts w:ascii="Times-Roman" w:eastAsia="Songti TC" w:hAnsi="Times-Roman" w:cs="Times-Roman"/>
            <w:color w:val="000000"/>
            <w:sz w:val="20"/>
            <w:szCs w:val="20"/>
            <w:lang w:bidi="ar-SA"/>
          </w:rPr>
          <w:t>141</w:t>
        </w:r>
        <w:r w:rsidRPr="000E0C76">
          <w:rPr>
            <w:rFonts w:ascii="Songti TC" w:eastAsia="Songti TC" w:hAnsi="Times-Roman" w:cs="Songti TC" w:hint="eastAsia"/>
            <w:color w:val="000000"/>
            <w:sz w:val="20"/>
            <w:szCs w:val="20"/>
            <w:lang w:bidi="ar-SA"/>
          </w:rPr>
          <w:t>期頁</w:t>
        </w:r>
        <w:r w:rsidRPr="000E0C76">
          <w:rPr>
            <w:rFonts w:ascii="Times-Roman" w:eastAsia="Songti TC" w:hAnsi="Times-Roman" w:cs="Times-Roman"/>
            <w:color w:val="000000"/>
            <w:sz w:val="20"/>
            <w:szCs w:val="20"/>
            <w:lang w:bidi="ar-SA"/>
          </w:rPr>
          <w:t>21</w:t>
        </w:r>
        <w:r w:rsidRPr="002F0C76">
          <w:rPr>
            <w:rFonts w:ascii="Songti TC" w:eastAsia="Songti TC" w:hAnsi="Times-Roman" w:cs="Songti TC" w:hint="eastAsia"/>
            <w:color w:val="000000"/>
            <w:sz w:val="20"/>
            <w:szCs w:val="20"/>
            <w:lang w:bidi="ar-SA"/>
          </w:rPr>
          <w:t>、</w:t>
        </w:r>
        <w:r w:rsidRPr="000E0C76">
          <w:rPr>
            <w:rFonts w:ascii="Songti TC" w:eastAsia="Songti TC" w:cs="Songti TC" w:hint="eastAsia"/>
            <w:color w:val="000000"/>
            <w:sz w:val="20"/>
            <w:szCs w:val="20"/>
            <w:lang w:bidi="ar-SA"/>
          </w:rPr>
          <w:t>菩薩底</w:t>
        </w:r>
        <w:r w:rsidRPr="00E23231">
          <w:rPr>
            <w:rFonts w:ascii="Songti TC" w:eastAsia="Songti TC" w:cs="Songti TC" w:hint="eastAsia"/>
            <w:color w:val="000000"/>
            <w:sz w:val="20"/>
            <w:szCs w:val="20"/>
            <w:lang w:bidi="ar-SA"/>
          </w:rPr>
          <w:t>憂鬱‧音樂</w:t>
        </w:r>
        <w:r w:rsidRPr="00E23231">
          <w:rPr>
            <w:rFonts w:ascii="Times-Roman" w:eastAsia="Songti TC" w:hAnsi="Times-Roman" w:cs="Times-Roman"/>
            <w:color w:val="000000"/>
            <w:sz w:val="20"/>
            <w:szCs w:val="20"/>
            <w:lang w:bidi="ar-SA"/>
          </w:rPr>
          <w:t>CD</w:t>
        </w:r>
        <w:r w:rsidRPr="00E23231">
          <w:rPr>
            <w:sz w:val="20"/>
            <w:szCs w:val="20"/>
          </w:rPr>
          <w:t>(</w:t>
        </w:r>
        <w:r w:rsidRPr="00E23231">
          <w:t>14</w:t>
        </w:r>
        <w:r w:rsidRPr="00E23231">
          <w:rPr>
            <w:rFonts w:hint="eastAsia"/>
          </w:rPr>
          <w:t>期</w:t>
        </w:r>
        <w:r w:rsidRPr="00E23231">
          <w:t>E11)</w:t>
        </w:r>
      </w:ins>
    </w:p>
  </w:footnote>
  <w:footnote w:id="71">
    <w:p w14:paraId="05D80B7D" w14:textId="77777777" w:rsidR="00427E1A" w:rsidRPr="008A40CA" w:rsidRDefault="00427E1A" w:rsidP="008A40CA">
      <w:pPr>
        <w:pStyle w:val="af3"/>
        <w:spacing w:line="280" w:lineRule="exact"/>
        <w:rPr>
          <w:rFonts w:asciiTheme="minorEastAsia" w:eastAsiaTheme="minorEastAsia" w:hAnsiTheme="minorEastAsia"/>
          <w:szCs w:val="20"/>
        </w:rPr>
      </w:pPr>
      <w:r w:rsidRPr="00B01736">
        <w:rPr>
          <w:rStyle w:val="af2"/>
        </w:rPr>
        <w:footnoteRef/>
      </w:r>
      <w:r w:rsidRPr="008A40CA">
        <w:rPr>
          <w:rFonts w:asciiTheme="minorEastAsia" w:eastAsiaTheme="minorEastAsia" w:hAnsiTheme="minorEastAsia"/>
          <w:szCs w:val="20"/>
        </w:rPr>
        <w:t xml:space="preserve"> </w:t>
      </w:r>
      <w:r w:rsidRPr="008A40CA">
        <w:rPr>
          <w:rFonts w:asciiTheme="minorEastAsia" w:eastAsiaTheme="minorEastAsia" w:hAnsiTheme="minorEastAsia" w:hint="eastAsia"/>
          <w:szCs w:val="20"/>
        </w:rPr>
        <w:t>大事紀簡表序號40「第一次唱唸新的開經偈」</w:t>
      </w:r>
    </w:p>
  </w:footnote>
  <w:footnote w:id="72">
    <w:p w14:paraId="0752A616" w14:textId="6E9FC233" w:rsidR="00E23231" w:rsidRDefault="00E23231">
      <w:pPr>
        <w:pStyle w:val="af3"/>
      </w:pPr>
      <w:ins w:id="828" w:author="駱淳渝" w:date="2026-02-01T13:35:00Z" w16du:dateUtc="2026-02-01T05:35:00Z">
        <w:r>
          <w:rPr>
            <w:rStyle w:val="af2"/>
          </w:rPr>
          <w:footnoteRef/>
        </w:r>
        <w:r>
          <w:t xml:space="preserve"> </w:t>
        </w:r>
        <w:r w:rsidRPr="00E23231">
          <w:t>A03-P024(14</w:t>
        </w:r>
        <w:r w:rsidRPr="00E23231">
          <w:t>期</w:t>
        </w:r>
        <w:r w:rsidRPr="00E23231">
          <w:t>A03)</w:t>
        </w:r>
      </w:ins>
    </w:p>
  </w:footnote>
  <w:footnote w:id="73">
    <w:p w14:paraId="2318E666" w14:textId="77777777" w:rsidR="00427E1A" w:rsidRPr="000B7F0D" w:rsidRDefault="00427E1A" w:rsidP="008C44F7">
      <w:pPr>
        <w:pStyle w:val="af6"/>
        <w:rPr>
          <w:ins w:id="831" w:author="淑真 張" w:date="2025-12-01T12:36:00Z"/>
          <w:sz w:val="20"/>
          <w:szCs w:val="20"/>
          <w:lang w:val="en-US"/>
        </w:rPr>
      </w:pPr>
      <w:ins w:id="832" w:author="淑真 張" w:date="2025-12-01T12:36:00Z">
        <w:r w:rsidRPr="000B7F0D">
          <w:rPr>
            <w:rStyle w:val="af2"/>
            <w:sz w:val="20"/>
            <w:szCs w:val="20"/>
          </w:rPr>
          <w:footnoteRef/>
        </w:r>
        <w:r w:rsidRPr="000B7F0D">
          <w:rPr>
            <w:rFonts w:hint="eastAsia"/>
            <w:sz w:val="20"/>
            <w:szCs w:val="20"/>
          </w:rPr>
          <w:t>0186</w:t>
        </w:r>
        <w:r w:rsidRPr="000B7F0D">
          <w:rPr>
            <w:rFonts w:hint="eastAsia"/>
            <w:sz w:val="20"/>
            <w:szCs w:val="20"/>
            <w:lang w:val="en-US"/>
          </w:rPr>
          <w:t>《</w:t>
        </w:r>
        <w:r w:rsidRPr="000B7F0D">
          <w:rPr>
            <w:rFonts w:hint="eastAsia"/>
            <w:color w:val="7030A0"/>
            <w:sz w:val="20"/>
            <w:szCs w:val="20"/>
          </w:rPr>
          <w:t>楞嚴經講記》第八輯頁</w:t>
        </w:r>
        <w:r w:rsidRPr="000B7F0D">
          <w:rPr>
            <w:rFonts w:hint="eastAsia"/>
            <w:color w:val="7030A0"/>
            <w:sz w:val="20"/>
            <w:szCs w:val="20"/>
          </w:rPr>
          <w:t>128</w:t>
        </w:r>
      </w:ins>
    </w:p>
  </w:footnote>
  <w:footnote w:id="74">
    <w:p w14:paraId="0D4B8E5B" w14:textId="77777777" w:rsidR="00427E1A" w:rsidRPr="00FA5995" w:rsidRDefault="00427E1A" w:rsidP="008C44F7">
      <w:pPr>
        <w:autoSpaceDE w:val="0"/>
        <w:autoSpaceDN w:val="0"/>
        <w:adjustRightInd w:val="0"/>
        <w:spacing w:line="240" w:lineRule="auto"/>
        <w:rPr>
          <w:ins w:id="838" w:author="淑真 張" w:date="2025-12-01T12:36:00Z"/>
          <w:rFonts w:ascii="Times-Roman" w:eastAsia="Songti TC" w:hAnsi="Times-Roman" w:cs="Times-Roman"/>
          <w:color w:val="000000"/>
          <w:sz w:val="46"/>
          <w:szCs w:val="46"/>
          <w:lang w:bidi="ar-SA"/>
        </w:rPr>
      </w:pPr>
      <w:ins w:id="839" w:author="淑真 張" w:date="2025-12-01T12:36:00Z">
        <w:r w:rsidRPr="000B7F0D">
          <w:rPr>
            <w:rStyle w:val="af2"/>
            <w:sz w:val="20"/>
            <w:szCs w:val="20"/>
          </w:rPr>
          <w:footnoteRef/>
        </w:r>
        <w:r w:rsidRPr="000B7F0D">
          <w:rPr>
            <w:sz w:val="20"/>
            <w:szCs w:val="20"/>
          </w:rPr>
          <w:t xml:space="preserve"> 0019</w:t>
        </w:r>
        <w:r w:rsidRPr="000B7F0D">
          <w:rPr>
            <w:rFonts w:hint="eastAsia"/>
            <w:sz w:val="20"/>
            <w:szCs w:val="20"/>
          </w:rPr>
          <w:t>頁</w:t>
        </w:r>
        <w:r w:rsidRPr="000B7F0D">
          <w:rPr>
            <w:sz w:val="20"/>
            <w:szCs w:val="20"/>
          </w:rPr>
          <w:t>382</w:t>
        </w:r>
        <w:r w:rsidRPr="000B7F0D">
          <w:rPr>
            <w:rFonts w:ascii="微軟正黑體" w:eastAsia="微軟正黑體" w:hAnsi="微軟正黑體" w:hint="eastAsia"/>
            <w:color w:val="ED7D31"/>
            <w:sz w:val="20"/>
            <w:szCs w:val="20"/>
          </w:rPr>
          <w:t>、</w:t>
        </w:r>
        <w:r w:rsidRPr="000B7F0D">
          <w:rPr>
            <w:rFonts w:ascii="微軟正黑體" w:eastAsia="微軟正黑體" w:hAnsi="微軟正黑體"/>
            <w:color w:val="ED7D31"/>
            <w:sz w:val="20"/>
            <w:szCs w:val="20"/>
          </w:rPr>
          <w:t>9001</w:t>
        </w:r>
        <w:r w:rsidRPr="000B7F0D">
          <w:rPr>
            <w:rFonts w:ascii="微軟正黑體" w:eastAsia="微軟正黑體" w:hAnsi="微軟正黑體" w:hint="eastAsia"/>
            <w:color w:val="ED7D31"/>
            <w:sz w:val="20"/>
            <w:szCs w:val="20"/>
          </w:rPr>
          <w:t>、</w:t>
        </w:r>
        <w:r w:rsidRPr="000B7F0D">
          <w:rPr>
            <w:sz w:val="20"/>
            <w:szCs w:val="20"/>
          </w:rPr>
          <w:t xml:space="preserve">E11-P005 </w:t>
        </w:r>
        <w:r w:rsidRPr="000B7F0D">
          <w:rPr>
            <w:rFonts w:ascii="Songti TC" w:eastAsia="Songti TC" w:cs="Songti TC" w:hint="eastAsia"/>
            <w:color w:val="000000"/>
            <w:sz w:val="20"/>
            <w:szCs w:val="20"/>
            <w:lang w:bidi="ar-SA"/>
          </w:rPr>
          <w:t>《宗通與說通》頁</w:t>
        </w:r>
        <w:r w:rsidRPr="000B7F0D">
          <w:rPr>
            <w:rFonts w:ascii="Times-Roman" w:eastAsia="Songti TC" w:hAnsi="Times-Roman" w:cs="Times-Roman"/>
            <w:color w:val="000000"/>
            <w:sz w:val="20"/>
            <w:szCs w:val="20"/>
            <w:lang w:bidi="ar-SA"/>
          </w:rPr>
          <w:t xml:space="preserve">382 </w:t>
        </w:r>
        <w:r w:rsidRPr="000B7F0D">
          <w:rPr>
            <w:sz w:val="20"/>
            <w:szCs w:val="20"/>
          </w:rPr>
          <w:t>(14</w:t>
        </w:r>
        <w:r w:rsidRPr="000B7F0D">
          <w:rPr>
            <w:rFonts w:hint="eastAsia"/>
            <w:sz w:val="20"/>
            <w:szCs w:val="20"/>
          </w:rPr>
          <w:t>期</w:t>
        </w:r>
        <w:r w:rsidRPr="000B7F0D">
          <w:rPr>
            <w:sz w:val="20"/>
            <w:szCs w:val="20"/>
          </w:rPr>
          <w:t>E11)</w:t>
        </w:r>
      </w:ins>
    </w:p>
  </w:footnote>
  <w:footnote w:id="75">
    <w:p w14:paraId="1D25B59A" w14:textId="77777777" w:rsidR="00427E1A" w:rsidRDefault="00427E1A" w:rsidP="008A40CA">
      <w:pPr>
        <w:pStyle w:val="af3"/>
        <w:spacing w:line="280" w:lineRule="exact"/>
      </w:pPr>
      <w:r>
        <w:rPr>
          <w:rStyle w:val="af2"/>
        </w:rPr>
        <w:footnoteRef/>
      </w:r>
      <w:r>
        <w:t xml:space="preserve"> </w:t>
      </w:r>
      <w:r w:rsidRPr="00DF7FE8">
        <w:rPr>
          <w:rFonts w:hint="eastAsia"/>
        </w:rPr>
        <w:t>大事紀簡表序號</w:t>
      </w:r>
      <w:r>
        <w:rPr>
          <w:rFonts w:hint="eastAsia"/>
        </w:rPr>
        <w:t>44</w:t>
      </w:r>
      <w:r w:rsidRPr="00DF7FE8">
        <w:rPr>
          <w:rFonts w:hint="eastAsia"/>
        </w:rPr>
        <w:t>「</w:t>
      </w:r>
      <w:r>
        <w:rPr>
          <w:rFonts w:hint="eastAsia"/>
        </w:rPr>
        <w:t>平實導師講述『我與無我</w:t>
      </w:r>
      <w:r>
        <w:rPr>
          <w:rFonts w:hint="eastAsia"/>
        </w:rPr>
        <w:t>-</w:t>
      </w:r>
      <w:r>
        <w:rPr>
          <w:rFonts w:hint="eastAsia"/>
        </w:rPr>
        <w:t>從我與無我談理事圓融』」</w:t>
      </w:r>
    </w:p>
  </w:footnote>
  <w:footnote w:id="76">
    <w:p w14:paraId="4DE8940B" w14:textId="77777777" w:rsidR="00427E1A" w:rsidRDefault="00427E1A" w:rsidP="008C44F7">
      <w:pPr>
        <w:pStyle w:val="af3"/>
        <w:rPr>
          <w:ins w:id="894" w:author="淑真 張" w:date="2025-12-01T12:38:00Z"/>
        </w:rPr>
      </w:pPr>
      <w:ins w:id="895" w:author="淑真 張" w:date="2025-12-01T12:38:00Z">
        <w:r>
          <w:rPr>
            <w:rStyle w:val="af2"/>
          </w:rPr>
          <w:footnoteRef/>
        </w:r>
        <w:r>
          <w:t xml:space="preserve"> </w:t>
        </w:r>
        <w:r>
          <w:rPr>
            <w:rFonts w:hint="eastAsia"/>
          </w:rPr>
          <w:t>待補</w:t>
        </w:r>
      </w:ins>
    </w:p>
  </w:footnote>
  <w:footnote w:id="77">
    <w:p w14:paraId="6E843D77" w14:textId="77777777" w:rsidR="00427E1A" w:rsidRPr="00630066" w:rsidRDefault="00427E1A" w:rsidP="008C44F7">
      <w:pPr>
        <w:pStyle w:val="af3"/>
        <w:rPr>
          <w:ins w:id="896" w:author="淑真 張" w:date="2025-12-01T12:38:00Z"/>
          <w:szCs w:val="20"/>
          <w:lang w:val="en-US"/>
        </w:rPr>
      </w:pPr>
      <w:ins w:id="897" w:author="淑真 張" w:date="2025-12-01T12:38:00Z">
        <w:r>
          <w:rPr>
            <w:rStyle w:val="af2"/>
          </w:rPr>
          <w:footnoteRef/>
        </w:r>
        <w:r w:rsidRPr="00630066">
          <w:rPr>
            <w:rFonts w:ascii="微軟正黑體" w:eastAsia="微軟正黑體" w:hAnsi="微軟正黑體" w:cs="Times New Roman" w:hint="eastAsia"/>
            <w:color w:val="E97132" w:themeColor="accent2"/>
            <w:szCs w:val="20"/>
          </w:rPr>
          <w:t>《心經在說什麼</w:t>
        </w:r>
        <w:r w:rsidRPr="00630066">
          <w:rPr>
            <w:rFonts w:ascii="微軟正黑體" w:eastAsia="微軟正黑體" w:hAnsi="微軟正黑體" w:cs="Times New Roman" w:hint="eastAsia"/>
            <w:color w:val="E97132" w:themeColor="accent2"/>
            <w:szCs w:val="20"/>
            <w:lang w:val="en-US"/>
          </w:rPr>
          <w:t>？</w:t>
        </w:r>
        <w:r w:rsidRPr="00630066">
          <w:rPr>
            <w:rFonts w:ascii="微軟正黑體" w:eastAsia="微軟正黑體" w:hAnsi="微軟正黑體" w:cs="Times New Roman" w:hint="eastAsia"/>
            <w:color w:val="E97132" w:themeColor="accent2"/>
            <w:szCs w:val="20"/>
          </w:rPr>
          <w:t>》版權頁</w:t>
        </w:r>
        <w:r w:rsidRPr="00E42B16">
          <w:rPr>
            <w:rFonts w:ascii="微軟正黑體" w:eastAsia="微軟正黑體" w:hAnsi="微軟正黑體" w:cs="Times New Roman" w:hint="eastAsia"/>
            <w:color w:val="E97132" w:themeColor="accent2"/>
            <w:szCs w:val="20"/>
            <w:lang w:val="en-US"/>
          </w:rPr>
          <w:t>（</w:t>
        </w:r>
        <w:r>
          <w:rPr>
            <w:rFonts w:ascii="微軟正黑體" w:eastAsia="微軟正黑體" w:hAnsi="微軟正黑體" w:cs="Times New Roman" w:hint="eastAsia"/>
            <w:color w:val="E97132" w:themeColor="accent2"/>
            <w:szCs w:val="20"/>
          </w:rPr>
          <w:t>原書</w:t>
        </w:r>
        <w:r w:rsidRPr="00E42B16">
          <w:rPr>
            <w:rFonts w:ascii="微軟正黑體" w:eastAsia="微軟正黑體" w:hAnsi="微軟正黑體" w:cs="Times New Roman" w:hint="eastAsia"/>
            <w:color w:val="E97132" w:themeColor="accent2"/>
            <w:szCs w:val="20"/>
            <w:lang w:val="en-US"/>
          </w:rPr>
          <w:t>）</w:t>
        </w:r>
      </w:ins>
    </w:p>
  </w:footnote>
  <w:footnote w:id="78">
    <w:p w14:paraId="192F3FB4" w14:textId="077E2983" w:rsidR="00425CE1" w:rsidRDefault="00425CE1">
      <w:pPr>
        <w:pStyle w:val="af3"/>
      </w:pPr>
      <w:ins w:id="902" w:author="駱淳渝" w:date="2026-02-01T14:48:00Z" w16du:dateUtc="2026-02-01T06:48:00Z">
        <w:r>
          <w:rPr>
            <w:rStyle w:val="af2"/>
          </w:rPr>
          <w:footnoteRef/>
        </w:r>
        <w:r>
          <w:t xml:space="preserve"> </w:t>
        </w:r>
      </w:ins>
    </w:p>
  </w:footnote>
  <w:footnote w:id="79">
    <w:p w14:paraId="6274D41B" w14:textId="44B9E342" w:rsidR="00100237" w:rsidRDefault="00100237">
      <w:pPr>
        <w:pStyle w:val="af3"/>
      </w:pPr>
      <w:ins w:id="903" w:author="駱淳渝" w:date="2026-02-01T15:01:00Z" w16du:dateUtc="2026-02-01T07:01:00Z">
        <w:r>
          <w:rPr>
            <w:rStyle w:val="af2"/>
          </w:rPr>
          <w:footnoteRef/>
        </w:r>
        <w:r>
          <w:t xml:space="preserve"> </w:t>
        </w:r>
        <w:r w:rsidR="00AF1498" w:rsidRPr="00AF1498">
          <w:t>《優婆塞戒經講記》第五輯頁</w:t>
        </w:r>
        <w:r w:rsidR="00AF1498" w:rsidRPr="00AF1498">
          <w:t>182-183</w:t>
        </w:r>
      </w:ins>
      <w:ins w:id="904" w:author="駱淳渝" w:date="2026-02-01T15:02:00Z" w16du:dateUtc="2026-02-01T07:02:00Z">
        <w:r w:rsidR="003E0FC9">
          <w:rPr>
            <w:rFonts w:hint="eastAsia"/>
          </w:rPr>
          <w:t>、</w:t>
        </w:r>
        <w:r w:rsidR="003E0FC9" w:rsidRPr="003E0FC9">
          <w:t>《正覺電子報》第</w:t>
        </w:r>
        <w:r w:rsidR="003E0FC9" w:rsidRPr="003E0FC9">
          <w:t>21</w:t>
        </w:r>
        <w:r w:rsidR="003E0FC9" w:rsidRPr="003E0FC9">
          <w:t>期，頁</w:t>
        </w:r>
        <w:r w:rsidR="003E0FC9" w:rsidRPr="003E0FC9">
          <w:t>22-26</w:t>
        </w:r>
      </w:ins>
    </w:p>
  </w:footnote>
  <w:footnote w:id="80">
    <w:p w14:paraId="7F71AED9" w14:textId="77777777" w:rsidR="00427E1A" w:rsidRDefault="00427E1A" w:rsidP="008C44F7">
      <w:pPr>
        <w:pStyle w:val="af3"/>
        <w:rPr>
          <w:ins w:id="905" w:author="淑真 張" w:date="2025-12-01T12:39:00Z"/>
        </w:rPr>
      </w:pPr>
      <w:ins w:id="906" w:author="淑真 張" w:date="2025-12-01T12:39:00Z">
        <w:r>
          <w:rPr>
            <w:rStyle w:val="af2"/>
          </w:rPr>
          <w:footnoteRef/>
        </w:r>
        <w:r>
          <w:rPr>
            <w:rFonts w:hint="eastAsia"/>
          </w:rPr>
          <w:t>《概說密宗系列》</w:t>
        </w:r>
        <w:r>
          <w:rPr>
            <w:rFonts w:hint="eastAsia"/>
          </w:rPr>
          <w:t>(</w:t>
        </w:r>
        <w:r>
          <w:rPr>
            <w:rFonts w:hint="eastAsia"/>
          </w:rPr>
          <w:t>一</w:t>
        </w:r>
        <w:r>
          <w:rPr>
            <w:rFonts w:hint="eastAsia"/>
          </w:rPr>
          <w:t>)</w:t>
        </w:r>
        <w:r>
          <w:rPr>
            <w:rFonts w:hint="eastAsia"/>
          </w:rPr>
          <w:t>頁</w:t>
        </w:r>
        <w:r>
          <w:rPr>
            <w:rFonts w:hint="eastAsia"/>
          </w:rPr>
          <w:t>13</w:t>
        </w:r>
        <w:r>
          <w:rPr>
            <w:rFonts w:hint="eastAsia"/>
          </w:rPr>
          <w:t>、</w:t>
        </w:r>
        <w:r>
          <w:rPr>
            <w:rFonts w:hint="eastAsia"/>
          </w:rPr>
          <w:t>78</w:t>
        </w:r>
      </w:ins>
    </w:p>
  </w:footnote>
  <w:footnote w:id="81">
    <w:p w14:paraId="0F40969A" w14:textId="77777777" w:rsidR="00427E1A" w:rsidRDefault="00427E1A" w:rsidP="002617E6">
      <w:pPr>
        <w:pStyle w:val="af3"/>
        <w:spacing w:line="240" w:lineRule="auto"/>
        <w:rPr>
          <w:lang w:val="en-US"/>
        </w:rPr>
      </w:pPr>
      <w:r>
        <w:rPr>
          <w:rStyle w:val="af2"/>
        </w:rPr>
        <w:footnoteRef/>
      </w:r>
      <w:r>
        <w:rPr>
          <w:rFonts w:hint="eastAsia"/>
          <w:lang w:val="en-US"/>
        </w:rPr>
        <w:t xml:space="preserve"> </w:t>
      </w:r>
      <w:r>
        <w:rPr>
          <w:lang w:val="en-US"/>
        </w:rPr>
        <w:t>D01-P1</w:t>
      </w:r>
      <w:r>
        <w:rPr>
          <w:rFonts w:hint="eastAsia"/>
          <w:lang w:val="en-US"/>
        </w:rPr>
        <w:t>首次傳三歸五戒及菩薩戒日期等</w:t>
      </w:r>
      <w:r>
        <w:rPr>
          <w:rFonts w:hint="eastAsia"/>
          <w:lang w:val="en-US"/>
        </w:rPr>
        <w:t>-</w:t>
      </w:r>
      <w:r>
        <w:rPr>
          <w:rFonts w:hint="eastAsia"/>
          <w:lang w:val="en-US"/>
        </w:rPr>
        <w:t>行政部提供</w:t>
      </w:r>
      <w:r>
        <w:rPr>
          <w:rFonts w:hint="eastAsia"/>
          <w:lang w:val="en-US"/>
        </w:rPr>
        <w:t>(</w:t>
      </w:r>
      <w:r>
        <w:rPr>
          <w:rFonts w:hint="eastAsia"/>
          <w:lang w:val="en-US"/>
        </w:rPr>
        <w:t>大事紀簡表</w:t>
      </w:r>
      <w:r>
        <w:rPr>
          <w:rFonts w:hint="eastAsia"/>
          <w:lang w:val="en-US"/>
        </w:rPr>
        <w:t>)</w:t>
      </w:r>
    </w:p>
  </w:footnote>
  <w:footnote w:id="82">
    <w:p w14:paraId="0CDC1B6C" w14:textId="77777777" w:rsidR="00427E1A" w:rsidRDefault="00427E1A" w:rsidP="008C44F7">
      <w:pPr>
        <w:pStyle w:val="af3"/>
        <w:spacing w:line="320" w:lineRule="exact"/>
        <w:rPr>
          <w:ins w:id="908" w:author="淑真 張" w:date="2025-12-01T12:39:00Z"/>
        </w:rPr>
      </w:pPr>
      <w:ins w:id="909" w:author="淑真 張" w:date="2025-12-01T12:39:00Z">
        <w:r>
          <w:rPr>
            <w:rStyle w:val="af2"/>
          </w:rPr>
          <w:footnoteRef/>
        </w:r>
        <w:r>
          <w:t xml:space="preserve"> D01-P005 92</w:t>
        </w:r>
        <w:r>
          <w:t>年會員大會手冊</w:t>
        </w:r>
        <w:r>
          <w:t>P2 (10</w:t>
        </w:r>
        <w:r>
          <w:t>期</w:t>
        </w:r>
        <w:r>
          <w:t>D01)</w:t>
        </w:r>
      </w:ins>
    </w:p>
  </w:footnote>
  <w:footnote w:id="83">
    <w:p w14:paraId="7314B41B" w14:textId="77777777" w:rsidR="00427E1A" w:rsidRDefault="00427E1A" w:rsidP="008C44F7">
      <w:pPr>
        <w:pStyle w:val="af3"/>
        <w:spacing w:line="320" w:lineRule="exact"/>
        <w:rPr>
          <w:ins w:id="910" w:author="淑真 張" w:date="2025-12-01T12:39:00Z"/>
        </w:rPr>
      </w:pPr>
      <w:ins w:id="911" w:author="淑真 張" w:date="2025-12-01T12:39:00Z">
        <w:r>
          <w:rPr>
            <w:rStyle w:val="af2"/>
          </w:rPr>
          <w:footnoteRef/>
        </w:r>
        <w:r>
          <w:rPr>
            <w:rFonts w:hint="eastAsia"/>
          </w:rPr>
          <w:t xml:space="preserve"> D01-P007 93</w:t>
        </w:r>
        <w:r>
          <w:rPr>
            <w:rFonts w:hint="eastAsia"/>
          </w:rPr>
          <w:t>年會員大會手冊</w:t>
        </w:r>
        <w:r>
          <w:rPr>
            <w:rFonts w:hint="eastAsia"/>
          </w:rPr>
          <w:t>P3(10</w:t>
        </w:r>
        <w:r>
          <w:rPr>
            <w:rFonts w:hint="eastAsia"/>
          </w:rPr>
          <w:t>期</w:t>
        </w:r>
        <w:r>
          <w:rPr>
            <w:rFonts w:hint="eastAsia"/>
          </w:rPr>
          <w:t xml:space="preserve"> D01)</w:t>
        </w:r>
      </w:ins>
    </w:p>
  </w:footnote>
  <w:footnote w:id="84">
    <w:p w14:paraId="65DEAF6C" w14:textId="77777777" w:rsidR="00427E1A" w:rsidRDefault="00427E1A" w:rsidP="008C44F7">
      <w:pPr>
        <w:pStyle w:val="af3"/>
        <w:spacing w:line="320" w:lineRule="exact"/>
        <w:rPr>
          <w:ins w:id="912" w:author="淑真 張" w:date="2025-12-01T12:39:00Z"/>
          <w:lang w:val="en-US"/>
        </w:rPr>
      </w:pPr>
      <w:ins w:id="913" w:author="淑真 張" w:date="2025-12-01T12:39:00Z">
        <w:r>
          <w:rPr>
            <w:rStyle w:val="af2"/>
          </w:rPr>
          <w:footnoteRef/>
        </w:r>
        <w:r>
          <w:rPr>
            <w:lang w:val="en-US"/>
          </w:rPr>
          <w:t xml:space="preserve"> D01-P014</w:t>
        </w:r>
        <w:r>
          <w:rPr>
            <w:rFonts w:hint="eastAsia"/>
            <w:lang w:val="en-US"/>
          </w:rPr>
          <w:t xml:space="preserve"> </w:t>
        </w:r>
        <w:r>
          <w:rPr>
            <w:rFonts w:hint="eastAsia"/>
            <w:lang w:val="en-US"/>
          </w:rPr>
          <w:t>通訊皈依報名作業流程</w:t>
        </w:r>
        <w:r>
          <w:rPr>
            <w:lang w:val="en-US"/>
          </w:rPr>
          <w:t>(10</w:t>
        </w:r>
        <w:r>
          <w:rPr>
            <w:rFonts w:hint="eastAsia"/>
          </w:rPr>
          <w:t>期</w:t>
        </w:r>
        <w:r>
          <w:rPr>
            <w:lang w:val="en-US"/>
          </w:rPr>
          <w:t xml:space="preserve"> D01)</w:t>
        </w:r>
      </w:ins>
    </w:p>
  </w:footnote>
  <w:footnote w:id="85">
    <w:p w14:paraId="5379A723" w14:textId="77777777" w:rsidR="00427E1A" w:rsidRDefault="00427E1A" w:rsidP="007B58A5">
      <w:pPr>
        <w:pStyle w:val="af3"/>
        <w:spacing w:line="240" w:lineRule="auto"/>
        <w:rPr>
          <w:ins w:id="916" w:author="淑真 張" w:date="2025-12-01T12:41:00Z"/>
        </w:rPr>
      </w:pPr>
      <w:ins w:id="917" w:author="淑真 張" w:date="2025-12-01T12:41:00Z">
        <w:r>
          <w:rPr>
            <w:rStyle w:val="af2"/>
          </w:rPr>
          <w:footnoteRef/>
        </w:r>
        <w:r>
          <w:t xml:space="preserve"> C05-P009</w:t>
        </w:r>
        <w:r>
          <w:rPr>
            <w:rFonts w:hint="eastAsia"/>
          </w:rPr>
          <w:t>九十二年度會員大會手冊頁</w:t>
        </w:r>
        <w:r>
          <w:rPr>
            <w:rFonts w:hint="eastAsia"/>
          </w:rPr>
          <w:t>6</w:t>
        </w:r>
        <w:r>
          <w:t xml:space="preserve"> (</w:t>
        </w:r>
        <w:r>
          <w:rPr>
            <w:rFonts w:hint="eastAsia"/>
          </w:rPr>
          <w:t>10</w:t>
        </w:r>
        <w:r>
          <w:rPr>
            <w:rFonts w:hint="eastAsia"/>
          </w:rPr>
          <w:t>期</w:t>
        </w:r>
        <w:r>
          <w:rPr>
            <w:rFonts w:hint="eastAsia"/>
          </w:rPr>
          <w:t>C05)</w:t>
        </w:r>
      </w:ins>
    </w:p>
  </w:footnote>
  <w:footnote w:id="86">
    <w:p w14:paraId="63716096" w14:textId="77777777" w:rsidR="00427E1A" w:rsidRDefault="00427E1A" w:rsidP="00A5379C">
      <w:pPr>
        <w:pStyle w:val="af3"/>
        <w:rPr>
          <w:ins w:id="918" w:author="淑真 張" w:date="2025-12-01T12:41:00Z"/>
          <w:lang w:val="en-US"/>
        </w:rPr>
      </w:pPr>
      <w:ins w:id="919" w:author="淑真 張" w:date="2025-12-01T12:41:00Z">
        <w:r>
          <w:rPr>
            <w:rStyle w:val="af2"/>
          </w:rPr>
          <w:footnoteRef/>
        </w:r>
        <w:r>
          <w:t xml:space="preserve"> C05-P009</w:t>
        </w:r>
        <w:r>
          <w:rPr>
            <w:rFonts w:hint="eastAsia"/>
          </w:rPr>
          <w:t>九十二年度會員大會手冊頁</w:t>
        </w:r>
        <w:r>
          <w:rPr>
            <w:rFonts w:hint="eastAsia"/>
          </w:rPr>
          <w:t>6</w:t>
        </w:r>
        <w:r>
          <w:t xml:space="preserve"> </w:t>
        </w:r>
        <w:r>
          <w:rPr>
            <w:lang w:val="en-US"/>
          </w:rPr>
          <w:t>(</w:t>
        </w:r>
        <w:r>
          <w:rPr>
            <w:rFonts w:hint="eastAsia"/>
            <w:lang w:val="en-US"/>
          </w:rPr>
          <w:t>10</w:t>
        </w:r>
        <w:r>
          <w:rPr>
            <w:rFonts w:hint="eastAsia"/>
            <w:lang w:val="en-US"/>
          </w:rPr>
          <w:t>期</w:t>
        </w:r>
        <w:r>
          <w:rPr>
            <w:rFonts w:hint="eastAsia"/>
            <w:lang w:val="en-US"/>
          </w:rPr>
          <w:t>C05)</w:t>
        </w:r>
      </w:ins>
    </w:p>
  </w:footnote>
  <w:footnote w:id="87">
    <w:p w14:paraId="0F9357A0" w14:textId="77777777" w:rsidR="00427E1A" w:rsidRDefault="00427E1A" w:rsidP="00A5379C">
      <w:pPr>
        <w:pStyle w:val="af3"/>
        <w:rPr>
          <w:ins w:id="920" w:author="淑真 張" w:date="2025-12-01T12:41:00Z"/>
        </w:rPr>
      </w:pPr>
      <w:ins w:id="921" w:author="淑真 張" w:date="2025-12-01T12:41:00Z">
        <w:r>
          <w:rPr>
            <w:rStyle w:val="af2"/>
          </w:rPr>
          <w:footnoteRef/>
        </w:r>
        <w:r>
          <w:t xml:space="preserve"> </w:t>
        </w:r>
        <w:r w:rsidRPr="003A4A61">
          <w:rPr>
            <w:rFonts w:hint="eastAsia"/>
          </w:rPr>
          <w:t>C03-P002</w:t>
        </w:r>
        <w:r w:rsidRPr="003A4A61">
          <w:rPr>
            <w:rFonts w:hint="eastAsia"/>
          </w:rPr>
          <w:t>訪談紀錄表</w:t>
        </w:r>
        <w:r w:rsidRPr="003A4A61">
          <w:rPr>
            <w:rFonts w:hint="eastAsia"/>
          </w:rPr>
          <w:t>-</w:t>
        </w:r>
        <w:r w:rsidRPr="003A4A61">
          <w:rPr>
            <w:rFonts w:hint="eastAsia"/>
          </w:rPr>
          <w:t>陳正源老師</w:t>
        </w:r>
        <w:r w:rsidRPr="003A4A61">
          <w:rPr>
            <w:rFonts w:hint="eastAsia"/>
          </w:rPr>
          <w:t>-ACDG(12</w:t>
        </w:r>
        <w:r w:rsidRPr="003A4A61">
          <w:rPr>
            <w:rFonts w:hint="eastAsia"/>
          </w:rPr>
          <w:t>期</w:t>
        </w:r>
        <w:r w:rsidRPr="003A4A61">
          <w:rPr>
            <w:rFonts w:hint="eastAsia"/>
          </w:rPr>
          <w:t>C12)</w:t>
        </w:r>
      </w:ins>
    </w:p>
  </w:footnote>
  <w:footnote w:id="88">
    <w:p w14:paraId="5603371D" w14:textId="77777777" w:rsidR="00427E1A" w:rsidRDefault="00427E1A" w:rsidP="00A5379C">
      <w:pPr>
        <w:pStyle w:val="af3"/>
        <w:rPr>
          <w:ins w:id="922" w:author="淑真 張" w:date="2025-12-01T12:41:00Z"/>
        </w:rPr>
      </w:pPr>
      <w:ins w:id="923" w:author="淑真 張" w:date="2025-12-01T12:41:00Z">
        <w:r>
          <w:rPr>
            <w:rStyle w:val="af2"/>
          </w:rPr>
          <w:footnoteRef/>
        </w:r>
        <w:r>
          <w:t xml:space="preserve"> </w:t>
        </w:r>
        <w:r>
          <w:rPr>
            <w:rFonts w:hint="eastAsia"/>
          </w:rPr>
          <w:t>正覺電子報第</w:t>
        </w:r>
        <w:r>
          <w:rPr>
            <w:rFonts w:hint="eastAsia"/>
          </w:rPr>
          <w:t>2</w:t>
        </w:r>
        <w:r>
          <w:rPr>
            <w:rFonts w:hint="eastAsia"/>
          </w:rPr>
          <w:t>期</w:t>
        </w:r>
        <w:r>
          <w:rPr>
            <w:rFonts w:hint="eastAsia"/>
          </w:rPr>
          <w:t xml:space="preserve"> </w:t>
        </w:r>
        <w:r>
          <w:rPr>
            <w:rFonts w:hint="eastAsia"/>
          </w:rPr>
          <w:t>頁</w:t>
        </w:r>
        <w:r>
          <w:rPr>
            <w:rFonts w:hint="eastAsia"/>
          </w:rPr>
          <w:t>85(8</w:t>
        </w:r>
        <w:r>
          <w:rPr>
            <w:rFonts w:hint="eastAsia"/>
          </w:rPr>
          <w:t>期</w:t>
        </w:r>
        <w:r>
          <w:rPr>
            <w:rFonts w:hint="eastAsia"/>
          </w:rPr>
          <w:t>C05)</w:t>
        </w:r>
      </w:ins>
    </w:p>
  </w:footnote>
  <w:footnote w:id="89">
    <w:p w14:paraId="546638C3" w14:textId="77777777" w:rsidR="00427E1A" w:rsidRDefault="00427E1A" w:rsidP="00A5379C">
      <w:pPr>
        <w:pStyle w:val="af3"/>
        <w:rPr>
          <w:ins w:id="924" w:author="淑真 張" w:date="2025-12-01T12:41:00Z"/>
        </w:rPr>
      </w:pPr>
      <w:ins w:id="925" w:author="淑真 張" w:date="2025-12-01T12:41:00Z">
        <w:r>
          <w:rPr>
            <w:rStyle w:val="af2"/>
          </w:rPr>
          <w:footnoteRef/>
        </w:r>
        <w:r>
          <w:t xml:space="preserve"> C05-P013</w:t>
        </w:r>
        <w:r>
          <w:rPr>
            <w:rFonts w:hint="eastAsia"/>
          </w:rPr>
          <w:t>同修會成立大會手冊</w:t>
        </w:r>
        <w:r>
          <w:rPr>
            <w:rFonts w:hint="eastAsia"/>
          </w:rPr>
          <w:t>(10</w:t>
        </w:r>
        <w:r>
          <w:rPr>
            <w:rFonts w:hint="eastAsia"/>
          </w:rPr>
          <w:t>期</w:t>
        </w:r>
        <w:r>
          <w:rPr>
            <w:rFonts w:hint="eastAsia"/>
          </w:rPr>
          <w:t>C05)</w:t>
        </w:r>
      </w:ins>
    </w:p>
  </w:footnote>
  <w:footnote w:id="90">
    <w:p w14:paraId="709C79E3" w14:textId="77777777" w:rsidR="00427E1A" w:rsidRDefault="00427E1A" w:rsidP="00A5379C">
      <w:pPr>
        <w:pStyle w:val="af3"/>
        <w:rPr>
          <w:ins w:id="926" w:author="淑真 張" w:date="2025-12-01T12:41:00Z"/>
        </w:rPr>
      </w:pPr>
      <w:ins w:id="927" w:author="淑真 張" w:date="2025-12-01T12:41:00Z">
        <w:r>
          <w:rPr>
            <w:rStyle w:val="af2"/>
          </w:rPr>
          <w:footnoteRef/>
        </w:r>
        <w:r>
          <w:t xml:space="preserve"> </w:t>
        </w:r>
        <w:r>
          <w:rPr>
            <w:rFonts w:hint="eastAsia"/>
          </w:rPr>
          <w:t>C05-P008</w:t>
        </w:r>
        <w:r>
          <w:rPr>
            <w:rFonts w:hint="eastAsia"/>
          </w:rPr>
          <w:t>八十七年度會員大會手冊頁</w:t>
        </w:r>
        <w:r>
          <w:rPr>
            <w:rFonts w:hint="eastAsia"/>
          </w:rPr>
          <w:t>8</w:t>
        </w:r>
        <w:r>
          <w:rPr>
            <w:rFonts w:hint="eastAsia"/>
          </w:rPr>
          <w:t>、八十八年度會員大會手冊</w:t>
        </w:r>
        <w:r>
          <w:rPr>
            <w:rFonts w:hint="eastAsia"/>
          </w:rPr>
          <w:t>(</w:t>
        </w:r>
        <w:r>
          <w:rPr>
            <w:rFonts w:hint="eastAsia"/>
          </w:rPr>
          <w:t>無頁碼</w:t>
        </w:r>
        <w:r>
          <w:rPr>
            <w:rFonts w:hint="eastAsia"/>
          </w:rPr>
          <w:t>)</w:t>
        </w:r>
        <w:r>
          <w:rPr>
            <w:rFonts w:hint="eastAsia"/>
          </w:rPr>
          <w:t>、八十九年度會員大會手冊頁</w:t>
        </w:r>
        <w:r>
          <w:rPr>
            <w:rFonts w:hint="eastAsia"/>
          </w:rPr>
          <w:t>9</w:t>
        </w:r>
        <w:r>
          <w:rPr>
            <w:rFonts w:hint="eastAsia"/>
          </w:rPr>
          <w:t>、九十一年度會員大會手冊</w:t>
        </w:r>
        <w:r>
          <w:rPr>
            <w:rFonts w:hint="eastAsia"/>
          </w:rPr>
          <w:t>(</w:t>
        </w:r>
        <w:r>
          <w:rPr>
            <w:rFonts w:hint="eastAsia"/>
          </w:rPr>
          <w:t>無頁碼</w:t>
        </w:r>
        <w:r>
          <w:rPr>
            <w:rFonts w:hint="eastAsia"/>
          </w:rPr>
          <w:t>) (10</w:t>
        </w:r>
        <w:r>
          <w:rPr>
            <w:rFonts w:hint="eastAsia"/>
          </w:rPr>
          <w:t>期</w:t>
        </w:r>
        <w:r>
          <w:rPr>
            <w:rFonts w:hint="eastAsia"/>
          </w:rPr>
          <w:t>C05)</w:t>
        </w:r>
      </w:ins>
    </w:p>
  </w:footnote>
  <w:footnote w:id="91">
    <w:p w14:paraId="56E927D8" w14:textId="77777777" w:rsidR="00427E1A" w:rsidRDefault="00427E1A" w:rsidP="00A5379C">
      <w:pPr>
        <w:pStyle w:val="af3"/>
        <w:spacing w:line="320" w:lineRule="exact"/>
        <w:rPr>
          <w:ins w:id="936" w:author="淑真 張" w:date="2025-12-01T12:42:00Z"/>
        </w:rPr>
      </w:pPr>
      <w:ins w:id="937" w:author="淑真 張" w:date="2025-12-01T12:42:00Z">
        <w:r>
          <w:rPr>
            <w:rStyle w:val="af2"/>
          </w:rPr>
          <w:footnoteRef/>
        </w:r>
        <w:r>
          <w:t xml:space="preserve"> D07-P013</w:t>
        </w:r>
        <w:r>
          <w:rPr>
            <w:rFonts w:hint="eastAsia"/>
          </w:rPr>
          <w:t xml:space="preserve"> 113-22 </w:t>
        </w:r>
        <w:r>
          <w:rPr>
            <w:rFonts w:hint="eastAsia"/>
          </w:rPr>
          <w:t>正覺弘法史</w:t>
        </w:r>
        <w:r>
          <w:rPr>
            <w:rFonts w:hint="eastAsia"/>
          </w:rPr>
          <w:t>-</w:t>
        </w:r>
        <w:r>
          <w:rPr>
            <w:rFonts w:hint="eastAsia"/>
          </w:rPr>
          <w:t>訪談紀錄表</w:t>
        </w:r>
        <w:r>
          <w:rPr>
            <w:rFonts w:hint="eastAsia"/>
          </w:rPr>
          <w:t>-</w:t>
        </w:r>
        <w:r>
          <w:rPr>
            <w:rFonts w:hint="eastAsia"/>
          </w:rPr>
          <w:t>莊美枝</w:t>
        </w:r>
        <w:r>
          <w:rPr>
            <w:rFonts w:hint="eastAsia"/>
          </w:rPr>
          <w:t>-ACD (20240402</w:t>
        </w:r>
        <w:r>
          <w:rPr>
            <w:rFonts w:hint="eastAsia"/>
          </w:rPr>
          <w:t>、</w:t>
        </w:r>
        <w:r>
          <w:rPr>
            <w:rFonts w:hint="eastAsia"/>
          </w:rPr>
          <w:t>0423</w:t>
        </w:r>
        <w:r>
          <w:rPr>
            <w:rFonts w:hint="eastAsia"/>
          </w:rPr>
          <w:t>、</w:t>
        </w:r>
        <w:r>
          <w:rPr>
            <w:rFonts w:hint="eastAsia"/>
          </w:rPr>
          <w:t>0508) (12</w:t>
        </w:r>
        <w:r>
          <w:rPr>
            <w:rFonts w:hint="eastAsia"/>
          </w:rPr>
          <w:t>期</w:t>
        </w:r>
        <w:r>
          <w:rPr>
            <w:rFonts w:hint="eastAsia"/>
          </w:rPr>
          <w:t>D07)</w:t>
        </w:r>
      </w:ins>
    </w:p>
  </w:footnote>
  <w:footnote w:id="92">
    <w:p w14:paraId="111B05A1" w14:textId="77777777" w:rsidR="00540BBB" w:rsidRDefault="00540BBB" w:rsidP="000107EE">
      <w:pPr>
        <w:pStyle w:val="af3"/>
        <w:spacing w:line="240" w:lineRule="auto"/>
        <w:rPr>
          <w:ins w:id="941" w:author="駱淳渝" w:date="2026-02-01T15:18:00Z" w16du:dateUtc="2026-02-01T07:18:00Z"/>
        </w:rPr>
      </w:pPr>
      <w:ins w:id="942" w:author="駱淳渝" w:date="2026-02-01T15:18:00Z" w16du:dateUtc="2026-02-01T07:18:00Z">
        <w:r>
          <w:rPr>
            <w:rStyle w:val="af2"/>
          </w:rPr>
          <w:footnoteRef/>
        </w:r>
        <w:r>
          <w:t xml:space="preserve"> </w:t>
        </w:r>
        <w:r w:rsidRPr="007C0ACA">
          <w:t>0057</w:t>
        </w:r>
        <w:r w:rsidRPr="007C0ACA">
          <w:rPr>
            <w:rFonts w:hint="eastAsia"/>
          </w:rPr>
          <w:t>《真假開悟》序文頁</w:t>
        </w:r>
        <w:r w:rsidRPr="007C0ACA">
          <w:rPr>
            <w:rFonts w:hint="eastAsia"/>
          </w:rPr>
          <w:t>15</w:t>
        </w:r>
        <w:r>
          <w:rPr>
            <w:rFonts w:hint="eastAsia"/>
          </w:rPr>
          <w:t>(5</w:t>
        </w:r>
        <w:r>
          <w:rPr>
            <w:rFonts w:hint="eastAsia"/>
          </w:rPr>
          <w:t>期</w:t>
        </w:r>
        <w:r w:rsidRPr="007C0ACA">
          <w:t>A05</w:t>
        </w:r>
        <w:r>
          <w:rPr>
            <w:rFonts w:hint="eastAsia"/>
          </w:rPr>
          <w:t>)</w:t>
        </w:r>
      </w:ins>
    </w:p>
  </w:footnote>
  <w:footnote w:id="93">
    <w:p w14:paraId="26752C36" w14:textId="392F1A93" w:rsidR="008B2534" w:rsidRDefault="008B2534">
      <w:pPr>
        <w:pStyle w:val="af3"/>
      </w:pPr>
      <w:ins w:id="944" w:author="駱淳渝" w:date="2026-02-01T15:31:00Z" w16du:dateUtc="2026-02-01T07:31:00Z">
        <w:r>
          <w:rPr>
            <w:rStyle w:val="af2"/>
          </w:rPr>
          <w:footnoteRef/>
        </w:r>
        <w:r>
          <w:t xml:space="preserve"> </w:t>
        </w:r>
      </w:ins>
      <w:ins w:id="945" w:author="駱淳渝" w:date="2026-02-01T15:32:00Z" w16du:dateUtc="2026-02-01T07:32:00Z">
        <w:r w:rsidRPr="008B2534">
          <w:t>0398</w:t>
        </w:r>
        <w:r w:rsidRPr="008B2534">
          <w:t>頁</w:t>
        </w:r>
        <w:r w:rsidRPr="008B2534">
          <w:t>82-84(13</w:t>
        </w:r>
        <w:r w:rsidRPr="008B2534">
          <w:t>期</w:t>
        </w:r>
        <w:r w:rsidRPr="008B2534">
          <w:t>A00</w:t>
        </w:r>
        <w:r>
          <w:rPr>
            <w:rFonts w:hint="eastAsia"/>
          </w:rPr>
          <w:t>)</w:t>
        </w:r>
      </w:ins>
    </w:p>
  </w:footnote>
  <w:footnote w:id="94">
    <w:p w14:paraId="68A523AD" w14:textId="77777777" w:rsidR="00540BBB" w:rsidRDefault="00540BBB" w:rsidP="00A5379C">
      <w:pPr>
        <w:pStyle w:val="af3"/>
        <w:spacing w:line="240" w:lineRule="auto"/>
        <w:rPr>
          <w:ins w:id="946" w:author="淑真 張" w:date="2025-12-01T12:43:00Z"/>
        </w:rPr>
      </w:pPr>
      <w:ins w:id="947" w:author="淑真 張" w:date="2025-12-01T12:43:00Z">
        <w:r>
          <w:rPr>
            <w:rStyle w:val="af2"/>
          </w:rPr>
          <w:footnoteRef/>
        </w:r>
        <w:r>
          <w:t xml:space="preserve"> </w:t>
        </w:r>
        <w:r>
          <w:rPr>
            <w:rFonts w:hint="eastAsia"/>
          </w:rPr>
          <w:t>《會員手冊》頁</w:t>
        </w:r>
        <w:r>
          <w:rPr>
            <w:rFonts w:hint="eastAsia"/>
          </w:rPr>
          <w:t>27(</w:t>
        </w:r>
        <w:r>
          <w:rPr>
            <w:rFonts w:hint="eastAsia"/>
          </w:rPr>
          <w:t>原書</w:t>
        </w:r>
        <w:r>
          <w:rPr>
            <w:rFonts w:hint="eastAsia"/>
          </w:rPr>
          <w:t>)</w:t>
        </w:r>
      </w:ins>
    </w:p>
  </w:footnote>
  <w:footnote w:id="95">
    <w:p w14:paraId="5BB944CE" w14:textId="6E89B79E" w:rsidR="00BC08BA" w:rsidRDefault="00BC08BA">
      <w:pPr>
        <w:pStyle w:val="af3"/>
      </w:pPr>
      <w:ins w:id="948" w:author="駱淳渝" w:date="2026-02-01T15:32:00Z" w16du:dateUtc="2026-02-01T07:32:00Z">
        <w:r>
          <w:rPr>
            <w:rStyle w:val="af2"/>
          </w:rPr>
          <w:footnoteRef/>
        </w:r>
        <w:r>
          <w:t xml:space="preserve"> </w:t>
        </w:r>
      </w:ins>
      <w:ins w:id="949" w:author="駱淳渝" w:date="2026-02-01T15:33:00Z" w16du:dateUtc="2026-02-01T07:33:00Z">
        <w:r w:rsidRPr="00BC08BA">
          <w:t>0398</w:t>
        </w:r>
        <w:r w:rsidRPr="00BC08BA">
          <w:t>頁</w:t>
        </w:r>
        <w:r w:rsidRPr="00BC08BA">
          <w:t>82-84(13</w:t>
        </w:r>
        <w:r w:rsidRPr="00BC08BA">
          <w:t>期</w:t>
        </w:r>
        <w:r w:rsidRPr="00BC08BA">
          <w:t>A00</w:t>
        </w:r>
        <w:r w:rsidRPr="00BC08BA">
          <w:t>）</w:t>
        </w:r>
      </w:ins>
    </w:p>
  </w:footnote>
  <w:footnote w:id="96">
    <w:p w14:paraId="0EAF2F66" w14:textId="09E3A4B9" w:rsidR="005B304E" w:rsidRDefault="005B304E">
      <w:pPr>
        <w:pStyle w:val="af3"/>
      </w:pPr>
      <w:ins w:id="950" w:author="駱淳渝" w:date="2026-02-01T15:32:00Z" w16du:dateUtc="2026-02-01T07:32:00Z">
        <w:r>
          <w:rPr>
            <w:rStyle w:val="af2"/>
          </w:rPr>
          <w:footnoteRef/>
        </w:r>
        <w:r>
          <w:t xml:space="preserve"> </w:t>
        </w:r>
        <w:r w:rsidRPr="005B304E">
          <w:t>0441(13</w:t>
        </w:r>
        <w:r w:rsidRPr="005B304E">
          <w:t>期</w:t>
        </w:r>
        <w:r w:rsidRPr="005B304E">
          <w:t>A04)</w:t>
        </w:r>
      </w:ins>
    </w:p>
  </w:footnote>
  <w:footnote w:id="97">
    <w:p w14:paraId="557A6629" w14:textId="77777777" w:rsidR="00540BBB" w:rsidRPr="003921AD" w:rsidRDefault="00540BBB" w:rsidP="00A5379C">
      <w:pPr>
        <w:pStyle w:val="af3"/>
        <w:rPr>
          <w:ins w:id="962" w:author="淑真 張" w:date="2025-12-01T12:44:00Z"/>
          <w:rFonts w:ascii="微軟正黑體" w:eastAsia="微軟正黑體" w:hAnsi="微軟正黑體"/>
        </w:rPr>
      </w:pPr>
      <w:ins w:id="963" w:author="淑真 張" w:date="2025-12-01T12:44:00Z">
        <w:r>
          <w:rPr>
            <w:rStyle w:val="af2"/>
          </w:rPr>
          <w:footnoteRef/>
        </w:r>
        <w:r>
          <w:t xml:space="preserve"> </w:t>
        </w:r>
        <w:r w:rsidRPr="003921AD">
          <w:rPr>
            <w:rFonts w:ascii="微軟正黑體" w:eastAsia="微軟正黑體" w:hAnsi="微軟正黑體" w:hint="eastAsia"/>
          </w:rPr>
          <w:t>B03-P018(14期B03)</w:t>
        </w:r>
      </w:ins>
    </w:p>
  </w:footnote>
  <w:footnote w:id="98">
    <w:p w14:paraId="2AE5C36A" w14:textId="77777777" w:rsidR="00540BBB" w:rsidRDefault="00540BBB">
      <w:pPr>
        <w:pStyle w:val="af3"/>
      </w:pPr>
      <w:r>
        <w:rPr>
          <w:rStyle w:val="af2"/>
        </w:rPr>
        <w:footnoteRef/>
      </w:r>
      <w:r>
        <w:t xml:space="preserve"> </w:t>
      </w:r>
      <w:r w:rsidRPr="00DF7FE8">
        <w:rPr>
          <w:rFonts w:hint="eastAsia"/>
        </w:rPr>
        <w:t>大事紀簡表序號</w:t>
      </w:r>
      <w:r>
        <w:rPr>
          <w:rFonts w:hint="eastAsia"/>
        </w:rPr>
        <w:t>58</w:t>
      </w:r>
      <w:r w:rsidRPr="00DF7FE8">
        <w:rPr>
          <w:rFonts w:hint="eastAsia"/>
        </w:rPr>
        <w:t>「</w:t>
      </w:r>
      <w:r w:rsidRPr="006C6F7C">
        <w:rPr>
          <w:rFonts w:hint="eastAsia"/>
        </w:rPr>
        <w:t>公布〈法義辨正無遮大會</w:t>
      </w:r>
      <w:r w:rsidRPr="006C6F7C">
        <w:rPr>
          <w:rFonts w:hint="eastAsia"/>
        </w:rPr>
        <w:t>-</w:t>
      </w:r>
      <w:r w:rsidRPr="006C6F7C">
        <w:rPr>
          <w:rFonts w:hint="eastAsia"/>
        </w:rPr>
        <w:t>補充聲明〉</w:t>
      </w:r>
      <w:r w:rsidRPr="00DF7FE8">
        <w:rPr>
          <w:rFonts w:hint="eastAsia"/>
        </w:rPr>
        <w:t>」</w:t>
      </w:r>
    </w:p>
  </w:footnote>
  <w:footnote w:id="99">
    <w:p w14:paraId="606885A7" w14:textId="77777777" w:rsidR="00540BBB" w:rsidRDefault="00540BBB" w:rsidP="002617E6">
      <w:pPr>
        <w:pStyle w:val="af3"/>
        <w:spacing w:line="320" w:lineRule="exact"/>
        <w:rPr>
          <w:ins w:id="971" w:author="淑真 張" w:date="2025-12-01T12:46:00Z"/>
        </w:rPr>
      </w:pPr>
      <w:ins w:id="972" w:author="淑真 張" w:date="2025-12-01T12:46:00Z">
        <w:r>
          <w:rPr>
            <w:rStyle w:val="af2"/>
          </w:rPr>
          <w:footnoteRef/>
        </w:r>
        <w:r>
          <w:t xml:space="preserve"> </w:t>
        </w:r>
        <w:r>
          <w:rPr>
            <w:rFonts w:hint="eastAsia"/>
          </w:rPr>
          <w:t>D03-P042 113-26</w:t>
        </w:r>
        <w:r>
          <w:rPr>
            <w:rFonts w:hint="eastAsia"/>
          </w:rPr>
          <w:t>正覺弘法史</w:t>
        </w:r>
        <w:r>
          <w:rPr>
            <w:rFonts w:hint="eastAsia"/>
          </w:rPr>
          <w:t>-</w:t>
        </w:r>
        <w:r>
          <w:rPr>
            <w:rFonts w:hint="eastAsia"/>
          </w:rPr>
          <w:t>訪談紀錄表</w:t>
        </w:r>
        <w:r>
          <w:rPr>
            <w:rFonts w:hint="eastAsia"/>
          </w:rPr>
          <w:t>-</w:t>
        </w:r>
        <w:r>
          <w:rPr>
            <w:rFonts w:hint="eastAsia"/>
          </w:rPr>
          <w:t>許文翰老師</w:t>
        </w:r>
        <w:r>
          <w:rPr>
            <w:rFonts w:hint="eastAsia"/>
          </w:rPr>
          <w:t>-</w:t>
        </w:r>
        <w:r>
          <w:rPr>
            <w:lang w:val="en-US"/>
          </w:rPr>
          <w:t>A</w:t>
        </w:r>
        <w:r>
          <w:rPr>
            <w:rFonts w:hint="eastAsia"/>
            <w:lang w:val="en-US"/>
          </w:rPr>
          <w:t>CDG(20240613</w:t>
        </w:r>
        <w:r>
          <w:rPr>
            <w:rFonts w:hint="eastAsia"/>
            <w:lang w:val="en-US"/>
          </w:rPr>
          <w:t>、</w:t>
        </w:r>
        <w:r>
          <w:rPr>
            <w:lang w:val="en-US"/>
          </w:rPr>
          <w:t>0</w:t>
        </w:r>
        <w:r>
          <w:rPr>
            <w:rFonts w:hint="eastAsia"/>
            <w:lang w:val="en-US"/>
          </w:rPr>
          <w:t>620)</w:t>
        </w:r>
        <w:r>
          <w:rPr>
            <w:rFonts w:hint="eastAsia"/>
          </w:rPr>
          <w:t>(</w:t>
        </w:r>
        <w:r>
          <w:rPr>
            <w:rFonts w:hint="eastAsia"/>
          </w:rPr>
          <w:t>原圖</w:t>
        </w:r>
        <w:r>
          <w:rPr>
            <w:rFonts w:hint="eastAsia"/>
          </w:rPr>
          <w:t>)</w:t>
        </w:r>
      </w:ins>
    </w:p>
  </w:footnote>
  <w:footnote w:id="100">
    <w:p w14:paraId="34EE558E" w14:textId="77777777" w:rsidR="00540BBB" w:rsidRDefault="00540BBB" w:rsidP="00A5379C">
      <w:pPr>
        <w:pStyle w:val="af3"/>
        <w:spacing w:line="320" w:lineRule="exact"/>
        <w:rPr>
          <w:ins w:id="973" w:author="淑真 張" w:date="2025-12-01T12:46:00Z"/>
        </w:rPr>
      </w:pPr>
      <w:ins w:id="974" w:author="淑真 張" w:date="2025-12-01T12:46:00Z">
        <w:r>
          <w:rPr>
            <w:rStyle w:val="af2"/>
          </w:rPr>
          <w:footnoteRef/>
        </w:r>
        <w:r>
          <w:t xml:space="preserve"> </w:t>
        </w:r>
        <w:r>
          <w:rPr>
            <w:rFonts w:hint="eastAsia"/>
          </w:rPr>
          <w:t>D03-P042 113-26</w:t>
        </w:r>
        <w:r>
          <w:rPr>
            <w:rFonts w:hint="eastAsia"/>
          </w:rPr>
          <w:t>正覺弘法史</w:t>
        </w:r>
        <w:r>
          <w:rPr>
            <w:rFonts w:hint="eastAsia"/>
          </w:rPr>
          <w:t>-</w:t>
        </w:r>
        <w:r>
          <w:rPr>
            <w:rFonts w:hint="eastAsia"/>
          </w:rPr>
          <w:t>訪談紀錄表</w:t>
        </w:r>
        <w:r>
          <w:rPr>
            <w:rFonts w:hint="eastAsia"/>
          </w:rPr>
          <w:t>-</w:t>
        </w:r>
        <w:r>
          <w:rPr>
            <w:rFonts w:hint="eastAsia"/>
          </w:rPr>
          <w:t>許文翰老師</w:t>
        </w:r>
        <w:r>
          <w:rPr>
            <w:rFonts w:hint="eastAsia"/>
          </w:rPr>
          <w:t>-</w:t>
        </w:r>
        <w:r>
          <w:rPr>
            <w:lang w:val="en-US"/>
          </w:rPr>
          <w:t>A</w:t>
        </w:r>
        <w:r>
          <w:rPr>
            <w:rFonts w:hint="eastAsia"/>
            <w:lang w:val="en-US"/>
          </w:rPr>
          <w:t>CDG(20240613</w:t>
        </w:r>
        <w:r>
          <w:rPr>
            <w:rFonts w:hint="eastAsia"/>
            <w:lang w:val="en-US"/>
          </w:rPr>
          <w:t>、</w:t>
        </w:r>
        <w:r>
          <w:rPr>
            <w:lang w:val="en-US"/>
          </w:rPr>
          <w:t>0</w:t>
        </w:r>
        <w:r>
          <w:rPr>
            <w:rFonts w:hint="eastAsia"/>
            <w:lang w:val="en-US"/>
          </w:rPr>
          <w:t>620)</w:t>
        </w:r>
        <w:r>
          <w:rPr>
            <w:rFonts w:hint="eastAsia"/>
          </w:rPr>
          <w:t>(</w:t>
        </w:r>
        <w:r>
          <w:rPr>
            <w:rFonts w:hint="eastAsia"/>
          </w:rPr>
          <w:t>原圖</w:t>
        </w:r>
        <w:r>
          <w:rPr>
            <w:rFonts w:hint="eastAsia"/>
          </w:rPr>
          <w:t>)</w:t>
        </w:r>
      </w:ins>
    </w:p>
  </w:footnote>
  <w:footnote w:id="101">
    <w:p w14:paraId="3654F577" w14:textId="77777777" w:rsidR="00540BBB" w:rsidRDefault="00540BBB" w:rsidP="00A5379C">
      <w:pPr>
        <w:pStyle w:val="af3"/>
        <w:spacing w:line="320" w:lineRule="exact"/>
        <w:rPr>
          <w:ins w:id="975" w:author="淑真 張" w:date="2025-12-01T12:46:00Z"/>
        </w:rPr>
      </w:pPr>
      <w:ins w:id="976" w:author="淑真 張" w:date="2025-12-01T12:46:00Z">
        <w:r>
          <w:rPr>
            <w:rStyle w:val="af2"/>
          </w:rPr>
          <w:footnoteRef/>
        </w:r>
        <w:r>
          <w:t xml:space="preserve"> D03-P019</w:t>
        </w:r>
        <w:r>
          <w:rPr>
            <w:rFonts w:hint="eastAsia"/>
          </w:rPr>
          <w:t xml:space="preserve"> </w:t>
        </w:r>
        <w:r>
          <w:rPr>
            <w:rFonts w:hint="eastAsia"/>
          </w:rPr>
          <w:t>新春金剛經法會施行辦法</w:t>
        </w:r>
        <w:r>
          <w:rPr>
            <w:rFonts w:hint="eastAsia"/>
          </w:rPr>
          <w:t>-iso(10</w:t>
        </w:r>
        <w:r>
          <w:rPr>
            <w:rFonts w:hint="eastAsia"/>
          </w:rPr>
          <w:t>期</w:t>
        </w:r>
        <w:r>
          <w:t>D03</w:t>
        </w:r>
        <w:r>
          <w:rPr>
            <w:rFonts w:hint="eastAsia"/>
          </w:rPr>
          <w:t>)</w:t>
        </w:r>
      </w:ins>
    </w:p>
  </w:footnote>
  <w:footnote w:id="102">
    <w:p w14:paraId="745997A4" w14:textId="77777777" w:rsidR="00540BBB" w:rsidRDefault="00540BBB" w:rsidP="00A5379C">
      <w:pPr>
        <w:pStyle w:val="af3"/>
        <w:spacing w:line="320" w:lineRule="exact"/>
        <w:rPr>
          <w:ins w:id="977" w:author="淑真 張" w:date="2025-12-01T12:46:00Z"/>
          <w:lang w:val="en-US"/>
        </w:rPr>
      </w:pPr>
      <w:ins w:id="978" w:author="淑真 張" w:date="2025-12-01T12:46:00Z">
        <w:r>
          <w:rPr>
            <w:rStyle w:val="af2"/>
          </w:rPr>
          <w:footnoteRef/>
        </w:r>
        <w:r>
          <w:rPr>
            <w:lang w:val="en-US"/>
          </w:rPr>
          <w:t xml:space="preserve"> D03-P002</w:t>
        </w:r>
        <w:r>
          <w:rPr>
            <w:rFonts w:hint="eastAsia"/>
            <w:lang w:val="en-US"/>
          </w:rPr>
          <w:t xml:space="preserve"> </w:t>
        </w:r>
        <w:r>
          <w:rPr>
            <w:rFonts w:hint="eastAsia"/>
            <w:lang w:val="en-US"/>
          </w:rPr>
          <w:t>佛教正覺同修會</w:t>
        </w:r>
        <w:r>
          <w:rPr>
            <w:rFonts w:hint="eastAsia"/>
            <w:lang w:val="en-US"/>
          </w:rPr>
          <w:t>-</w:t>
        </w:r>
        <w:r>
          <w:rPr>
            <w:rFonts w:hint="eastAsia"/>
            <w:lang w:val="en-US"/>
          </w:rPr>
          <w:t>認識正覺</w:t>
        </w:r>
        <w:r>
          <w:rPr>
            <w:rFonts w:hint="eastAsia"/>
            <w:lang w:val="en-US"/>
          </w:rPr>
          <w:t>-</w:t>
        </w:r>
        <w:r>
          <w:rPr>
            <w:rFonts w:hint="eastAsia"/>
            <w:lang w:val="en-US"/>
          </w:rPr>
          <w:t>講堂活動</w:t>
        </w:r>
        <w:r>
          <w:rPr>
            <w:rFonts w:hint="eastAsia"/>
            <w:lang w:val="en-US"/>
          </w:rPr>
          <w:t>-</w:t>
        </w:r>
        <w:r>
          <w:rPr>
            <w:rFonts w:hint="eastAsia"/>
            <w:lang w:val="en-US"/>
          </w:rPr>
          <w:t>新春法會</w:t>
        </w:r>
        <w:r>
          <w:rPr>
            <w:lang w:val="en-US"/>
          </w:rPr>
          <w:t>(1</w:t>
        </w:r>
        <w:r>
          <w:rPr>
            <w:rFonts w:hint="eastAsia"/>
          </w:rPr>
          <w:t>期</w:t>
        </w:r>
        <w:r>
          <w:rPr>
            <w:lang w:val="en-US"/>
          </w:rPr>
          <w:t xml:space="preserve"> D03)</w:t>
        </w:r>
      </w:ins>
    </w:p>
  </w:footnote>
  <w:footnote w:id="103">
    <w:p w14:paraId="34B4925B" w14:textId="23A6A63C" w:rsidR="00C206D3" w:rsidRPr="005E1E57" w:rsidRDefault="00C206D3">
      <w:pPr>
        <w:pStyle w:val="af3"/>
        <w:rPr>
          <w:lang w:val="en-US"/>
          <w:rPrChange w:id="990" w:author="駱淳渝" w:date="2026-02-01T21:17:00Z" w16du:dateUtc="2026-02-01T13:17:00Z">
            <w:rPr/>
          </w:rPrChange>
        </w:rPr>
      </w:pPr>
      <w:ins w:id="991" w:author="駱淳渝" w:date="2026-02-01T21:16:00Z" w16du:dateUtc="2026-02-01T13:16:00Z">
        <w:r>
          <w:rPr>
            <w:rStyle w:val="af2"/>
          </w:rPr>
          <w:footnoteRef/>
        </w:r>
        <w:r w:rsidRPr="005E1E57">
          <w:rPr>
            <w:lang w:val="en-US"/>
            <w:rPrChange w:id="992" w:author="駱淳渝" w:date="2026-02-01T21:17:00Z" w16du:dateUtc="2026-02-01T13:17:00Z">
              <w:rPr/>
            </w:rPrChange>
          </w:rPr>
          <w:t xml:space="preserve"> A05-P004(1</w:t>
        </w:r>
        <w:r w:rsidRPr="00C206D3">
          <w:t>期</w:t>
        </w:r>
        <w:r w:rsidRPr="005E1E57">
          <w:rPr>
            <w:lang w:val="en-US"/>
            <w:rPrChange w:id="993" w:author="駱淳渝" w:date="2026-02-01T21:17:00Z" w16du:dateUtc="2026-02-01T13:17:00Z">
              <w:rPr/>
            </w:rPrChange>
          </w:rPr>
          <w:t>A05)</w:t>
        </w:r>
      </w:ins>
    </w:p>
  </w:footnote>
  <w:footnote w:id="104">
    <w:p w14:paraId="24F4A877" w14:textId="299CC80B" w:rsidR="00C206D3" w:rsidRPr="005E1E57" w:rsidRDefault="00C206D3">
      <w:pPr>
        <w:pStyle w:val="af3"/>
        <w:rPr>
          <w:lang w:val="en-US"/>
          <w:rPrChange w:id="994" w:author="駱淳渝" w:date="2026-02-01T21:17:00Z" w16du:dateUtc="2026-02-01T13:17:00Z">
            <w:rPr/>
          </w:rPrChange>
        </w:rPr>
      </w:pPr>
      <w:ins w:id="995" w:author="駱淳渝" w:date="2026-02-01T21:16:00Z" w16du:dateUtc="2026-02-01T13:16:00Z">
        <w:r>
          <w:rPr>
            <w:rStyle w:val="af2"/>
          </w:rPr>
          <w:footnoteRef/>
        </w:r>
        <w:r w:rsidRPr="005E1E57">
          <w:rPr>
            <w:lang w:val="en-US"/>
            <w:rPrChange w:id="996" w:author="駱淳渝" w:date="2026-02-01T21:17:00Z" w16du:dateUtc="2026-02-01T13:17:00Z">
              <w:rPr/>
            </w:rPrChange>
          </w:rPr>
          <w:t xml:space="preserve"> A05-P004(1</w:t>
        </w:r>
        <w:r w:rsidRPr="00C206D3">
          <w:t>期</w:t>
        </w:r>
        <w:r w:rsidRPr="005E1E57">
          <w:rPr>
            <w:lang w:val="en-US"/>
            <w:rPrChange w:id="997" w:author="駱淳渝" w:date="2026-02-01T21:17:00Z" w16du:dateUtc="2026-02-01T13:17:00Z">
              <w:rPr/>
            </w:rPrChange>
          </w:rPr>
          <w:t>A05)</w:t>
        </w:r>
        <w:r w:rsidRPr="00C206D3">
          <w:t>、</w:t>
        </w:r>
        <w:r w:rsidRPr="005E1E57">
          <w:rPr>
            <w:lang w:val="en-US"/>
            <w:rPrChange w:id="998" w:author="駱淳渝" w:date="2026-02-01T21:17:00Z" w16du:dateUtc="2026-02-01T13:17:00Z">
              <w:rPr/>
            </w:rPrChange>
          </w:rPr>
          <w:t>A05-P007(1</w:t>
        </w:r>
        <w:r w:rsidRPr="00C206D3">
          <w:t>期</w:t>
        </w:r>
        <w:r w:rsidRPr="005E1E57">
          <w:rPr>
            <w:lang w:val="en-US"/>
            <w:rPrChange w:id="999" w:author="駱淳渝" w:date="2026-02-01T21:17:00Z" w16du:dateUtc="2026-02-01T13:17:00Z">
              <w:rPr/>
            </w:rPrChange>
          </w:rPr>
          <w:t>A05)</w:t>
        </w:r>
      </w:ins>
    </w:p>
  </w:footnote>
  <w:footnote w:id="105">
    <w:p w14:paraId="20B0C06F" w14:textId="77777777" w:rsidR="00540BBB" w:rsidRDefault="00540BBB" w:rsidP="000C7705">
      <w:pPr>
        <w:pStyle w:val="af3"/>
      </w:pPr>
      <w:r>
        <w:rPr>
          <w:rStyle w:val="af2"/>
        </w:rPr>
        <w:footnoteRef/>
      </w:r>
      <w:r>
        <w:t xml:space="preserve"> </w:t>
      </w:r>
      <w:r>
        <w:rPr>
          <w:rFonts w:hint="eastAsia"/>
        </w:rPr>
        <w:t>0098</w:t>
      </w:r>
      <w:r>
        <w:rPr>
          <w:rFonts w:hint="eastAsia"/>
        </w:rPr>
        <w:t>《正覺電子報》第</w:t>
      </w:r>
      <w:r>
        <w:rPr>
          <w:rFonts w:hint="eastAsia"/>
        </w:rPr>
        <w:t>35</w:t>
      </w:r>
      <w:r>
        <w:rPr>
          <w:rFonts w:hint="eastAsia"/>
        </w:rPr>
        <w:t>期頁</w:t>
      </w:r>
      <w:r>
        <w:rPr>
          <w:rFonts w:hint="eastAsia"/>
        </w:rPr>
        <w:t>109-112(7</w:t>
      </w:r>
      <w:r>
        <w:rPr>
          <w:rFonts w:hint="eastAsia"/>
        </w:rPr>
        <w:t>期</w:t>
      </w:r>
      <w:r>
        <w:rPr>
          <w:rFonts w:hint="eastAsia"/>
        </w:rPr>
        <w:t>A09)</w:t>
      </w:r>
    </w:p>
  </w:footnote>
  <w:footnote w:id="106">
    <w:p w14:paraId="37D33652" w14:textId="77777777" w:rsidR="00540BBB" w:rsidRDefault="00540BBB" w:rsidP="00095E20">
      <w:pPr>
        <w:pStyle w:val="af3"/>
        <w:rPr>
          <w:lang w:val="en-US"/>
        </w:rPr>
      </w:pPr>
      <w:r>
        <w:rPr>
          <w:rStyle w:val="af2"/>
        </w:rPr>
        <w:footnoteRef/>
      </w:r>
      <w:r>
        <w:rPr>
          <w:lang w:val="en-US"/>
        </w:rPr>
        <w:t xml:space="preserve"> </w:t>
      </w:r>
      <w:r>
        <w:rPr>
          <w:rFonts w:hint="eastAsia"/>
          <w:lang w:val="en-US"/>
        </w:rPr>
        <w:t>0069</w:t>
      </w:r>
      <w:r>
        <w:rPr>
          <w:rFonts w:hint="eastAsia"/>
        </w:rPr>
        <w:t>《正覺電子報》第</w:t>
      </w:r>
      <w:r>
        <w:rPr>
          <w:rFonts w:hint="eastAsia"/>
          <w:lang w:val="en-US"/>
        </w:rPr>
        <w:t>16</w:t>
      </w:r>
      <w:r>
        <w:rPr>
          <w:rFonts w:hint="eastAsia"/>
        </w:rPr>
        <w:t>期頁</w:t>
      </w:r>
      <w:r>
        <w:rPr>
          <w:lang w:val="en-US"/>
        </w:rPr>
        <w:t>1</w:t>
      </w:r>
      <w:r>
        <w:rPr>
          <w:rFonts w:hint="eastAsia"/>
          <w:lang w:val="en-US"/>
        </w:rPr>
        <w:t>17</w:t>
      </w:r>
      <w:r>
        <w:rPr>
          <w:lang w:val="en-US"/>
        </w:rPr>
        <w:t>(</w:t>
      </w:r>
      <w:r>
        <w:rPr>
          <w:rFonts w:hint="eastAsia"/>
        </w:rPr>
        <w:t>原書</w:t>
      </w:r>
      <w:r>
        <w:rPr>
          <w:lang w:val="en-US"/>
        </w:rPr>
        <w:t>)</w:t>
      </w:r>
    </w:p>
  </w:footnote>
  <w:footnote w:id="107">
    <w:p w14:paraId="3CD7B305" w14:textId="77777777" w:rsidR="00540BBB" w:rsidRDefault="00540BBB" w:rsidP="002617E6">
      <w:pPr>
        <w:pStyle w:val="af3"/>
        <w:spacing w:line="320" w:lineRule="exact"/>
      </w:pPr>
      <w:r>
        <w:rPr>
          <w:rStyle w:val="af2"/>
        </w:rPr>
        <w:footnoteRef/>
      </w:r>
      <w:r>
        <w:t xml:space="preserve"> 0072</w:t>
      </w:r>
      <w:r>
        <w:rPr>
          <w:rFonts w:hint="eastAsia"/>
        </w:rPr>
        <w:t xml:space="preserve"> </w:t>
      </w:r>
      <w:r>
        <w:rPr>
          <w:rFonts w:ascii="新細明體" w:hAnsi="新細明體" w:hint="eastAsia"/>
        </w:rPr>
        <w:t>《</w:t>
      </w:r>
      <w:r>
        <w:rPr>
          <w:rFonts w:hint="eastAsia"/>
        </w:rPr>
        <w:t>正覺電子報第</w:t>
      </w:r>
      <w:r>
        <w:rPr>
          <w:rFonts w:hint="eastAsia"/>
        </w:rPr>
        <w:t>18</w:t>
      </w:r>
      <w:r>
        <w:rPr>
          <w:rFonts w:hint="eastAsia"/>
        </w:rPr>
        <w:t>期》頁</w:t>
      </w:r>
      <w:r>
        <w:rPr>
          <w:rFonts w:hint="eastAsia"/>
        </w:rPr>
        <w:t>87(1</w:t>
      </w:r>
      <w:r>
        <w:rPr>
          <w:rFonts w:hint="eastAsia"/>
        </w:rPr>
        <w:t>期</w:t>
      </w:r>
      <w:r>
        <w:rPr>
          <w:rFonts w:hint="eastAsia"/>
        </w:rPr>
        <w:t>D01)</w:t>
      </w:r>
    </w:p>
  </w:footnote>
  <w:footnote w:id="108">
    <w:p w14:paraId="3B65C59F" w14:textId="77777777" w:rsidR="00540BBB" w:rsidRDefault="00540BBB" w:rsidP="007A6E26">
      <w:pPr>
        <w:pStyle w:val="af3"/>
        <w:spacing w:line="320" w:lineRule="exact"/>
        <w:rPr>
          <w:ins w:id="1016" w:author="淑真 張" w:date="2025-11-13T20:39:00Z"/>
        </w:rPr>
      </w:pPr>
      <w:ins w:id="1017" w:author="淑真 張" w:date="2025-11-13T20:39:00Z">
        <w:r>
          <w:rPr>
            <w:rStyle w:val="af2"/>
          </w:rPr>
          <w:footnoteRef/>
        </w:r>
        <w:r>
          <w:t xml:space="preserve"> 0072</w:t>
        </w:r>
        <w:r>
          <w:rPr>
            <w:rFonts w:hint="eastAsia"/>
          </w:rPr>
          <w:t xml:space="preserve"> </w:t>
        </w:r>
        <w:r>
          <w:rPr>
            <w:rFonts w:ascii="新細明體" w:hAnsi="新細明體" w:hint="eastAsia"/>
          </w:rPr>
          <w:t>《</w:t>
        </w:r>
        <w:r>
          <w:rPr>
            <w:rFonts w:hint="eastAsia"/>
          </w:rPr>
          <w:t>正覺電子報第</w:t>
        </w:r>
        <w:r>
          <w:rPr>
            <w:rFonts w:hint="eastAsia"/>
          </w:rPr>
          <w:t>18</w:t>
        </w:r>
        <w:r>
          <w:rPr>
            <w:rFonts w:hint="eastAsia"/>
          </w:rPr>
          <w:t>期》頁</w:t>
        </w:r>
        <w:r>
          <w:rPr>
            <w:rFonts w:hint="eastAsia"/>
          </w:rPr>
          <w:t>87(1</w:t>
        </w:r>
        <w:r>
          <w:rPr>
            <w:rFonts w:hint="eastAsia"/>
          </w:rPr>
          <w:t>期</w:t>
        </w:r>
        <w:r>
          <w:rPr>
            <w:rFonts w:hint="eastAsia"/>
          </w:rPr>
          <w:t>D01)</w:t>
        </w:r>
      </w:ins>
    </w:p>
  </w:footnote>
  <w:footnote w:id="109">
    <w:p w14:paraId="4A5B43EC" w14:textId="77777777" w:rsidR="00540BBB" w:rsidRDefault="00540BBB" w:rsidP="007A6E26">
      <w:pPr>
        <w:pStyle w:val="af3"/>
        <w:spacing w:line="320" w:lineRule="exact"/>
        <w:rPr>
          <w:ins w:id="1018" w:author="淑真 張" w:date="2025-11-13T20:39:00Z"/>
        </w:rPr>
      </w:pPr>
      <w:ins w:id="1019" w:author="淑真 張" w:date="2025-11-13T20:39:00Z">
        <w:r>
          <w:rPr>
            <w:rStyle w:val="af2"/>
          </w:rPr>
          <w:footnoteRef/>
        </w:r>
        <w:r>
          <w:t xml:space="preserve"> </w:t>
        </w:r>
        <w:r>
          <w:rPr>
            <w:rFonts w:hint="eastAsia"/>
          </w:rPr>
          <w:t>D01-P5 2005</w:t>
        </w:r>
        <w:r>
          <w:rPr>
            <w:rFonts w:hint="eastAsia"/>
          </w:rPr>
          <w:t>年受戒人數</w:t>
        </w:r>
        <w:r>
          <w:rPr>
            <w:rFonts w:hint="eastAsia"/>
          </w:rPr>
          <w:t>-</w:t>
        </w:r>
        <w:r>
          <w:rPr>
            <w:rFonts w:hint="eastAsia"/>
          </w:rPr>
          <w:t>行政部提供</w:t>
        </w:r>
        <w:r>
          <w:rPr>
            <w:rFonts w:hint="eastAsia"/>
          </w:rPr>
          <w:t>(</w:t>
        </w:r>
        <w:r>
          <w:rPr>
            <w:rFonts w:hint="eastAsia"/>
          </w:rPr>
          <w:t>大事紀簡表</w:t>
        </w:r>
        <w:r>
          <w:rPr>
            <w:rFonts w:hint="eastAsia"/>
          </w:rPr>
          <w:t>)</w:t>
        </w:r>
      </w:ins>
    </w:p>
  </w:footnote>
  <w:footnote w:id="110">
    <w:p w14:paraId="2A498270" w14:textId="77777777" w:rsidR="00540BBB" w:rsidRDefault="00540BBB" w:rsidP="007A6E26">
      <w:pPr>
        <w:pStyle w:val="af3"/>
        <w:spacing w:line="320" w:lineRule="exact"/>
        <w:rPr>
          <w:ins w:id="1020" w:author="淑真 張" w:date="2025-11-13T20:39:00Z"/>
        </w:rPr>
      </w:pPr>
      <w:ins w:id="1021" w:author="淑真 張" w:date="2025-11-13T20:39:00Z">
        <w:r>
          <w:rPr>
            <w:rStyle w:val="af2"/>
          </w:rPr>
          <w:footnoteRef/>
        </w:r>
        <w:r>
          <w:t xml:space="preserve"> D01-P</w:t>
        </w:r>
        <w:r>
          <w:rPr>
            <w:rFonts w:hint="eastAsia"/>
          </w:rPr>
          <w:t>1</w:t>
        </w:r>
        <w:r>
          <w:rPr>
            <w:rFonts w:hint="eastAsia"/>
          </w:rPr>
          <w:t>菩薩戒相關資訊</w:t>
        </w:r>
        <w:r>
          <w:rPr>
            <w:rFonts w:hint="eastAsia"/>
          </w:rPr>
          <w:t>-</w:t>
        </w:r>
        <w:r>
          <w:rPr>
            <w:rFonts w:hint="eastAsia"/>
          </w:rPr>
          <w:t>行政部提供</w:t>
        </w:r>
        <w:r>
          <w:rPr>
            <w:rFonts w:hint="eastAsia"/>
          </w:rPr>
          <w:t>(20230813)(</w:t>
        </w:r>
        <w:r>
          <w:rPr>
            <w:rFonts w:hint="eastAsia"/>
          </w:rPr>
          <w:t>大事紀簡表</w:t>
        </w:r>
        <w:r>
          <w:rPr>
            <w:rFonts w:hint="eastAsia"/>
          </w:rPr>
          <w:t>)</w:t>
        </w:r>
      </w:ins>
    </w:p>
  </w:footnote>
  <w:footnote w:id="111">
    <w:p w14:paraId="4DF60301" w14:textId="77777777" w:rsidR="00540BBB" w:rsidRDefault="00540BBB" w:rsidP="007A6E26">
      <w:pPr>
        <w:pStyle w:val="af3"/>
        <w:spacing w:line="320" w:lineRule="exact"/>
        <w:rPr>
          <w:ins w:id="1022" w:author="淑真 張" w:date="2025-11-13T20:39:00Z"/>
        </w:rPr>
      </w:pPr>
      <w:ins w:id="1023" w:author="淑真 張" w:date="2025-11-13T20:39:00Z">
        <w:r>
          <w:rPr>
            <w:rStyle w:val="af2"/>
          </w:rPr>
          <w:footnoteRef/>
        </w:r>
        <w:r>
          <w:rPr>
            <w:rFonts w:hint="eastAsia"/>
          </w:rPr>
          <w:t xml:space="preserve"> 0075</w:t>
        </w:r>
        <w:r>
          <w:rPr>
            <w:rFonts w:ascii="新細明體" w:hAnsi="新細明體" w:hint="eastAsia"/>
          </w:rPr>
          <w:t>《</w:t>
        </w:r>
        <w:r>
          <w:rPr>
            <w:rFonts w:hint="eastAsia"/>
          </w:rPr>
          <w:t>正覺電子報第</w:t>
        </w:r>
        <w:r>
          <w:rPr>
            <w:rFonts w:hint="eastAsia"/>
          </w:rPr>
          <w:t>19</w:t>
        </w:r>
        <w:r>
          <w:rPr>
            <w:rFonts w:hint="eastAsia"/>
          </w:rPr>
          <w:t>期》〈般若信箱〉頁</w:t>
        </w:r>
        <w:r>
          <w:rPr>
            <w:rFonts w:hint="eastAsia"/>
          </w:rPr>
          <w:t>80 (10</w:t>
        </w:r>
        <w:r>
          <w:rPr>
            <w:rFonts w:hint="eastAsia"/>
          </w:rPr>
          <w:t>期</w:t>
        </w:r>
        <w:r>
          <w:rPr>
            <w:rFonts w:hint="eastAsia"/>
          </w:rPr>
          <w:t xml:space="preserve"> D01)</w:t>
        </w:r>
      </w:ins>
    </w:p>
  </w:footnote>
  <w:footnote w:id="112">
    <w:p w14:paraId="363BB435" w14:textId="77777777" w:rsidR="00540BBB" w:rsidRDefault="00540BBB" w:rsidP="002617E6">
      <w:pPr>
        <w:pStyle w:val="af3"/>
        <w:spacing w:line="320" w:lineRule="exact"/>
        <w:rPr>
          <w:lang w:val="en-US"/>
        </w:rPr>
      </w:pPr>
      <w:r>
        <w:rPr>
          <w:rStyle w:val="af2"/>
        </w:rPr>
        <w:footnoteRef/>
      </w:r>
      <w:r>
        <w:rPr>
          <w:rFonts w:hint="eastAsia"/>
          <w:lang w:val="en-US"/>
        </w:rPr>
        <w:t xml:space="preserve"> D01 P06 </w:t>
      </w:r>
      <w:r>
        <w:rPr>
          <w:rFonts w:hint="eastAsia"/>
          <w:lang w:val="en-US"/>
        </w:rPr>
        <w:t>影片目錄</w:t>
      </w:r>
      <w:r>
        <w:rPr>
          <w:rFonts w:hint="eastAsia"/>
          <w:lang w:val="en-US"/>
        </w:rPr>
        <w:t>-</w:t>
      </w:r>
      <w:r>
        <w:rPr>
          <w:rFonts w:hint="eastAsia"/>
          <w:lang w:val="en-US"/>
        </w:rPr>
        <w:t>行政部</w:t>
      </w:r>
      <w:r>
        <w:rPr>
          <w:rFonts w:hint="eastAsia"/>
          <w:lang w:val="en-US"/>
        </w:rPr>
        <w:t>((</w:t>
      </w:r>
      <w:r>
        <w:rPr>
          <w:rFonts w:hint="eastAsia"/>
          <w:lang w:val="en-US"/>
        </w:rPr>
        <w:t>大事紀簡表</w:t>
      </w:r>
      <w:r>
        <w:rPr>
          <w:rFonts w:hint="eastAsia"/>
          <w:lang w:val="en-US"/>
        </w:rPr>
        <w:t>ppt))</w:t>
      </w:r>
    </w:p>
  </w:footnote>
  <w:footnote w:id="113">
    <w:p w14:paraId="7BAF6927" w14:textId="77777777" w:rsidR="00540BBB" w:rsidRDefault="00540BBB" w:rsidP="007A6E26">
      <w:pPr>
        <w:pStyle w:val="af3"/>
        <w:spacing w:line="320" w:lineRule="exact"/>
        <w:rPr>
          <w:ins w:id="1025" w:author="淑真 張" w:date="2025-11-13T20:45:00Z"/>
          <w:lang w:val="en-US"/>
        </w:rPr>
      </w:pPr>
      <w:ins w:id="1026" w:author="淑真 張" w:date="2025-11-13T20:45:00Z">
        <w:r>
          <w:rPr>
            <w:rStyle w:val="af2"/>
          </w:rPr>
          <w:footnoteRef/>
        </w:r>
        <w:r>
          <w:rPr>
            <w:rFonts w:hint="eastAsia"/>
            <w:lang w:val="en-US"/>
          </w:rPr>
          <w:t xml:space="preserve"> D01 P06 </w:t>
        </w:r>
        <w:r>
          <w:rPr>
            <w:rFonts w:hint="eastAsia"/>
            <w:lang w:val="en-US"/>
          </w:rPr>
          <w:t>影片目錄</w:t>
        </w:r>
        <w:r>
          <w:rPr>
            <w:rFonts w:hint="eastAsia"/>
            <w:lang w:val="en-US"/>
          </w:rPr>
          <w:t>-</w:t>
        </w:r>
        <w:r>
          <w:rPr>
            <w:rFonts w:hint="eastAsia"/>
            <w:lang w:val="en-US"/>
          </w:rPr>
          <w:t>行政部</w:t>
        </w:r>
        <w:r>
          <w:rPr>
            <w:rFonts w:hint="eastAsia"/>
            <w:lang w:val="en-US"/>
          </w:rPr>
          <w:t>((</w:t>
        </w:r>
        <w:r>
          <w:rPr>
            <w:rFonts w:hint="eastAsia"/>
            <w:lang w:val="en-US"/>
          </w:rPr>
          <w:t>大事紀簡表</w:t>
        </w:r>
        <w:r>
          <w:rPr>
            <w:rFonts w:hint="eastAsia"/>
            <w:lang w:val="en-US"/>
          </w:rPr>
          <w:t>ppt))</w:t>
        </w:r>
      </w:ins>
    </w:p>
  </w:footnote>
  <w:footnote w:id="114">
    <w:p w14:paraId="1361FC53" w14:textId="77777777" w:rsidR="00540BBB" w:rsidRDefault="00540BBB" w:rsidP="007A6E26">
      <w:pPr>
        <w:pStyle w:val="af3"/>
        <w:spacing w:line="320" w:lineRule="exact"/>
        <w:rPr>
          <w:ins w:id="1027" w:author="淑真 張" w:date="2025-11-13T20:45:00Z"/>
          <w:lang w:val="en-US"/>
        </w:rPr>
      </w:pPr>
      <w:ins w:id="1028" w:author="淑真 張" w:date="2025-11-13T20:45:00Z">
        <w:r>
          <w:rPr>
            <w:rStyle w:val="af2"/>
          </w:rPr>
          <w:footnoteRef/>
        </w:r>
        <w:r>
          <w:rPr>
            <w:lang w:val="en-US"/>
          </w:rPr>
          <w:t xml:space="preserve"> </w:t>
        </w:r>
        <w:r>
          <w:rPr>
            <w:rFonts w:hint="eastAsia"/>
            <w:lang w:val="en-US"/>
          </w:rPr>
          <w:t>0253</w:t>
        </w:r>
        <w:r>
          <w:rPr>
            <w:rFonts w:hint="eastAsia"/>
          </w:rPr>
          <w:t>《</w:t>
        </w:r>
        <w:r>
          <w:rPr>
            <w:rFonts w:hint="eastAsia"/>
            <w:lang w:val="en-US"/>
          </w:rPr>
          <w:t>正覺電子報第</w:t>
        </w:r>
        <w:r>
          <w:rPr>
            <w:rFonts w:hint="eastAsia"/>
            <w:lang w:val="en-US"/>
          </w:rPr>
          <w:t>94</w:t>
        </w:r>
        <w:r>
          <w:rPr>
            <w:rFonts w:hint="eastAsia"/>
            <w:lang w:val="en-US"/>
          </w:rPr>
          <w:t>期</w:t>
        </w:r>
        <w:r>
          <w:rPr>
            <w:rFonts w:hint="eastAsia"/>
          </w:rPr>
          <w:t>》</w:t>
        </w:r>
        <w:r>
          <w:rPr>
            <w:rFonts w:hint="eastAsia"/>
            <w:lang w:val="en-US"/>
          </w:rPr>
          <w:t>〈般若信箱〉頁</w:t>
        </w:r>
        <w:r>
          <w:rPr>
            <w:rFonts w:hint="eastAsia"/>
            <w:lang w:val="en-US"/>
          </w:rPr>
          <w:t>128(11</w:t>
        </w:r>
        <w:r>
          <w:rPr>
            <w:rFonts w:hint="eastAsia"/>
            <w:lang w:val="en-US"/>
          </w:rPr>
          <w:t>期</w:t>
        </w:r>
        <w:r>
          <w:rPr>
            <w:rFonts w:hint="eastAsia"/>
            <w:lang w:val="en-US"/>
          </w:rPr>
          <w:t xml:space="preserve"> D03)</w:t>
        </w:r>
      </w:ins>
    </w:p>
  </w:footnote>
  <w:footnote w:id="115">
    <w:p w14:paraId="0AE34847" w14:textId="77777777" w:rsidR="00540BBB" w:rsidRDefault="00540BBB" w:rsidP="007A6E26">
      <w:pPr>
        <w:pStyle w:val="af3"/>
        <w:spacing w:line="320" w:lineRule="exact"/>
        <w:rPr>
          <w:ins w:id="1029" w:author="淑真 張" w:date="2025-11-13T20:45:00Z"/>
        </w:rPr>
      </w:pPr>
      <w:ins w:id="1030" w:author="淑真 張" w:date="2025-11-13T20:45:00Z">
        <w:r>
          <w:rPr>
            <w:rStyle w:val="af2"/>
          </w:rPr>
          <w:footnoteRef/>
        </w:r>
        <w:r>
          <w:t xml:space="preserve"> </w:t>
        </w:r>
        <w:r>
          <w:rPr>
            <w:rFonts w:ascii="微軟正黑體" w:eastAsia="微軟正黑體" w:hAnsi="微軟正黑體" w:cs="Times New Roman" w:hint="eastAsia"/>
          </w:rPr>
          <w:t>D03-P034 20120901週六宣布事項Word檔(12期D03)</w:t>
        </w:r>
      </w:ins>
    </w:p>
  </w:footnote>
  <w:footnote w:id="116">
    <w:p w14:paraId="4903A496" w14:textId="45952A13" w:rsidR="00FA54D0" w:rsidRPr="00C72CE5" w:rsidRDefault="00FA54D0">
      <w:pPr>
        <w:pStyle w:val="af3"/>
        <w:rPr>
          <w:lang w:val="en-US"/>
          <w:rPrChange w:id="1031" w:author="駱淳渝" w:date="2026-02-01T16:13:00Z" w16du:dateUtc="2026-02-01T08:13:00Z">
            <w:rPr/>
          </w:rPrChange>
        </w:rPr>
      </w:pPr>
      <w:ins w:id="1032" w:author="駱淳渝" w:date="2026-02-01T16:11:00Z" w16du:dateUtc="2026-02-01T08:11:00Z">
        <w:r>
          <w:rPr>
            <w:rStyle w:val="af2"/>
          </w:rPr>
          <w:footnoteRef/>
        </w:r>
        <w:r>
          <w:t xml:space="preserve"> </w:t>
        </w:r>
      </w:ins>
      <w:ins w:id="1033" w:author="駱淳渝" w:date="2026-02-01T16:12:00Z" w16du:dateUtc="2026-02-01T08:12:00Z">
        <w:r w:rsidR="00076F9F" w:rsidRPr="00076F9F">
          <w:t>《正覺電子報》第</w:t>
        </w:r>
        <w:r w:rsidR="00076F9F" w:rsidRPr="00076F9F">
          <w:t xml:space="preserve"> 31 </w:t>
        </w:r>
        <w:r w:rsidR="00076F9F" w:rsidRPr="00076F9F">
          <w:t>期頁</w:t>
        </w:r>
        <w:r w:rsidR="00076F9F" w:rsidRPr="00076F9F">
          <w:t xml:space="preserve"> 96-98</w:t>
        </w:r>
        <w:r w:rsidR="00076F9F" w:rsidRPr="00076F9F">
          <w:t>（</w:t>
        </w:r>
        <w:r w:rsidR="00076F9F" w:rsidRPr="00076F9F">
          <w:t>2006/5/10</w:t>
        </w:r>
        <w:r w:rsidR="00076F9F" w:rsidRPr="00076F9F">
          <w:t>出版）</w:t>
        </w:r>
        <w:r w:rsidR="00076F9F">
          <w:rPr>
            <w:rFonts w:hint="eastAsia"/>
          </w:rPr>
          <w:t>、</w:t>
        </w:r>
      </w:ins>
      <w:ins w:id="1034" w:author="駱淳渝" w:date="2026-02-01T16:13:00Z" w16du:dateUtc="2026-02-01T08:13:00Z">
        <w:r w:rsidR="00BB4775" w:rsidRPr="00BB4775">
          <w:t>《正覺電子報》第</w:t>
        </w:r>
        <w:r w:rsidR="00BB4775" w:rsidRPr="00BB4775">
          <w:t xml:space="preserve"> 31 </w:t>
        </w:r>
        <w:r w:rsidR="00BB4775" w:rsidRPr="00BB4775">
          <w:t>期頁</w:t>
        </w:r>
        <w:r w:rsidR="00BB4775" w:rsidRPr="00BB4775">
          <w:t xml:space="preserve"> 103</w:t>
        </w:r>
        <w:r w:rsidR="00C72CE5">
          <w:rPr>
            <w:rFonts w:hint="eastAsia"/>
          </w:rPr>
          <w:t>、</w:t>
        </w:r>
        <w:r w:rsidR="00C72CE5" w:rsidRPr="00C72CE5">
          <w:t>《法華經講義》第十三輯頁</w:t>
        </w:r>
        <w:r w:rsidR="00C72CE5" w:rsidRPr="00C72CE5">
          <w:t xml:space="preserve"> 94</w:t>
        </w:r>
        <w:r w:rsidR="00C72CE5" w:rsidRPr="00C72CE5">
          <w:t>、</w:t>
        </w:r>
        <w:r w:rsidR="00C72CE5" w:rsidRPr="00C72CE5">
          <w:t>127-128</w:t>
        </w:r>
        <w:r w:rsidR="00C72CE5">
          <w:rPr>
            <w:rFonts w:hint="eastAsia"/>
          </w:rPr>
          <w:t>、</w:t>
        </w:r>
      </w:ins>
      <w:ins w:id="1035" w:author="駱淳渝" w:date="2026-02-01T16:14:00Z" w16du:dateUtc="2026-02-01T08:14:00Z">
        <w:r w:rsidR="008E6DD6" w:rsidRPr="008E6DD6">
          <w:t>《</w:t>
        </w:r>
        <w:r w:rsidR="008E6DD6" w:rsidRPr="008E6DD6">
          <w:t>101</w:t>
        </w:r>
        <w:r w:rsidR="008E6DD6" w:rsidRPr="008E6DD6">
          <w:t>年會員大會手冊》</w:t>
        </w:r>
        <w:r w:rsidR="003E445D">
          <w:rPr>
            <w:rFonts w:hint="eastAsia"/>
          </w:rPr>
          <w:t>頁</w:t>
        </w:r>
        <w:r w:rsidR="003E445D">
          <w:rPr>
            <w:rFonts w:hint="eastAsia"/>
          </w:rPr>
          <w:t>6</w:t>
        </w:r>
        <w:r w:rsidR="008E6DD6" w:rsidRPr="008E6DD6">
          <w:t xml:space="preserve"> </w:t>
        </w:r>
        <w:r w:rsidR="008E6DD6" w:rsidRPr="008E6DD6">
          <w:t>〈講堂安座法會施行辦法〉紀錄</w:t>
        </w:r>
      </w:ins>
    </w:p>
  </w:footnote>
  <w:footnote w:id="117">
    <w:p w14:paraId="4E1CB4DE" w14:textId="77777777" w:rsidR="00540BBB" w:rsidRDefault="00540BBB" w:rsidP="0091303E">
      <w:pPr>
        <w:pStyle w:val="af3"/>
        <w:rPr>
          <w:ins w:id="1040" w:author="淑真 張" w:date="2025-11-13T21:05:00Z"/>
        </w:rPr>
      </w:pPr>
      <w:ins w:id="1041" w:author="淑真 張" w:date="2025-11-13T21:05:00Z">
        <w:r>
          <w:rPr>
            <w:rStyle w:val="af2"/>
          </w:rPr>
          <w:footnoteRef/>
        </w:r>
        <w:r>
          <w:rPr>
            <w:rFonts w:hint="eastAsia"/>
            <w:lang w:val="en-US"/>
          </w:rPr>
          <w:t>0150</w:t>
        </w:r>
        <w:r>
          <w:rPr>
            <w:rFonts w:hint="eastAsia"/>
            <w:lang w:val="en-US"/>
          </w:rPr>
          <w:t>《勝鬘經講記》第三輯頁</w:t>
        </w:r>
        <w:r>
          <w:rPr>
            <w:rFonts w:hint="eastAsia"/>
            <w:lang w:val="en-US"/>
          </w:rPr>
          <w:t>201-202 (B04 11</w:t>
        </w:r>
        <w:r>
          <w:rPr>
            <w:rFonts w:hint="eastAsia"/>
            <w:lang w:val="en-US"/>
          </w:rPr>
          <w:t>期</w:t>
        </w:r>
        <w:r>
          <w:rPr>
            <w:rFonts w:hint="eastAsia"/>
            <w:lang w:val="en-US"/>
          </w:rPr>
          <w:t>)</w:t>
        </w:r>
      </w:ins>
    </w:p>
  </w:footnote>
  <w:footnote w:id="118">
    <w:p w14:paraId="3E538C14" w14:textId="77777777" w:rsidR="00540BBB" w:rsidRDefault="00540BBB" w:rsidP="0091303E">
      <w:pPr>
        <w:pStyle w:val="af3"/>
        <w:rPr>
          <w:ins w:id="1042" w:author="淑真 張" w:date="2025-11-13T21:05:00Z"/>
        </w:rPr>
      </w:pPr>
      <w:ins w:id="1043" w:author="淑真 張" w:date="2025-11-13T21:05:00Z">
        <w:r>
          <w:rPr>
            <w:rStyle w:val="af2"/>
          </w:rPr>
          <w:footnoteRef/>
        </w:r>
        <w:r>
          <w:rPr>
            <w:rFonts w:hint="eastAsia"/>
          </w:rPr>
          <w:t>《勝鬘經講記》第一輯頁</w:t>
        </w:r>
        <w:r>
          <w:rPr>
            <w:rFonts w:hint="eastAsia"/>
          </w:rPr>
          <w:t>341,357(B04 10</w:t>
        </w:r>
        <w:r>
          <w:rPr>
            <w:rFonts w:hint="eastAsia"/>
          </w:rPr>
          <w:t>期</w:t>
        </w:r>
        <w:r>
          <w:rPr>
            <w:rFonts w:hint="eastAsia"/>
          </w:rPr>
          <w:t>)</w:t>
        </w:r>
      </w:ins>
    </w:p>
  </w:footnote>
  <w:footnote w:id="119">
    <w:p w14:paraId="2631B688" w14:textId="77777777" w:rsidR="00540BBB" w:rsidRDefault="00540BBB" w:rsidP="0091303E">
      <w:pPr>
        <w:pStyle w:val="af3"/>
        <w:rPr>
          <w:ins w:id="1044" w:author="淑真 張" w:date="2025-11-13T21:05:00Z"/>
          <w:szCs w:val="20"/>
        </w:rPr>
      </w:pPr>
      <w:ins w:id="1045" w:author="淑真 張" w:date="2025-11-13T21:05:00Z">
        <w:r>
          <w:rPr>
            <w:rStyle w:val="af2"/>
          </w:rPr>
          <w:footnoteRef/>
        </w:r>
        <w:r>
          <w:rPr>
            <w:rFonts w:ascii="微軟正黑體" w:eastAsia="微軟正黑體" w:hAnsi="微軟正黑體" w:cs="Times New Roman"/>
            <w:szCs w:val="20"/>
          </w:rPr>
          <w:t>B04-P014</w:t>
        </w:r>
        <w:r>
          <w:rPr>
            <w:rFonts w:ascii="微軟正黑體" w:eastAsia="微軟正黑體" w:hAnsi="微軟正黑體" w:cs="Times New Roman" w:hint="eastAsia"/>
            <w:szCs w:val="20"/>
          </w:rPr>
          <w:t>《台北市佛教正覺同修會</w:t>
        </w:r>
        <w:r>
          <w:rPr>
            <w:rFonts w:ascii="微軟正黑體" w:eastAsia="微軟正黑體" w:hAnsi="微軟正黑體" w:cs="Times New Roman"/>
            <w:szCs w:val="20"/>
          </w:rPr>
          <w:t>101年度會員大會手冊》PDF檔頁5, 2012/3/11 (B04 10期)</w:t>
        </w:r>
      </w:ins>
    </w:p>
  </w:footnote>
  <w:footnote w:id="120">
    <w:p w14:paraId="1180DB26" w14:textId="77777777" w:rsidR="00540BBB" w:rsidRPr="00B01736" w:rsidRDefault="00540BBB" w:rsidP="00B01736">
      <w:pPr>
        <w:pStyle w:val="af3"/>
        <w:spacing w:line="300" w:lineRule="exact"/>
        <w:rPr>
          <w:rFonts w:asciiTheme="minorEastAsia" w:eastAsiaTheme="minorEastAsia" w:hAnsiTheme="minorEastAsia"/>
          <w:szCs w:val="20"/>
        </w:rPr>
      </w:pPr>
      <w:r w:rsidRPr="00B01736">
        <w:rPr>
          <w:rStyle w:val="af2"/>
        </w:rPr>
        <w:footnoteRef/>
      </w:r>
      <w:r w:rsidRPr="00B01736">
        <w:rPr>
          <w:rFonts w:asciiTheme="minorEastAsia" w:eastAsiaTheme="minorEastAsia" w:hAnsiTheme="minorEastAsia"/>
          <w:szCs w:val="20"/>
        </w:rPr>
        <w:t xml:space="preserve"> </w:t>
      </w:r>
      <w:r w:rsidRPr="00B01736">
        <w:rPr>
          <w:rFonts w:asciiTheme="minorEastAsia" w:eastAsiaTheme="minorEastAsia" w:hAnsiTheme="minorEastAsia"/>
          <w:szCs w:val="20"/>
          <w:lang w:val="en-US"/>
        </w:rPr>
        <w:t xml:space="preserve">E05-P010 </w:t>
      </w:r>
      <w:r w:rsidRPr="00B01736">
        <w:rPr>
          <w:rFonts w:asciiTheme="minorEastAsia" w:eastAsiaTheme="minorEastAsia" w:hAnsiTheme="minorEastAsia" w:cs="Times-Roman"/>
          <w:color w:val="000000"/>
          <w:szCs w:val="20"/>
          <w:lang w:val="en-US" w:bidi="ar-SA"/>
        </w:rPr>
        <w:t>113-41</w:t>
      </w:r>
      <w:r w:rsidRPr="00B01736">
        <w:rPr>
          <w:rFonts w:asciiTheme="minorEastAsia" w:eastAsiaTheme="minorEastAsia" w:hAnsiTheme="minorEastAsia" w:cs="Songti TC" w:hint="eastAsia"/>
          <w:color w:val="000000"/>
          <w:szCs w:val="20"/>
          <w:lang w:val="en-US" w:bidi="ar-SA"/>
        </w:rPr>
        <w:t>覺弘法史</w:t>
      </w:r>
      <w:r w:rsidRPr="00B01736">
        <w:rPr>
          <w:rFonts w:asciiTheme="minorEastAsia" w:eastAsiaTheme="minorEastAsia" w:hAnsiTheme="minorEastAsia" w:cs="Times-Roman"/>
          <w:color w:val="000000"/>
          <w:szCs w:val="20"/>
          <w:lang w:val="en-US" w:bidi="ar-SA"/>
        </w:rPr>
        <w:t>-</w:t>
      </w:r>
      <w:r w:rsidRPr="00B01736">
        <w:rPr>
          <w:rFonts w:asciiTheme="minorEastAsia" w:eastAsiaTheme="minorEastAsia" w:hAnsiTheme="minorEastAsia" w:cs="Songti TC" w:hint="eastAsia"/>
          <w:color w:val="000000"/>
          <w:szCs w:val="20"/>
          <w:lang w:val="en-US" w:bidi="ar-SA"/>
        </w:rPr>
        <w:t>訪談紀錄表</w:t>
      </w:r>
      <w:r w:rsidRPr="00B01736">
        <w:rPr>
          <w:rFonts w:asciiTheme="minorEastAsia" w:eastAsiaTheme="minorEastAsia" w:hAnsiTheme="minorEastAsia" w:cs="Times-Roman"/>
          <w:color w:val="000000"/>
          <w:szCs w:val="20"/>
          <w:lang w:val="en-US" w:bidi="ar-SA"/>
        </w:rPr>
        <w:t>-</w:t>
      </w:r>
      <w:r w:rsidRPr="00B01736">
        <w:rPr>
          <w:rFonts w:asciiTheme="minorEastAsia" w:eastAsiaTheme="minorEastAsia" w:hAnsiTheme="minorEastAsia" w:cs="Songti TC" w:hint="eastAsia"/>
          <w:color w:val="000000"/>
          <w:szCs w:val="20"/>
          <w:lang w:val="en-US" w:bidi="ar-SA"/>
        </w:rPr>
        <w:t>蔡正禮老師</w:t>
      </w:r>
      <w:r w:rsidRPr="00B01736">
        <w:rPr>
          <w:rFonts w:asciiTheme="minorEastAsia" w:eastAsiaTheme="minorEastAsia" w:hAnsiTheme="minorEastAsia" w:cs="Times-Roman"/>
          <w:color w:val="000000"/>
          <w:szCs w:val="20"/>
          <w:lang w:val="en-US" w:bidi="ar-SA"/>
        </w:rPr>
        <w:t>-ABCG(20241104) (14</w:t>
      </w:r>
      <w:r w:rsidRPr="00B01736">
        <w:rPr>
          <w:rFonts w:asciiTheme="minorEastAsia" w:eastAsiaTheme="minorEastAsia" w:hAnsiTheme="minorEastAsia" w:cs="Times-Roman" w:hint="eastAsia"/>
          <w:color w:val="000000"/>
          <w:szCs w:val="20"/>
          <w:lang w:val="en-US" w:bidi="ar-SA"/>
        </w:rPr>
        <w:t>期</w:t>
      </w:r>
      <w:r w:rsidRPr="00B01736">
        <w:rPr>
          <w:rFonts w:asciiTheme="minorEastAsia" w:eastAsiaTheme="minorEastAsia" w:hAnsiTheme="minorEastAsia" w:cs="Times-Roman"/>
          <w:color w:val="000000"/>
          <w:szCs w:val="20"/>
          <w:lang w:val="en-US" w:bidi="ar-SA"/>
        </w:rPr>
        <w:t>E05)</w:t>
      </w:r>
    </w:p>
  </w:footnote>
  <w:footnote w:id="121">
    <w:p w14:paraId="5917445C" w14:textId="77777777" w:rsidR="00540BBB" w:rsidRDefault="00540BBB" w:rsidP="004A0723">
      <w:pPr>
        <w:pStyle w:val="af3"/>
        <w:rPr>
          <w:ins w:id="1053" w:author="淑真 張" w:date="2025-11-14T22:32:00Z"/>
          <w:rFonts w:eastAsiaTheme="minorEastAsia"/>
        </w:rPr>
      </w:pPr>
      <w:ins w:id="1054" w:author="淑真 張" w:date="2025-11-14T22:32:00Z">
        <w:r>
          <w:rPr>
            <w:rStyle w:val="af2"/>
          </w:rPr>
          <w:footnoteRef/>
        </w:r>
        <w:r>
          <w:t xml:space="preserve"> </w:t>
        </w:r>
        <w:r>
          <w:rPr>
            <w:lang w:val="en-US"/>
          </w:rPr>
          <w:t xml:space="preserve">E05-P010 </w:t>
        </w:r>
        <w:r>
          <w:rPr>
            <w:rFonts w:ascii="Times-Roman" w:hAnsi="Times-Roman" w:cs="Times-Roman"/>
            <w:color w:val="000000"/>
            <w:szCs w:val="20"/>
            <w:lang w:val="en-US" w:bidi="ar-SA"/>
          </w:rPr>
          <w:t>113-41</w:t>
        </w:r>
        <w:r>
          <w:rPr>
            <w:rFonts w:ascii="Songti TC" w:eastAsia="Songti TC" w:hAnsi="Times-Roman" w:cs="Songti TC" w:hint="eastAsia"/>
            <w:color w:val="000000"/>
            <w:szCs w:val="20"/>
            <w:lang w:val="en-US" w:bidi="ar-SA"/>
          </w:rPr>
          <w:t>覺弘法史</w:t>
        </w:r>
        <w:r>
          <w:rPr>
            <w:rFonts w:ascii="Times-Roman" w:eastAsia="Songti TC" w:hAnsi="Times-Roman" w:cs="Times-Roman"/>
            <w:color w:val="000000"/>
            <w:szCs w:val="20"/>
            <w:lang w:val="en-US" w:bidi="ar-SA"/>
          </w:rPr>
          <w:t>-</w:t>
        </w:r>
        <w:r>
          <w:rPr>
            <w:rFonts w:ascii="Songti TC" w:eastAsia="Songti TC" w:hAnsi="Times-Roman" w:cs="Songti TC" w:hint="eastAsia"/>
            <w:color w:val="000000"/>
            <w:szCs w:val="20"/>
            <w:lang w:val="en-US" w:bidi="ar-SA"/>
          </w:rPr>
          <w:t>訪談紀錄表</w:t>
        </w:r>
        <w:r>
          <w:rPr>
            <w:rFonts w:ascii="Times-Roman" w:eastAsia="Songti TC" w:hAnsi="Times-Roman" w:cs="Times-Roman"/>
            <w:color w:val="000000"/>
            <w:szCs w:val="20"/>
            <w:lang w:val="en-US" w:bidi="ar-SA"/>
          </w:rPr>
          <w:t>-</w:t>
        </w:r>
        <w:r>
          <w:rPr>
            <w:rFonts w:ascii="Songti TC" w:eastAsia="Songti TC" w:hAnsi="Times-Roman" w:cs="Songti TC" w:hint="eastAsia"/>
            <w:color w:val="000000"/>
            <w:szCs w:val="20"/>
            <w:lang w:val="en-US" w:bidi="ar-SA"/>
          </w:rPr>
          <w:t>蔡正禮老師</w:t>
        </w:r>
        <w:r>
          <w:rPr>
            <w:rFonts w:ascii="Times-Roman" w:eastAsia="Songti TC" w:hAnsi="Times-Roman" w:cs="Times-Roman"/>
            <w:color w:val="000000"/>
            <w:szCs w:val="20"/>
            <w:lang w:val="en-US" w:bidi="ar-SA"/>
          </w:rPr>
          <w:t>-ABCG(20241104) (14</w:t>
        </w:r>
        <w:r>
          <w:rPr>
            <w:rFonts w:ascii="Times-Roman" w:eastAsia="Songti TC" w:hAnsi="Times-Roman" w:cs="Times-Roman" w:hint="eastAsia"/>
            <w:color w:val="000000"/>
            <w:szCs w:val="20"/>
            <w:lang w:val="en-US" w:bidi="ar-SA"/>
          </w:rPr>
          <w:t>期</w:t>
        </w:r>
        <w:r>
          <w:rPr>
            <w:rFonts w:ascii="Times-Roman" w:eastAsia="Songti TC" w:hAnsi="Times-Roman" w:cs="Times-Roman"/>
            <w:color w:val="000000"/>
            <w:szCs w:val="20"/>
            <w:lang w:val="en-US" w:bidi="ar-SA"/>
          </w:rPr>
          <w:t>E05)</w:t>
        </w:r>
      </w:ins>
    </w:p>
  </w:footnote>
  <w:footnote w:id="122">
    <w:p w14:paraId="6CA66EA3" w14:textId="77777777" w:rsidR="00540BBB" w:rsidRDefault="00540BBB" w:rsidP="004A0723">
      <w:pPr>
        <w:pStyle w:val="af3"/>
        <w:rPr>
          <w:ins w:id="1055" w:author="淑真 張" w:date="2025-11-14T22:32:00Z"/>
        </w:rPr>
      </w:pPr>
      <w:ins w:id="1056" w:author="淑真 張" w:date="2025-11-14T22:32:00Z">
        <w:r>
          <w:rPr>
            <w:rStyle w:val="af2"/>
          </w:rPr>
          <w:footnoteRef/>
        </w:r>
        <w:r>
          <w:t xml:space="preserve"> E05-P008 97</w:t>
        </w:r>
        <w:r>
          <w:rPr>
            <w:rFonts w:hint="eastAsia"/>
          </w:rPr>
          <w:t>年度會員大會會員手冊頁</w:t>
        </w:r>
        <w:r>
          <w:t>1</w:t>
        </w:r>
        <w:r>
          <w:rPr>
            <w:rFonts w:hint="eastAsia"/>
          </w:rPr>
          <w:t>（</w:t>
        </w:r>
        <w:r>
          <w:t>11</w:t>
        </w:r>
        <w:r>
          <w:rPr>
            <w:rFonts w:hint="eastAsia"/>
          </w:rPr>
          <w:t>期</w:t>
        </w:r>
        <w:r>
          <w:t>E05</w:t>
        </w:r>
        <w:r>
          <w:rPr>
            <w:rFonts w:hint="eastAsia"/>
          </w:rPr>
          <w:t>）</w:t>
        </w:r>
      </w:ins>
    </w:p>
  </w:footnote>
  <w:footnote w:id="123">
    <w:p w14:paraId="72D86638" w14:textId="77777777" w:rsidR="00540BBB" w:rsidRPr="00B01736" w:rsidRDefault="00540BBB" w:rsidP="00B01736">
      <w:pPr>
        <w:pStyle w:val="af3"/>
        <w:spacing w:line="300" w:lineRule="exact"/>
        <w:rPr>
          <w:rFonts w:asciiTheme="minorEastAsia" w:eastAsiaTheme="minorEastAsia" w:hAnsiTheme="minorEastAsia"/>
          <w:szCs w:val="20"/>
        </w:rPr>
      </w:pPr>
      <w:r w:rsidRPr="00B01736">
        <w:rPr>
          <w:rStyle w:val="af2"/>
        </w:rPr>
        <w:footnoteRef/>
      </w:r>
      <w:r w:rsidRPr="00B01736">
        <w:rPr>
          <w:rFonts w:asciiTheme="minorEastAsia" w:eastAsiaTheme="minorEastAsia" w:hAnsiTheme="minorEastAsia"/>
          <w:szCs w:val="20"/>
        </w:rPr>
        <w:t xml:space="preserve"> </w:t>
      </w:r>
      <w:r w:rsidRPr="00B01736">
        <w:rPr>
          <w:rFonts w:asciiTheme="minorEastAsia" w:eastAsiaTheme="minorEastAsia" w:hAnsiTheme="minorEastAsia" w:hint="eastAsia"/>
          <w:szCs w:val="20"/>
        </w:rPr>
        <w:t>D03-P042 113-26正覺弘法史-訪談紀錄表-許文翰老師-</w:t>
      </w:r>
      <w:r w:rsidRPr="00B01736">
        <w:rPr>
          <w:rFonts w:asciiTheme="minorEastAsia" w:eastAsiaTheme="minorEastAsia" w:hAnsiTheme="minorEastAsia"/>
          <w:szCs w:val="20"/>
          <w:lang w:val="en-US"/>
        </w:rPr>
        <w:t>A</w:t>
      </w:r>
      <w:r w:rsidRPr="00B01736">
        <w:rPr>
          <w:rFonts w:asciiTheme="minorEastAsia" w:eastAsiaTheme="minorEastAsia" w:hAnsiTheme="minorEastAsia" w:hint="eastAsia"/>
          <w:szCs w:val="20"/>
          <w:lang w:val="en-US"/>
        </w:rPr>
        <w:t>CDG(20240613、</w:t>
      </w:r>
      <w:r w:rsidRPr="00B01736">
        <w:rPr>
          <w:rFonts w:asciiTheme="minorEastAsia" w:eastAsiaTheme="minorEastAsia" w:hAnsiTheme="minorEastAsia"/>
          <w:szCs w:val="20"/>
          <w:lang w:val="en-US"/>
        </w:rPr>
        <w:t>0</w:t>
      </w:r>
      <w:r w:rsidRPr="00B01736">
        <w:rPr>
          <w:rFonts w:asciiTheme="minorEastAsia" w:eastAsiaTheme="minorEastAsia" w:hAnsiTheme="minorEastAsia" w:hint="eastAsia"/>
          <w:szCs w:val="20"/>
          <w:lang w:val="en-US"/>
        </w:rPr>
        <w:t>620</w:t>
      </w:r>
      <w:r w:rsidRPr="00B01736">
        <w:rPr>
          <w:rFonts w:asciiTheme="minorEastAsia" w:eastAsiaTheme="minorEastAsia" w:hAnsiTheme="minorEastAsia" w:hint="eastAsia"/>
          <w:szCs w:val="20"/>
        </w:rPr>
        <w:t>)(原圖)</w:t>
      </w:r>
    </w:p>
  </w:footnote>
  <w:footnote w:id="124">
    <w:p w14:paraId="627FC607" w14:textId="77777777" w:rsidR="00540BBB" w:rsidRDefault="00540BBB" w:rsidP="003A5DB4">
      <w:pPr>
        <w:pStyle w:val="af3"/>
        <w:spacing w:line="320" w:lineRule="exact"/>
        <w:rPr>
          <w:ins w:id="1059" w:author="淑真 張" w:date="2025-11-14T22:35:00Z"/>
        </w:rPr>
      </w:pPr>
      <w:ins w:id="1060" w:author="淑真 張" w:date="2025-11-14T22:35:00Z">
        <w:r>
          <w:rPr>
            <w:rStyle w:val="af2"/>
          </w:rPr>
          <w:footnoteRef/>
        </w:r>
        <w:r>
          <w:t xml:space="preserve"> </w:t>
        </w:r>
        <w:r>
          <w:rPr>
            <w:rFonts w:hint="eastAsia"/>
          </w:rPr>
          <w:t>D03-P042 113-26</w:t>
        </w:r>
        <w:r>
          <w:rPr>
            <w:rFonts w:hint="eastAsia"/>
          </w:rPr>
          <w:t>正覺弘法史</w:t>
        </w:r>
        <w:r>
          <w:rPr>
            <w:rFonts w:hint="eastAsia"/>
          </w:rPr>
          <w:t>-</w:t>
        </w:r>
        <w:r>
          <w:rPr>
            <w:rFonts w:hint="eastAsia"/>
          </w:rPr>
          <w:t>訪談紀錄表</w:t>
        </w:r>
        <w:r>
          <w:rPr>
            <w:rFonts w:hint="eastAsia"/>
          </w:rPr>
          <w:t>-</w:t>
        </w:r>
        <w:r>
          <w:rPr>
            <w:rFonts w:hint="eastAsia"/>
          </w:rPr>
          <w:t>許文翰老師</w:t>
        </w:r>
        <w:r>
          <w:rPr>
            <w:rFonts w:hint="eastAsia"/>
          </w:rPr>
          <w:t>-</w:t>
        </w:r>
        <w:r>
          <w:rPr>
            <w:lang w:val="en-US"/>
          </w:rPr>
          <w:t>A</w:t>
        </w:r>
        <w:r>
          <w:rPr>
            <w:rFonts w:hint="eastAsia"/>
            <w:lang w:val="en-US"/>
          </w:rPr>
          <w:t>CDG(20240613</w:t>
        </w:r>
        <w:r>
          <w:rPr>
            <w:rFonts w:hint="eastAsia"/>
            <w:lang w:val="en-US"/>
          </w:rPr>
          <w:t>、</w:t>
        </w:r>
        <w:r>
          <w:rPr>
            <w:lang w:val="en-US"/>
          </w:rPr>
          <w:t>0</w:t>
        </w:r>
        <w:r>
          <w:rPr>
            <w:rFonts w:hint="eastAsia"/>
            <w:lang w:val="en-US"/>
          </w:rPr>
          <w:t>620</w:t>
        </w:r>
        <w:r>
          <w:rPr>
            <w:rFonts w:hint="eastAsia"/>
          </w:rPr>
          <w:t>)(</w:t>
        </w:r>
        <w:r>
          <w:rPr>
            <w:rFonts w:hint="eastAsia"/>
          </w:rPr>
          <w:t>原圖</w:t>
        </w:r>
        <w:r>
          <w:rPr>
            <w:rFonts w:hint="eastAsia"/>
          </w:rPr>
          <w:t>)</w:t>
        </w:r>
      </w:ins>
    </w:p>
  </w:footnote>
  <w:footnote w:id="125">
    <w:p w14:paraId="5ADCDE32" w14:textId="77777777" w:rsidR="00540BBB" w:rsidRDefault="00540BBB" w:rsidP="003A5DB4">
      <w:pPr>
        <w:pStyle w:val="af3"/>
        <w:spacing w:line="320" w:lineRule="exact"/>
        <w:rPr>
          <w:ins w:id="1061" w:author="淑真 張" w:date="2025-11-14T22:35:00Z"/>
        </w:rPr>
      </w:pPr>
      <w:ins w:id="1062" w:author="淑真 張" w:date="2025-11-14T22:35:00Z">
        <w:r>
          <w:rPr>
            <w:rStyle w:val="af2"/>
          </w:rPr>
          <w:footnoteRef/>
        </w:r>
        <w:r>
          <w:t xml:space="preserve"> </w:t>
        </w:r>
        <w:r>
          <w:rPr>
            <w:rFonts w:hint="eastAsia"/>
          </w:rPr>
          <w:t>D03-P033 2011/1/15</w:t>
        </w:r>
        <w:r>
          <w:rPr>
            <w:rFonts w:hint="eastAsia"/>
          </w:rPr>
          <w:t>週六宣布事項</w:t>
        </w:r>
        <w:r>
          <w:rPr>
            <w:rFonts w:hint="eastAsia"/>
          </w:rPr>
          <w:t>Word</w:t>
        </w:r>
        <w:r>
          <w:rPr>
            <w:rFonts w:hint="eastAsia"/>
          </w:rPr>
          <w:t>檔</w:t>
        </w:r>
        <w:r>
          <w:rPr>
            <w:rFonts w:hint="eastAsia"/>
          </w:rPr>
          <w:t>(12</w:t>
        </w:r>
        <w:r>
          <w:rPr>
            <w:rFonts w:hint="eastAsia"/>
          </w:rPr>
          <w:t>期</w:t>
        </w:r>
        <w:r>
          <w:rPr>
            <w:rFonts w:hint="eastAsia"/>
          </w:rPr>
          <w:t>D03)</w:t>
        </w:r>
      </w:ins>
    </w:p>
  </w:footnote>
  <w:footnote w:id="126">
    <w:p w14:paraId="66451454" w14:textId="77777777" w:rsidR="00540BBB" w:rsidRDefault="00540BBB" w:rsidP="003A5DB4">
      <w:pPr>
        <w:pStyle w:val="af3"/>
        <w:spacing w:line="320" w:lineRule="exact"/>
        <w:rPr>
          <w:ins w:id="1063" w:author="淑真 張" w:date="2025-11-14T22:35:00Z"/>
        </w:rPr>
      </w:pPr>
      <w:ins w:id="1064" w:author="淑真 張" w:date="2025-11-14T22:35:00Z">
        <w:r>
          <w:rPr>
            <w:rStyle w:val="af2"/>
          </w:rPr>
          <w:footnoteRef/>
        </w:r>
        <w:r>
          <w:t xml:space="preserve"> </w:t>
        </w:r>
        <w:r>
          <w:rPr>
            <w:rFonts w:ascii="微軟正黑體" w:eastAsia="微軟正黑體" w:hAnsi="微軟正黑體" w:cs="Times New Roman" w:hint="eastAsia"/>
          </w:rPr>
          <w:t>D03-P037 20200104週六課後宣布Word檔(12期D03)</w:t>
        </w:r>
      </w:ins>
    </w:p>
  </w:footnote>
  <w:footnote w:id="127">
    <w:p w14:paraId="0329D780" w14:textId="77777777" w:rsidR="00540BBB" w:rsidRDefault="00540BBB" w:rsidP="003A5DB4">
      <w:pPr>
        <w:pStyle w:val="af3"/>
        <w:spacing w:line="320" w:lineRule="exact"/>
        <w:rPr>
          <w:ins w:id="1065" w:author="淑真 張" w:date="2025-11-14T22:35:00Z"/>
        </w:rPr>
      </w:pPr>
      <w:ins w:id="1066" w:author="淑真 張" w:date="2025-11-14T22:35:00Z">
        <w:r>
          <w:rPr>
            <w:rStyle w:val="af2"/>
          </w:rPr>
          <w:footnoteRef/>
        </w:r>
        <w:r>
          <w:t xml:space="preserve"> </w:t>
        </w:r>
        <w:r>
          <w:rPr>
            <w:rFonts w:ascii="微軟正黑體" w:eastAsia="微軟正黑體" w:hAnsi="微軟正黑體" w:cs="Times New Roman"/>
          </w:rPr>
          <w:t>D03-P040</w:t>
        </w:r>
        <w:r>
          <w:rPr>
            <w:rFonts w:ascii="微軟正黑體" w:eastAsia="微軟正黑體" w:hAnsi="微軟正黑體" w:cs="Times New Roman" w:hint="eastAsia"/>
          </w:rPr>
          <w:t>楞嚴法會施行辦法(13期D03)</w:t>
        </w:r>
      </w:ins>
    </w:p>
  </w:footnote>
  <w:footnote w:id="128">
    <w:p w14:paraId="3F318E7B" w14:textId="265CAD87" w:rsidR="00770377" w:rsidRDefault="00770377" w:rsidP="00770377">
      <w:pPr>
        <w:pStyle w:val="af3"/>
        <w:rPr>
          <w:ins w:id="1067" w:author="駱淳渝" w:date="2026-02-01T16:16:00Z" w16du:dateUtc="2026-02-01T08:16:00Z"/>
        </w:rPr>
      </w:pPr>
      <w:ins w:id="1068" w:author="駱淳渝" w:date="2026-02-01T16:16:00Z" w16du:dateUtc="2026-02-01T08:16:00Z">
        <w:r>
          <w:rPr>
            <w:rStyle w:val="af2"/>
          </w:rPr>
          <w:footnoteRef/>
        </w:r>
        <w:r>
          <w:t xml:space="preserve"> </w:t>
        </w:r>
      </w:ins>
      <w:ins w:id="1069" w:author="駱淳渝" w:date="2026-02-01T16:17:00Z" w16du:dateUtc="2026-02-01T08:17:00Z">
        <w:r w:rsidRPr="00770377">
          <w:t>0146</w:t>
        </w:r>
        <w:r w:rsidRPr="00770377">
          <w:t>頁</w:t>
        </w:r>
        <w:r w:rsidRPr="00770377">
          <w:t>4(10</w:t>
        </w:r>
        <w:r w:rsidRPr="00770377">
          <w:t>期</w:t>
        </w:r>
        <w:r w:rsidRPr="00770377">
          <w:t>A04)</w:t>
        </w:r>
        <w:r w:rsidRPr="00770377">
          <w:t>、</w:t>
        </w:r>
        <w:r w:rsidRPr="00770377">
          <w:t>O-N002(1</w:t>
        </w:r>
        <w:r w:rsidRPr="00770377">
          <w:t>期</w:t>
        </w:r>
        <w:r w:rsidRPr="00770377">
          <w:t>A04)</w:t>
        </w:r>
      </w:ins>
    </w:p>
  </w:footnote>
  <w:footnote w:id="129">
    <w:p w14:paraId="511FF38A" w14:textId="77777777" w:rsidR="00540BBB" w:rsidRDefault="00540BBB" w:rsidP="00FA4FBA">
      <w:pPr>
        <w:pStyle w:val="af3"/>
        <w:rPr>
          <w:ins w:id="1071" w:author="韓劍華" w:date="2025-12-22T23:29:00Z"/>
        </w:rPr>
      </w:pPr>
      <w:ins w:id="1072" w:author="韓劍華" w:date="2025-12-22T23:29:00Z">
        <w:r>
          <w:rPr>
            <w:rStyle w:val="af2"/>
          </w:rPr>
          <w:footnoteRef/>
        </w:r>
        <w:r w:rsidRPr="00BF07DD">
          <w:rPr>
            <w:rFonts w:hint="eastAsia"/>
          </w:rPr>
          <w:t>導師</w:t>
        </w:r>
        <w:r w:rsidRPr="00BF07DD">
          <w:rPr>
            <w:rFonts w:hint="eastAsia"/>
          </w:rPr>
          <w:t>2023/10/3</w:t>
        </w:r>
        <w:r w:rsidRPr="00BF07DD">
          <w:rPr>
            <w:rFonts w:hint="eastAsia"/>
          </w:rPr>
          <w:t>開演《解深密經》</w:t>
        </w:r>
        <w:r w:rsidRPr="00BF07DD">
          <w:rPr>
            <w:rFonts w:hint="eastAsia"/>
          </w:rPr>
          <w:t>(8</w:t>
        </w:r>
        <w:r w:rsidRPr="00BF07DD">
          <w:rPr>
            <w:rFonts w:hint="eastAsia"/>
          </w:rPr>
          <w:t>期</w:t>
        </w:r>
        <w:r w:rsidRPr="00BF07DD">
          <w:rPr>
            <w:rFonts w:hint="eastAsia"/>
          </w:rPr>
          <w:t>A14)</w:t>
        </w:r>
      </w:ins>
    </w:p>
  </w:footnote>
  <w:footnote w:id="130">
    <w:p w14:paraId="4C76E234" w14:textId="77777777" w:rsidR="00540BBB" w:rsidRDefault="00540BBB" w:rsidP="00D469CC">
      <w:pPr>
        <w:pStyle w:val="af3"/>
        <w:rPr>
          <w:ins w:id="1075" w:author="韓劍華" w:date="2025-12-22T23:35:00Z"/>
        </w:rPr>
      </w:pPr>
      <w:ins w:id="1076" w:author="韓劍華" w:date="2025-12-22T23:35:00Z">
        <w:r>
          <w:rPr>
            <w:rStyle w:val="af2"/>
          </w:rPr>
          <w:footnoteRef/>
        </w:r>
        <w:r>
          <w:rPr>
            <w:rFonts w:hint="eastAsia"/>
          </w:rPr>
          <w:t>《勝鬘經講記》第三輯</w:t>
        </w:r>
        <w:r>
          <w:rPr>
            <w:rFonts w:hint="eastAsia"/>
            <w:lang w:val="en-US"/>
          </w:rPr>
          <w:t>頁</w:t>
        </w:r>
        <w:r>
          <w:rPr>
            <w:rFonts w:hint="eastAsia"/>
            <w:lang w:val="en-US"/>
          </w:rPr>
          <w:t>201 (B01 11</w:t>
        </w:r>
        <w:r>
          <w:rPr>
            <w:rFonts w:hint="eastAsia"/>
            <w:lang w:val="en-US"/>
          </w:rPr>
          <w:t>期</w:t>
        </w:r>
        <w:r>
          <w:rPr>
            <w:rFonts w:hint="eastAsia"/>
            <w:lang w:val="en-US"/>
          </w:rPr>
          <w:t>)</w:t>
        </w:r>
      </w:ins>
    </w:p>
  </w:footnote>
  <w:footnote w:id="131">
    <w:p w14:paraId="07D0B6F1" w14:textId="77777777" w:rsidR="00540BBB" w:rsidRDefault="00540BBB" w:rsidP="00D469CC">
      <w:pPr>
        <w:pStyle w:val="af3"/>
        <w:rPr>
          <w:ins w:id="1077" w:author="韓劍華" w:date="2025-12-22T23:35:00Z"/>
        </w:rPr>
      </w:pPr>
      <w:ins w:id="1078" w:author="韓劍華" w:date="2025-12-22T23:35:00Z">
        <w:r>
          <w:rPr>
            <w:rStyle w:val="af2"/>
          </w:rPr>
          <w:footnoteRef/>
        </w:r>
        <w:r>
          <w:t xml:space="preserve"> </w:t>
        </w:r>
        <w:r w:rsidRPr="00B847D1">
          <w:rPr>
            <w:rFonts w:hint="eastAsia"/>
          </w:rPr>
          <w:t>《法華經講義》第二輯</w:t>
        </w:r>
        <w:r>
          <w:rPr>
            <w:rFonts w:hint="eastAsia"/>
          </w:rPr>
          <w:t xml:space="preserve"> </w:t>
        </w:r>
        <w:r>
          <w:rPr>
            <w:rFonts w:hint="eastAsia"/>
          </w:rPr>
          <w:t>頁</w:t>
        </w:r>
        <w:r>
          <w:rPr>
            <w:rFonts w:hint="eastAsia"/>
          </w:rPr>
          <w:t>340(</w:t>
        </w:r>
        <w:r>
          <w:t>B01 13</w:t>
        </w:r>
        <w:r>
          <w:rPr>
            <w:rFonts w:hint="eastAsia"/>
          </w:rPr>
          <w:t>期</w:t>
        </w:r>
        <w:r>
          <w:rPr>
            <w:rFonts w:hint="eastAsia"/>
          </w:rPr>
          <w:t>)</w:t>
        </w:r>
      </w:ins>
    </w:p>
  </w:footnote>
  <w:footnote w:id="132">
    <w:p w14:paraId="6B42A378" w14:textId="77777777" w:rsidR="00540BBB" w:rsidRPr="00E36B01" w:rsidRDefault="00540BBB" w:rsidP="00A35314">
      <w:pPr>
        <w:pStyle w:val="af3"/>
        <w:rPr>
          <w:ins w:id="1081" w:author="淑真 張" w:date="2025-11-14T22:37:00Z"/>
          <w:lang w:val="en-US"/>
        </w:rPr>
      </w:pPr>
      <w:ins w:id="1082" w:author="淑真 張" w:date="2025-11-14T22:37:00Z">
        <w:r>
          <w:rPr>
            <w:rStyle w:val="af2"/>
          </w:rPr>
          <w:footnoteRef/>
        </w:r>
        <w:r w:rsidRPr="00E36B01">
          <w:rPr>
            <w:rFonts w:hint="eastAsia"/>
            <w:lang w:val="en-US"/>
          </w:rPr>
          <w:t>0126</w:t>
        </w:r>
        <w:r w:rsidRPr="00327744">
          <w:rPr>
            <w:rFonts w:hint="eastAsia"/>
          </w:rPr>
          <w:t>《正覺學報》創刊號頁</w:t>
        </w:r>
        <w:r w:rsidRPr="00E36B01">
          <w:rPr>
            <w:rFonts w:hint="eastAsia"/>
            <w:lang w:val="en-US"/>
          </w:rPr>
          <w:t>3(8</w:t>
        </w:r>
        <w:r w:rsidRPr="00327744">
          <w:rPr>
            <w:rFonts w:hint="eastAsia"/>
          </w:rPr>
          <w:t>期</w:t>
        </w:r>
        <w:r w:rsidRPr="00E36B01">
          <w:rPr>
            <w:rFonts w:hint="eastAsia"/>
            <w:lang w:val="en-US"/>
          </w:rPr>
          <w:t>A02)</w:t>
        </w:r>
      </w:ins>
    </w:p>
  </w:footnote>
  <w:footnote w:id="133">
    <w:p w14:paraId="7686126D" w14:textId="77777777" w:rsidR="00540BBB" w:rsidRPr="00E36B01" w:rsidRDefault="00540BBB" w:rsidP="00A35314">
      <w:pPr>
        <w:pStyle w:val="af3"/>
        <w:rPr>
          <w:ins w:id="1083" w:author="淑真 張" w:date="2025-11-14T22:37:00Z"/>
          <w:lang w:val="en-US"/>
        </w:rPr>
      </w:pPr>
      <w:ins w:id="1084" w:author="淑真 張" w:date="2025-11-14T22:37:00Z">
        <w:r>
          <w:rPr>
            <w:rStyle w:val="af2"/>
          </w:rPr>
          <w:footnoteRef/>
        </w:r>
        <w:r w:rsidRPr="00E36B01">
          <w:rPr>
            <w:rFonts w:ascii="微軟正黑體" w:eastAsia="微軟正黑體" w:hAnsi="微軟正黑體" w:cs="Times New Roman"/>
            <w:lang w:val="en-US"/>
          </w:rPr>
          <w:t>A02-P008</w:t>
        </w:r>
        <w:r w:rsidRPr="00646546">
          <w:rPr>
            <w:rFonts w:hint="eastAsia"/>
          </w:rPr>
          <w:t>正覺教育基金會官網</w:t>
        </w:r>
        <w:r w:rsidRPr="00E36B01">
          <w:rPr>
            <w:rFonts w:hint="eastAsia"/>
            <w:lang w:val="en-US"/>
          </w:rPr>
          <w:t>-</w:t>
        </w:r>
        <w:r w:rsidRPr="00646546">
          <w:rPr>
            <w:rFonts w:hint="eastAsia"/>
          </w:rPr>
          <w:t>基金會介紹</w:t>
        </w:r>
        <w:r w:rsidRPr="00796C30">
          <w:rPr>
            <w:lang w:val="en-US"/>
          </w:rPr>
          <w:t>(</w:t>
        </w:r>
        <w:r>
          <w:rPr>
            <w:rFonts w:hint="eastAsia"/>
          </w:rPr>
          <w:t>十期</w:t>
        </w:r>
        <w:r w:rsidRPr="00796C30">
          <w:rPr>
            <w:lang w:val="en-US"/>
          </w:rPr>
          <w:t>A02)</w:t>
        </w:r>
      </w:ins>
    </w:p>
  </w:footnote>
  <w:footnote w:id="134">
    <w:p w14:paraId="107DC5BA" w14:textId="77777777" w:rsidR="00540BBB" w:rsidRDefault="00540BBB" w:rsidP="00A35314">
      <w:pPr>
        <w:pStyle w:val="af3"/>
        <w:rPr>
          <w:ins w:id="1094" w:author="淑真 張" w:date="2025-11-14T22:37:00Z"/>
        </w:rPr>
      </w:pPr>
      <w:ins w:id="1095" w:author="淑真 張" w:date="2025-11-14T22:37:00Z">
        <w:r>
          <w:rPr>
            <w:rStyle w:val="af2"/>
          </w:rPr>
          <w:footnoteRef/>
        </w:r>
        <w:r>
          <w:t xml:space="preserve"> </w:t>
        </w:r>
        <w:r w:rsidRPr="00963BA0">
          <w:t>A02-P010</w:t>
        </w:r>
        <w:r>
          <w:rPr>
            <w:rFonts w:hint="eastAsia"/>
          </w:rPr>
          <w:t xml:space="preserve"> </w:t>
        </w:r>
        <w:r w:rsidRPr="00963BA0">
          <w:rPr>
            <w:rFonts w:hint="eastAsia"/>
          </w:rPr>
          <w:t>113-41</w:t>
        </w:r>
        <w:r w:rsidRPr="00963BA0">
          <w:rPr>
            <w:rFonts w:hint="eastAsia"/>
          </w:rPr>
          <w:t>正覺弘法史</w:t>
        </w:r>
        <w:r w:rsidRPr="00963BA0">
          <w:rPr>
            <w:rFonts w:hint="eastAsia"/>
          </w:rPr>
          <w:t>-</w:t>
        </w:r>
        <w:r w:rsidRPr="00963BA0">
          <w:rPr>
            <w:rFonts w:hint="eastAsia"/>
          </w:rPr>
          <w:t>訪談紀錄表</w:t>
        </w:r>
        <w:r w:rsidRPr="00963BA0">
          <w:rPr>
            <w:rFonts w:hint="eastAsia"/>
          </w:rPr>
          <w:t>-</w:t>
        </w:r>
        <w:r w:rsidRPr="00963BA0">
          <w:rPr>
            <w:rFonts w:hint="eastAsia"/>
          </w:rPr>
          <w:t>蔡正禮老師</w:t>
        </w:r>
        <w:r w:rsidRPr="00963BA0">
          <w:rPr>
            <w:rFonts w:hint="eastAsia"/>
          </w:rPr>
          <w:t>-ABCG(20241104)</w:t>
        </w:r>
        <w:r>
          <w:rPr>
            <w:rFonts w:hint="eastAsia"/>
          </w:rPr>
          <w:t>(14</w:t>
        </w:r>
        <w:r>
          <w:rPr>
            <w:rFonts w:hint="eastAsia"/>
          </w:rPr>
          <w:t>期</w:t>
        </w:r>
        <w:r>
          <w:rPr>
            <w:rFonts w:hint="eastAsia"/>
          </w:rPr>
          <w:t>A02)</w:t>
        </w:r>
      </w:ins>
    </w:p>
  </w:footnote>
  <w:footnote w:id="135">
    <w:p w14:paraId="5E71771C" w14:textId="77777777" w:rsidR="00540BBB" w:rsidRDefault="00540BBB" w:rsidP="00C04820">
      <w:pPr>
        <w:pStyle w:val="af3"/>
        <w:spacing w:line="280" w:lineRule="exact"/>
      </w:pPr>
      <w:r>
        <w:rPr>
          <w:rStyle w:val="af2"/>
        </w:rPr>
        <w:footnoteRef/>
      </w:r>
      <w:r>
        <w:t xml:space="preserve"> </w:t>
      </w:r>
      <w:r>
        <w:rPr>
          <w:rFonts w:hint="eastAsia"/>
        </w:rPr>
        <w:t>出版品總表</w:t>
      </w:r>
      <w:r>
        <w:rPr>
          <w:rFonts w:hint="eastAsia"/>
        </w:rPr>
        <w:t>-20250801</w:t>
      </w:r>
    </w:p>
  </w:footnote>
  <w:footnote w:id="136">
    <w:p w14:paraId="79BAE7B1" w14:textId="77777777" w:rsidR="00540BBB" w:rsidRDefault="00540BBB" w:rsidP="00FA4FBA">
      <w:pPr>
        <w:pStyle w:val="af3"/>
        <w:rPr>
          <w:ins w:id="1109" w:author="韓劍華" w:date="2025-12-22T23:26:00Z"/>
          <w:lang w:val="en-US"/>
        </w:rPr>
      </w:pPr>
      <w:ins w:id="1110" w:author="韓劍華" w:date="2025-12-22T23:26:00Z">
        <w:r>
          <w:rPr>
            <w:rStyle w:val="af2"/>
          </w:rPr>
          <w:footnoteRef/>
        </w:r>
        <w:r>
          <w:rPr>
            <w:lang w:val="en-US"/>
          </w:rPr>
          <w:t xml:space="preserve"> </w:t>
        </w:r>
        <w:r>
          <w:rPr>
            <w:rFonts w:ascii="微軟正黑體" w:eastAsia="微軟正黑體" w:hAnsi="微軟正黑體" w:cs="Times New Roman"/>
            <w:lang w:val="en-US"/>
          </w:rPr>
          <w:t>A14-P027</w:t>
        </w:r>
        <w:r>
          <w:rPr>
            <w:rFonts w:hint="eastAsia"/>
            <w:lang w:val="en-US"/>
          </w:rPr>
          <w:t xml:space="preserve"> </w:t>
        </w:r>
        <w:r>
          <w:rPr>
            <w:rFonts w:ascii="微軟正黑體" w:eastAsia="微軟正黑體" w:hAnsi="微軟正黑體" w:cs="Times New Roman" w:hint="eastAsia"/>
            <w:lang w:val="en-US"/>
          </w:rPr>
          <w:t>113-35 訪談紀錄表-白正偉老師-ACG(20240826) (14期A14)</w:t>
        </w:r>
      </w:ins>
    </w:p>
  </w:footnote>
  <w:footnote w:id="137">
    <w:p w14:paraId="5B18EDC9" w14:textId="77777777" w:rsidR="00540BBB" w:rsidDel="00FE07B1" w:rsidRDefault="00540BBB" w:rsidP="002B07BD">
      <w:pPr>
        <w:pStyle w:val="af3"/>
        <w:ind w:left="240" w:right="240"/>
        <w:rPr>
          <w:ins w:id="1118" w:author="韓劍華" w:date="2025-12-23T00:14:00Z"/>
          <w:del w:id="1119" w:author="treeter chang" w:date="2025-08-20T20:39:00Z"/>
        </w:rPr>
      </w:pPr>
    </w:p>
  </w:footnote>
  <w:footnote w:id="138">
    <w:p w14:paraId="3DD73CC5" w14:textId="6AF4D38A" w:rsidR="00540BBB" w:rsidRDefault="00540BBB">
      <w:pPr>
        <w:pStyle w:val="af3"/>
      </w:pPr>
      <w:ins w:id="1120" w:author="韓劍華" w:date="2025-12-23T00:17:00Z">
        <w:r>
          <w:rPr>
            <w:rStyle w:val="af2"/>
          </w:rPr>
          <w:footnoteRef/>
        </w:r>
        <w:r>
          <w:t xml:space="preserve"> </w:t>
        </w:r>
        <w:r w:rsidRPr="00692B25">
          <w:rPr>
            <w:rFonts w:hint="eastAsia"/>
          </w:rPr>
          <w:t>0126</w:t>
        </w:r>
        <w:r w:rsidRPr="00692B25">
          <w:rPr>
            <w:rFonts w:hint="eastAsia"/>
          </w:rPr>
          <w:t>正覺學報創刊號頁</w:t>
        </w:r>
        <w:r>
          <w:rPr>
            <w:rFonts w:hint="eastAsia"/>
          </w:rPr>
          <w:t>12(</w:t>
        </w:r>
        <w:r>
          <w:rPr>
            <w:rFonts w:hint="eastAsia"/>
          </w:rPr>
          <w:t>原書</w:t>
        </w:r>
        <w:r>
          <w:rPr>
            <w:rFonts w:hint="eastAsia"/>
          </w:rPr>
          <w:t>)</w:t>
        </w:r>
      </w:ins>
    </w:p>
  </w:footnote>
  <w:footnote w:id="139">
    <w:p w14:paraId="26237505" w14:textId="334CE2E8" w:rsidR="00540BBB" w:rsidRDefault="00540BBB">
      <w:pPr>
        <w:pStyle w:val="af3"/>
      </w:pPr>
      <w:ins w:id="1126" w:author="韓劍華" w:date="2025-12-23T00:16:00Z">
        <w:r>
          <w:rPr>
            <w:rStyle w:val="af2"/>
          </w:rPr>
          <w:footnoteRef/>
        </w:r>
        <w:r>
          <w:t xml:space="preserve"> </w:t>
        </w:r>
        <w:r>
          <w:rPr>
            <w:rFonts w:hint="eastAsia"/>
          </w:rPr>
          <w:t>0236</w:t>
        </w:r>
        <w:r>
          <w:rPr>
            <w:rFonts w:hint="eastAsia"/>
          </w:rPr>
          <w:t>《金剛經宗通》第六輯</w:t>
        </w:r>
        <w:r>
          <w:rPr>
            <w:rFonts w:hint="eastAsia"/>
          </w:rPr>
          <w:t xml:space="preserve"> </w:t>
        </w:r>
        <w:r>
          <w:rPr>
            <w:rFonts w:hint="eastAsia"/>
          </w:rPr>
          <w:t>頁</w:t>
        </w:r>
        <w:r>
          <w:rPr>
            <w:rFonts w:hint="eastAsia"/>
          </w:rPr>
          <w:t>330(</w:t>
        </w:r>
        <w:r>
          <w:t>13</w:t>
        </w:r>
        <w:r>
          <w:rPr>
            <w:rFonts w:hint="eastAsia"/>
          </w:rPr>
          <w:t>期</w:t>
        </w:r>
        <w:r>
          <w:t>B01</w:t>
        </w:r>
        <w:r>
          <w:rPr>
            <w:rFonts w:hint="eastAsia"/>
          </w:rPr>
          <w:t>)</w:t>
        </w:r>
      </w:ins>
    </w:p>
  </w:footnote>
  <w:footnote w:id="140">
    <w:p w14:paraId="4DD1109E" w14:textId="77777777" w:rsidR="00540BBB" w:rsidRDefault="00540BBB">
      <w:pPr>
        <w:pStyle w:val="af3"/>
        <w:rPr>
          <w:ins w:id="1127" w:author="淑真 張" w:date="2025-11-14T22:58:00Z"/>
        </w:rPr>
      </w:pPr>
      <w:ins w:id="1128" w:author="淑真 張" w:date="2025-11-14T22:58:00Z">
        <w:r>
          <w:rPr>
            <w:rStyle w:val="af2"/>
          </w:rPr>
          <w:footnoteRef/>
        </w:r>
        <w:r>
          <w:rPr>
            <w:rFonts w:hint="eastAsia"/>
          </w:rPr>
          <w:t>E07-P004</w:t>
        </w:r>
        <w:r>
          <w:rPr>
            <w:rFonts w:hint="eastAsia"/>
          </w:rPr>
          <w:t>（</w:t>
        </w:r>
        <w:r>
          <w:rPr>
            <w:rFonts w:hint="eastAsia"/>
          </w:rPr>
          <w:t>1~12</w:t>
        </w:r>
        <w:r>
          <w:rPr>
            <w:rFonts w:hint="eastAsia"/>
          </w:rPr>
          <w:t>期</w:t>
        </w:r>
        <w:r>
          <w:rPr>
            <w:rFonts w:hint="eastAsia"/>
          </w:rPr>
          <w:t>E07</w:t>
        </w:r>
        <w:r>
          <w:rPr>
            <w:rFonts w:hint="eastAsia"/>
          </w:rPr>
          <w:t>）</w:t>
        </w:r>
      </w:ins>
    </w:p>
  </w:footnote>
  <w:footnote w:id="141">
    <w:p w14:paraId="2AB26F5F" w14:textId="77777777" w:rsidR="00540BBB" w:rsidRDefault="00540BBB" w:rsidP="00FE554A">
      <w:pPr>
        <w:pStyle w:val="af3"/>
        <w:rPr>
          <w:ins w:id="1138" w:author="淑真 張" w:date="2025-11-15T11:04:00Z"/>
        </w:rPr>
      </w:pPr>
      <w:ins w:id="1139" w:author="淑真 張" w:date="2025-11-15T11:04:00Z">
        <w:r w:rsidRPr="00FE58AF">
          <w:rPr>
            <w:rStyle w:val="af2"/>
          </w:rPr>
          <w:footnoteRef/>
        </w:r>
        <w:r w:rsidRPr="00C64EF9">
          <w:t xml:space="preserve"> 0223</w:t>
        </w:r>
        <w:r>
          <w:rPr>
            <w:rFonts w:hint="eastAsia"/>
          </w:rPr>
          <w:t>《</w:t>
        </w:r>
        <w:r w:rsidRPr="00E12D6B">
          <w:rPr>
            <w:rFonts w:hint="eastAsia"/>
          </w:rPr>
          <w:t>正覺電子報第</w:t>
        </w:r>
        <w:r w:rsidRPr="00E12D6B">
          <w:rPr>
            <w:rFonts w:hint="eastAsia"/>
          </w:rPr>
          <w:t>81</w:t>
        </w:r>
        <w:r w:rsidRPr="00E12D6B">
          <w:rPr>
            <w:rFonts w:hint="eastAsia"/>
          </w:rPr>
          <w:t>期</w:t>
        </w:r>
        <w:r>
          <w:rPr>
            <w:rFonts w:hint="eastAsia"/>
          </w:rPr>
          <w:t>》頁</w:t>
        </w:r>
        <w:r>
          <w:rPr>
            <w:rFonts w:hint="eastAsia"/>
          </w:rPr>
          <w:t>116</w:t>
        </w:r>
        <w:r w:rsidRPr="00C64EF9">
          <w:t>(10</w:t>
        </w:r>
        <w:r w:rsidRPr="00C64EF9">
          <w:rPr>
            <w:rFonts w:hint="eastAsia"/>
          </w:rPr>
          <w:t>期</w:t>
        </w:r>
        <w:r w:rsidRPr="00C64EF9">
          <w:t>E05)</w:t>
        </w:r>
      </w:ins>
    </w:p>
  </w:footnote>
  <w:footnote w:id="142">
    <w:p w14:paraId="1A6748D6" w14:textId="77777777" w:rsidR="00540BBB" w:rsidRDefault="00540BBB" w:rsidP="00FE554A">
      <w:pPr>
        <w:pStyle w:val="af3"/>
        <w:rPr>
          <w:ins w:id="1140" w:author="淑真 張" w:date="2025-11-15T11:04:00Z"/>
        </w:rPr>
      </w:pPr>
      <w:ins w:id="1141" w:author="淑真 張" w:date="2025-11-15T11:04:00Z">
        <w:r>
          <w:rPr>
            <w:rStyle w:val="af2"/>
          </w:rPr>
          <w:footnoteRef/>
        </w:r>
        <w:r>
          <w:t xml:space="preserve"> </w:t>
        </w:r>
        <w:r w:rsidRPr="00C8728B">
          <w:rPr>
            <w:rFonts w:hint="eastAsia"/>
          </w:rPr>
          <w:t>大事紀簡表</w:t>
        </w:r>
        <w:r w:rsidRPr="00C8728B">
          <w:rPr>
            <w:rFonts w:hint="eastAsia"/>
          </w:rPr>
          <w:t>-</w:t>
        </w:r>
        <w:r>
          <w:rPr>
            <w:rFonts w:hint="eastAsia"/>
          </w:rPr>
          <w:t>開始於街頭發放「讀享杯」文宣</w:t>
        </w:r>
        <w:r w:rsidRPr="00A86474">
          <w:rPr>
            <w:rFonts w:hint="eastAsia"/>
          </w:rPr>
          <w:t>(</w:t>
        </w:r>
        <w:r w:rsidRPr="00C03547">
          <w:rPr>
            <w:rFonts w:hint="eastAsia"/>
          </w:rPr>
          <w:t>大事紀簡表</w:t>
        </w:r>
        <w:r w:rsidRPr="00A86474">
          <w:rPr>
            <w:rFonts w:hint="eastAsia"/>
          </w:rPr>
          <w:t>)</w:t>
        </w:r>
      </w:ins>
    </w:p>
  </w:footnote>
  <w:footnote w:id="143">
    <w:p w14:paraId="0761EB80" w14:textId="77777777" w:rsidR="00540BBB" w:rsidRDefault="00540BBB" w:rsidP="00FE554A">
      <w:pPr>
        <w:pStyle w:val="af3"/>
        <w:rPr>
          <w:ins w:id="1142" w:author="淑真 張" w:date="2025-11-15T11:04:00Z"/>
        </w:rPr>
      </w:pPr>
      <w:ins w:id="1143" w:author="淑真 張" w:date="2025-11-15T11:04:00Z">
        <w:r>
          <w:rPr>
            <w:rStyle w:val="af2"/>
          </w:rPr>
          <w:footnoteRef/>
        </w:r>
        <w:r>
          <w:t xml:space="preserve"> </w:t>
        </w:r>
        <w:r w:rsidRPr="002060F0">
          <w:t>C08-P1</w:t>
        </w:r>
        <w:r>
          <w:rPr>
            <w:rFonts w:hint="eastAsia"/>
          </w:rPr>
          <w:t>-02</w:t>
        </w:r>
      </w:ins>
    </w:p>
  </w:footnote>
  <w:footnote w:id="144">
    <w:p w14:paraId="529431FD" w14:textId="77777777" w:rsidR="00540BBB" w:rsidRPr="00A0608E" w:rsidRDefault="00540BBB" w:rsidP="00FE554A">
      <w:pPr>
        <w:pStyle w:val="af3"/>
        <w:rPr>
          <w:ins w:id="1144" w:author="淑真 張" w:date="2025-11-15T11:04:00Z"/>
          <w:lang w:val="en-US"/>
        </w:rPr>
      </w:pPr>
      <w:ins w:id="1145" w:author="淑真 張" w:date="2025-11-15T11:04:00Z">
        <w:r w:rsidRPr="00FE58AF">
          <w:rPr>
            <w:rStyle w:val="af2"/>
          </w:rPr>
          <w:footnoteRef/>
        </w:r>
        <w:r w:rsidRPr="00A0608E">
          <w:rPr>
            <w:rFonts w:hint="eastAsia"/>
          </w:rPr>
          <w:t>「搶救您的摯愛—</w:t>
        </w:r>
        <w:r w:rsidRPr="00A0608E">
          <w:t>DM</w:t>
        </w:r>
        <w:r w:rsidRPr="00A0608E">
          <w:t>」</w:t>
        </w:r>
        <w:r w:rsidRPr="00A0608E">
          <w:rPr>
            <w:rFonts w:hint="eastAsia"/>
          </w:rPr>
          <w:t>讀享杯部落格</w:t>
        </w:r>
        <w:r>
          <w:fldChar w:fldCharType="begin"/>
        </w:r>
        <w:r>
          <w:instrText>HYPERLINK "https://partakercup.blogspot.com/2008_04_22_archive.html"</w:instrText>
        </w:r>
        <w:r>
          <w:fldChar w:fldCharType="separate"/>
        </w:r>
        <w:r w:rsidRPr="006D2618">
          <w:rPr>
            <w:rStyle w:val="afd"/>
          </w:rPr>
          <w:t>https://partakercup.blogspot.com/2008_04_22_archive.html</w:t>
        </w:r>
        <w:r>
          <w:fldChar w:fldCharType="end"/>
        </w:r>
        <w:r>
          <w:rPr>
            <w:rFonts w:hint="eastAsia"/>
          </w:rPr>
          <w:t>(</w:t>
        </w:r>
        <w:r>
          <w:rPr>
            <w:rFonts w:hint="eastAsia"/>
          </w:rPr>
          <w:t>原網頁</w:t>
        </w:r>
        <w:r>
          <w:rPr>
            <w:rFonts w:hint="eastAsia"/>
          </w:rPr>
          <w:t>)</w:t>
        </w:r>
      </w:ins>
    </w:p>
  </w:footnote>
  <w:footnote w:id="145">
    <w:p w14:paraId="1A4EA25C" w14:textId="77777777" w:rsidR="00540BBB" w:rsidRDefault="00540BBB">
      <w:pPr>
        <w:pStyle w:val="af3"/>
        <w:rPr>
          <w:ins w:id="1157" w:author="淑真 張" w:date="2025-11-15T11:04:00Z"/>
        </w:rPr>
      </w:pPr>
      <w:ins w:id="1158" w:author="淑真 張" w:date="2025-11-15T11:04:00Z">
        <w:r>
          <w:rPr>
            <w:rStyle w:val="af2"/>
          </w:rPr>
          <w:footnoteRef/>
        </w:r>
        <w:r>
          <w:t xml:space="preserve"> </w:t>
        </w:r>
        <w:r>
          <w:rPr>
            <w:rFonts w:hint="eastAsia"/>
          </w:rPr>
          <w:t>0339</w:t>
        </w:r>
        <w:r w:rsidRPr="008F01CA">
          <w:rPr>
            <w:rFonts w:hint="eastAsia"/>
          </w:rPr>
          <w:t>《我的菩提路》第三輯頁</w:t>
        </w:r>
        <w:r w:rsidRPr="008F01CA">
          <w:rPr>
            <w:rFonts w:hint="eastAsia"/>
          </w:rPr>
          <w:t>278</w:t>
        </w:r>
        <w:r w:rsidRPr="008F01CA">
          <w:rPr>
            <w:rFonts w:hint="eastAsia"/>
          </w:rPr>
          <w:t>、</w:t>
        </w:r>
        <w:r w:rsidRPr="008F01CA">
          <w:rPr>
            <w:rFonts w:hint="eastAsia"/>
          </w:rPr>
          <w:t>357</w:t>
        </w:r>
        <w:r>
          <w:rPr>
            <w:rFonts w:hint="eastAsia"/>
          </w:rPr>
          <w:t>(14</w:t>
        </w:r>
        <w:r>
          <w:rPr>
            <w:rFonts w:hint="eastAsia"/>
          </w:rPr>
          <w:t>期</w:t>
        </w:r>
        <w:r>
          <w:rPr>
            <w:rFonts w:hint="eastAsia"/>
          </w:rPr>
          <w:t>A10)</w:t>
        </w:r>
      </w:ins>
    </w:p>
  </w:footnote>
  <w:footnote w:id="146">
    <w:p w14:paraId="55B76907" w14:textId="77777777" w:rsidR="00540BBB" w:rsidRDefault="00540BBB" w:rsidP="00FE554A">
      <w:pPr>
        <w:pStyle w:val="af3"/>
        <w:rPr>
          <w:ins w:id="1159" w:author="淑真 張" w:date="2025-11-15T11:04:00Z"/>
        </w:rPr>
      </w:pPr>
      <w:ins w:id="1160" w:author="淑真 張" w:date="2025-11-15T11:04:00Z">
        <w:r>
          <w:rPr>
            <w:rStyle w:val="af2"/>
          </w:rPr>
          <w:footnoteRef/>
        </w:r>
        <w:r>
          <w:t xml:space="preserve"> </w:t>
        </w:r>
        <w:r>
          <w:rPr>
            <w:rFonts w:hint="eastAsia"/>
          </w:rPr>
          <w:t>待補</w:t>
        </w:r>
      </w:ins>
    </w:p>
  </w:footnote>
  <w:footnote w:id="147">
    <w:p w14:paraId="784527ED" w14:textId="77777777" w:rsidR="00540BBB" w:rsidRDefault="00540BBB" w:rsidP="00FE554A">
      <w:pPr>
        <w:pStyle w:val="af3"/>
        <w:rPr>
          <w:ins w:id="1161" w:author="淑真 張" w:date="2025-11-15T11:04:00Z"/>
        </w:rPr>
      </w:pPr>
      <w:ins w:id="1162" w:author="淑真 張" w:date="2025-11-15T11:04:00Z">
        <w:r>
          <w:rPr>
            <w:rStyle w:val="af2"/>
          </w:rPr>
          <w:footnoteRef/>
        </w:r>
        <w:r w:rsidRPr="00C64EF9">
          <w:t xml:space="preserve"> 0388 </w:t>
        </w:r>
        <w:r w:rsidRPr="00C64EF9">
          <w:rPr>
            <w:rFonts w:hint="eastAsia"/>
          </w:rPr>
          <w:t>破密文宣解密快報</w:t>
        </w:r>
        <w:r w:rsidRPr="00C64EF9">
          <w:t>(3</w:t>
        </w:r>
        <w:r w:rsidRPr="00C64EF9">
          <w:rPr>
            <w:rFonts w:hint="eastAsia"/>
          </w:rPr>
          <w:t>期</w:t>
        </w:r>
        <w:r w:rsidRPr="00C64EF9">
          <w:t>E05)</w:t>
        </w:r>
      </w:ins>
    </w:p>
  </w:footnote>
  <w:footnote w:id="148">
    <w:p w14:paraId="1019AF01" w14:textId="77777777" w:rsidR="00540BBB" w:rsidRDefault="00540BBB" w:rsidP="00FE554A">
      <w:pPr>
        <w:pStyle w:val="af3"/>
        <w:rPr>
          <w:ins w:id="1163" w:author="淑真 張" w:date="2025-11-15T11:04:00Z"/>
        </w:rPr>
      </w:pPr>
      <w:ins w:id="1164" w:author="淑真 張" w:date="2025-11-15T11:04:00Z">
        <w:r>
          <w:rPr>
            <w:rStyle w:val="af2"/>
          </w:rPr>
          <w:footnoteRef/>
        </w:r>
        <w:r w:rsidRPr="00704D42">
          <w:rPr>
            <w:rFonts w:hint="eastAsia"/>
          </w:rPr>
          <w:t>A10-P006112-07</w:t>
        </w:r>
        <w:r w:rsidRPr="00704D42">
          <w:rPr>
            <w:rFonts w:hint="eastAsia"/>
          </w:rPr>
          <w:t>正覺弘法史</w:t>
        </w:r>
        <w:r w:rsidRPr="00704D42">
          <w:rPr>
            <w:rFonts w:hint="eastAsia"/>
          </w:rPr>
          <w:t>-</w:t>
        </w:r>
        <w:r w:rsidRPr="00704D42">
          <w:rPr>
            <w:rFonts w:hint="eastAsia"/>
          </w:rPr>
          <w:t>訪談記錄</w:t>
        </w:r>
        <w:r w:rsidRPr="00704D42">
          <w:rPr>
            <w:rFonts w:hint="eastAsia"/>
          </w:rPr>
          <w:t>-</w:t>
        </w:r>
        <w:r w:rsidRPr="00704D42">
          <w:rPr>
            <w:rFonts w:hint="eastAsia"/>
          </w:rPr>
          <w:t>陳秀娟老師</w:t>
        </w:r>
        <w:r w:rsidRPr="00704D42">
          <w:rPr>
            <w:rFonts w:hint="eastAsia"/>
          </w:rPr>
          <w:t>-AC(20231017) (11</w:t>
        </w:r>
        <w:r w:rsidRPr="00704D42">
          <w:rPr>
            <w:rFonts w:hint="eastAsia"/>
          </w:rPr>
          <w:t>期</w:t>
        </w:r>
        <w:r w:rsidRPr="00704D42">
          <w:rPr>
            <w:rFonts w:hint="eastAsia"/>
          </w:rPr>
          <w:t>A10)</w:t>
        </w:r>
      </w:ins>
    </w:p>
  </w:footnote>
  <w:footnote w:id="149">
    <w:p w14:paraId="16531A79" w14:textId="77777777" w:rsidR="00540BBB" w:rsidRDefault="00540BBB"/>
    <w:p w14:paraId="445B6F3D" w14:textId="77777777" w:rsidR="00540BBB" w:rsidDel="00E8751C" w:rsidRDefault="00540BBB">
      <w:pPr>
        <w:pStyle w:val="af3"/>
        <w:ind w:left="220" w:right="220"/>
        <w:rPr>
          <w:ins w:id="1165" w:author="淑真 張" w:date="2025-11-15T11:04:00Z"/>
        </w:rPr>
      </w:pPr>
    </w:p>
  </w:footnote>
  <w:footnote w:id="150">
    <w:p w14:paraId="74068D4D" w14:textId="77777777" w:rsidR="00540BBB" w:rsidRDefault="00540BBB" w:rsidP="002C61F7">
      <w:pPr>
        <w:pStyle w:val="af3"/>
        <w:rPr>
          <w:ins w:id="1170" w:author="韓劍華" w:date="2025-12-23T00:40:00Z"/>
        </w:rPr>
      </w:pPr>
      <w:ins w:id="1171" w:author="韓劍華" w:date="2025-12-23T00:40:00Z">
        <w:r>
          <w:rPr>
            <w:rStyle w:val="af2"/>
          </w:rPr>
          <w:footnoteRef/>
        </w:r>
        <w:r>
          <w:t xml:space="preserve"> A12-P032</w:t>
        </w:r>
        <w:r w:rsidRPr="00531E1A">
          <w:rPr>
            <w:rFonts w:hint="eastAsia"/>
          </w:rPr>
          <w:t>101</w:t>
        </w:r>
        <w:r w:rsidRPr="00531E1A">
          <w:rPr>
            <w:rFonts w:hint="eastAsia"/>
          </w:rPr>
          <w:t>年會員大會手冊</w:t>
        </w:r>
        <w:r w:rsidRPr="00531E1A">
          <w:rPr>
            <w:rFonts w:hint="eastAsia"/>
          </w:rPr>
          <w:t>PDF</w:t>
        </w:r>
        <w:r w:rsidRPr="00531E1A">
          <w:rPr>
            <w:rFonts w:hint="eastAsia"/>
          </w:rPr>
          <w:t>檔頁</w:t>
        </w:r>
        <w:r w:rsidRPr="00531E1A">
          <w:rPr>
            <w:rFonts w:hint="eastAsia"/>
          </w:rPr>
          <w:t>8</w:t>
        </w:r>
        <w:r>
          <w:rPr>
            <w:rFonts w:hint="eastAsia"/>
          </w:rPr>
          <w:t>(</w:t>
        </w:r>
        <w:r>
          <w:rPr>
            <w:rFonts w:hint="eastAsia"/>
          </w:rPr>
          <w:t>十期</w:t>
        </w:r>
        <w:r>
          <w:rPr>
            <w:rFonts w:hint="eastAsia"/>
          </w:rPr>
          <w:t>A12)</w:t>
        </w:r>
      </w:ins>
    </w:p>
  </w:footnote>
  <w:footnote w:id="151">
    <w:p w14:paraId="3BDDD0B3" w14:textId="77777777" w:rsidR="00DE1468" w:rsidRDefault="00DE1468" w:rsidP="00DE1468">
      <w:pPr>
        <w:pStyle w:val="af3"/>
        <w:rPr>
          <w:ins w:id="1176" w:author="駱淳渝" w:date="2026-02-01T17:13:00Z" w16du:dateUtc="2026-02-01T09:13:00Z"/>
        </w:rPr>
      </w:pPr>
      <w:ins w:id="1177" w:author="駱淳渝" w:date="2026-02-01T17:13:00Z" w16du:dateUtc="2026-02-01T09:13:00Z">
        <w:r>
          <w:rPr>
            <w:rStyle w:val="af2"/>
          </w:rPr>
          <w:footnoteRef/>
        </w:r>
        <w:r>
          <w:rPr>
            <w:rFonts w:hint="eastAsia"/>
          </w:rPr>
          <w:t xml:space="preserve"> </w:t>
        </w:r>
        <w:r>
          <w:rPr>
            <w:rFonts w:hint="eastAsia"/>
          </w:rPr>
          <w:t>蘭欣菩薩</w:t>
        </w:r>
        <w:r>
          <w:rPr>
            <w:rFonts w:hint="eastAsia"/>
          </w:rPr>
          <w:t>Line</w:t>
        </w:r>
        <w:r>
          <w:rPr>
            <w:rFonts w:hint="eastAsia"/>
          </w:rPr>
          <w:t>訊息</w:t>
        </w:r>
        <w:r>
          <w:rPr>
            <w:rFonts w:hint="eastAsia"/>
          </w:rPr>
          <w:t>:</w:t>
        </w:r>
        <w:r>
          <w:rPr>
            <w:rFonts w:hint="eastAsia"/>
          </w:rPr>
          <w:t>簡報小組成立時間是</w:t>
        </w:r>
        <w:r>
          <w:rPr>
            <w:rFonts w:hint="eastAsia"/>
          </w:rPr>
          <w:t>2008/5/4</w:t>
        </w:r>
        <w:r>
          <w:rPr>
            <w:rFonts w:hint="eastAsia"/>
          </w:rPr>
          <w:t>舉行第一次小組會議</w:t>
        </w:r>
        <w:r>
          <w:rPr>
            <w:rFonts w:hint="eastAsia"/>
          </w:rPr>
          <w:t>(</w:t>
        </w:r>
        <w:r>
          <w:rPr>
            <w:rFonts w:hint="eastAsia"/>
          </w:rPr>
          <w:t>原圖</w:t>
        </w:r>
        <w:r>
          <w:rPr>
            <w:rFonts w:hint="eastAsia"/>
          </w:rPr>
          <w:t>)</w:t>
        </w:r>
      </w:ins>
    </w:p>
  </w:footnote>
  <w:footnote w:id="152">
    <w:p w14:paraId="30BA7987" w14:textId="40E0262D" w:rsidR="006463E8" w:rsidRDefault="006463E8">
      <w:pPr>
        <w:pStyle w:val="af3"/>
      </w:pPr>
      <w:ins w:id="1178" w:author="駱淳渝" w:date="2026-02-01T17:15:00Z" w16du:dateUtc="2026-02-01T09:15:00Z">
        <w:r>
          <w:rPr>
            <w:rStyle w:val="af2"/>
          </w:rPr>
          <w:footnoteRef/>
        </w:r>
        <w:r>
          <w:t xml:space="preserve"> </w:t>
        </w:r>
        <w:r w:rsidRPr="006463E8">
          <w:t>E07-P003</w:t>
        </w:r>
        <w:r w:rsidRPr="006463E8">
          <w:t>、</w:t>
        </w:r>
        <w:r w:rsidRPr="006463E8">
          <w:t>E07-P004(11</w:t>
        </w:r>
        <w:r w:rsidRPr="006463E8">
          <w:t>期</w:t>
        </w:r>
        <w:r w:rsidRPr="006463E8">
          <w:t>E07)</w:t>
        </w:r>
      </w:ins>
    </w:p>
  </w:footnote>
  <w:footnote w:id="153">
    <w:p w14:paraId="1BC06017" w14:textId="77777777" w:rsidR="00540BBB" w:rsidRDefault="00540BBB" w:rsidP="00710AC3">
      <w:pPr>
        <w:pStyle w:val="af3"/>
        <w:rPr>
          <w:ins w:id="1179" w:author="淑真 張" w:date="2025-11-14T22:59:00Z"/>
        </w:rPr>
      </w:pPr>
      <w:ins w:id="1180" w:author="淑真 張" w:date="2025-11-14T22:59:00Z">
        <w:r>
          <w:rPr>
            <w:rStyle w:val="af2"/>
          </w:rPr>
          <w:footnoteRef/>
        </w:r>
        <w:r>
          <w:t xml:space="preserve"> </w:t>
        </w:r>
        <w:r w:rsidRPr="007434C9">
          <w:rPr>
            <w:rFonts w:hint="eastAsia"/>
          </w:rPr>
          <w:t>E07-P004</w:t>
        </w:r>
        <w:r w:rsidRPr="007434C9">
          <w:rPr>
            <w:rFonts w:hint="eastAsia"/>
          </w:rPr>
          <w:t>網推組的發展歷程</w:t>
        </w:r>
        <w:r w:rsidRPr="007434C9">
          <w:rPr>
            <w:rFonts w:hint="eastAsia"/>
          </w:rPr>
          <w:t>(11</w:t>
        </w:r>
        <w:r w:rsidRPr="007434C9">
          <w:rPr>
            <w:rFonts w:hint="eastAsia"/>
          </w:rPr>
          <w:t>期</w:t>
        </w:r>
        <w:r w:rsidRPr="007434C9">
          <w:rPr>
            <w:rFonts w:hint="eastAsia"/>
          </w:rPr>
          <w:t>E07)</w:t>
        </w:r>
      </w:ins>
    </w:p>
  </w:footnote>
  <w:footnote w:id="154">
    <w:p w14:paraId="6E019911" w14:textId="77777777" w:rsidR="00540BBB" w:rsidRDefault="00540BBB" w:rsidP="00990BE9">
      <w:pPr>
        <w:pStyle w:val="af3"/>
      </w:pPr>
      <w:r>
        <w:rPr>
          <w:rStyle w:val="af2"/>
        </w:rPr>
        <w:footnoteRef/>
      </w:r>
      <w:r>
        <w:t xml:space="preserve"> </w:t>
      </w:r>
      <w:r>
        <w:rPr>
          <w:rFonts w:hint="eastAsia"/>
        </w:rPr>
        <w:t>0270</w:t>
      </w:r>
      <w:r>
        <w:rPr>
          <w:rFonts w:hint="eastAsia"/>
        </w:rPr>
        <w:t>正覺電子報第</w:t>
      </w:r>
      <w:r>
        <w:rPr>
          <w:rFonts w:hint="eastAsia"/>
        </w:rPr>
        <w:t>103</w:t>
      </w:r>
      <w:r>
        <w:rPr>
          <w:rFonts w:hint="eastAsia"/>
        </w:rPr>
        <w:t>期頁</w:t>
      </w:r>
      <w:r>
        <w:rPr>
          <w:rFonts w:hint="eastAsia"/>
        </w:rPr>
        <w:t>142-143</w:t>
      </w:r>
      <w:r>
        <w:rPr>
          <w:rFonts w:hint="eastAsia"/>
        </w:rPr>
        <w:t>〈佈告欄〉</w:t>
      </w:r>
      <w:r>
        <w:rPr>
          <w:rFonts w:hint="eastAsia"/>
        </w:rPr>
        <w:t>2014/7/1 (13</w:t>
      </w:r>
      <w:r>
        <w:rPr>
          <w:rFonts w:hint="eastAsia"/>
        </w:rPr>
        <w:t>期</w:t>
      </w:r>
      <w:r>
        <w:rPr>
          <w:rFonts w:hint="eastAsia"/>
        </w:rPr>
        <w:t>D03)</w:t>
      </w:r>
    </w:p>
  </w:footnote>
  <w:footnote w:id="155">
    <w:p w14:paraId="5E51BFA5" w14:textId="77777777" w:rsidR="00540BBB" w:rsidRDefault="00540BBB" w:rsidP="00FE554A">
      <w:pPr>
        <w:pStyle w:val="af3"/>
        <w:rPr>
          <w:ins w:id="1183" w:author="淑真 張" w:date="2025-11-14T23:04:00Z"/>
        </w:rPr>
      </w:pPr>
      <w:ins w:id="1184" w:author="淑真 張" w:date="2025-11-14T23:04:00Z">
        <w:r>
          <w:rPr>
            <w:rStyle w:val="af2"/>
          </w:rPr>
          <w:footnoteRef/>
        </w:r>
        <w:r>
          <w:t xml:space="preserve"> </w:t>
        </w:r>
        <w:r>
          <w:rPr>
            <w:rFonts w:ascii="微軟正黑體" w:eastAsia="微軟正黑體" w:hAnsi="微軟正黑體" w:cs="Times New Roman" w:hint="eastAsia"/>
          </w:rPr>
          <w:t>0270</w:t>
        </w:r>
        <w:r w:rsidRPr="0018015F">
          <w:rPr>
            <w:rFonts w:ascii="微軟正黑體" w:eastAsia="微軟正黑體" w:hAnsi="微軟正黑體" w:cs="Times New Roman" w:hint="eastAsia"/>
          </w:rPr>
          <w:t>正覺電子報第103期</w:t>
        </w:r>
        <w:r w:rsidRPr="00C316E5">
          <w:rPr>
            <w:rFonts w:ascii="微軟正黑體" w:eastAsia="微軟正黑體" w:hAnsi="微軟正黑體" w:cs="Times New Roman" w:hint="eastAsia"/>
          </w:rPr>
          <w:t>頁142-143〈佈告欄〉</w:t>
        </w:r>
        <w:r w:rsidRPr="0018015F">
          <w:rPr>
            <w:rFonts w:ascii="微軟正黑體" w:eastAsia="微軟正黑體" w:hAnsi="微軟正黑體" w:cs="Times New Roman"/>
          </w:rPr>
          <w:t>2014/7/1</w:t>
        </w:r>
        <w:r w:rsidRPr="0018015F">
          <w:rPr>
            <w:rFonts w:ascii="微軟正黑體" w:eastAsia="微軟正黑體" w:hAnsi="微軟正黑體" w:cs="Times New Roman" w:hint="eastAsia"/>
          </w:rPr>
          <w:t xml:space="preserve"> </w:t>
        </w:r>
        <w:r>
          <w:rPr>
            <w:rFonts w:ascii="微軟正黑體" w:eastAsia="微軟正黑體" w:hAnsi="微軟正黑體" w:cs="Times New Roman" w:hint="eastAsia"/>
          </w:rPr>
          <w:t>(13期D03)</w:t>
        </w:r>
      </w:ins>
    </w:p>
  </w:footnote>
  <w:footnote w:id="156">
    <w:p w14:paraId="4E5A1996" w14:textId="77777777" w:rsidR="00540BBB" w:rsidRDefault="00540BBB" w:rsidP="003C7BE0">
      <w:pPr>
        <w:pStyle w:val="af3"/>
      </w:pPr>
      <w:r>
        <w:rPr>
          <w:rStyle w:val="af2"/>
        </w:rPr>
        <w:footnoteRef/>
      </w:r>
      <w:r>
        <w:rPr>
          <w:rFonts w:hint="eastAsia"/>
        </w:rPr>
        <w:t xml:space="preserve"> 0159</w:t>
      </w:r>
      <w:r>
        <w:rPr>
          <w:rFonts w:hint="eastAsia"/>
        </w:rPr>
        <w:t>正覺電子報第</w:t>
      </w:r>
      <w:r>
        <w:rPr>
          <w:rFonts w:hint="eastAsia"/>
        </w:rPr>
        <w:t>54</w:t>
      </w:r>
      <w:r>
        <w:rPr>
          <w:rFonts w:hint="eastAsia"/>
        </w:rPr>
        <w:t>期頁</w:t>
      </w:r>
      <w:r>
        <w:rPr>
          <w:rFonts w:hint="eastAsia"/>
        </w:rPr>
        <w:t>138(8</w:t>
      </w:r>
      <w:r>
        <w:rPr>
          <w:rFonts w:hint="eastAsia"/>
        </w:rPr>
        <w:t>期</w:t>
      </w:r>
      <w:r>
        <w:rPr>
          <w:rFonts w:hint="eastAsia"/>
        </w:rPr>
        <w:t>A09)</w:t>
      </w:r>
    </w:p>
  </w:footnote>
  <w:footnote w:id="157">
    <w:p w14:paraId="2A8D8A7E" w14:textId="77777777" w:rsidR="00540BBB" w:rsidRDefault="00540BBB" w:rsidP="005A57BF">
      <w:pPr>
        <w:pStyle w:val="af3"/>
        <w:rPr>
          <w:ins w:id="1230" w:author="韓劍華" w:date="2025-12-23T01:09:00Z"/>
        </w:rPr>
      </w:pPr>
      <w:ins w:id="1231" w:author="韓劍華" w:date="2025-12-23T01:09:00Z">
        <w:r>
          <w:rPr>
            <w:rStyle w:val="af2"/>
          </w:rPr>
          <w:footnoteRef/>
        </w:r>
        <w:r w:rsidRPr="00197C31">
          <w:rPr>
            <w:rFonts w:hint="eastAsia"/>
          </w:rPr>
          <w:t>正覺電子報第</w:t>
        </w:r>
        <w:r w:rsidRPr="00197C31">
          <w:rPr>
            <w:rFonts w:hint="eastAsia"/>
          </w:rPr>
          <w:t>54</w:t>
        </w:r>
        <w:r w:rsidRPr="00197C31">
          <w:rPr>
            <w:rFonts w:hint="eastAsia"/>
          </w:rPr>
          <w:t>期頁</w:t>
        </w:r>
        <w:r w:rsidRPr="00197C31">
          <w:rPr>
            <w:rFonts w:hint="eastAsia"/>
          </w:rPr>
          <w:t>121-122</w:t>
        </w:r>
        <w:r>
          <w:rPr>
            <w:rFonts w:hint="eastAsia"/>
          </w:rPr>
          <w:t>(8</w:t>
        </w:r>
        <w:r>
          <w:rPr>
            <w:rFonts w:hint="eastAsia"/>
          </w:rPr>
          <w:t>期合併</w:t>
        </w:r>
        <w:r>
          <w:rPr>
            <w:rFonts w:hint="eastAsia"/>
          </w:rPr>
          <w:t xml:space="preserve"> A</w:t>
        </w:r>
        <w:r>
          <w:rPr>
            <w:rFonts w:hint="eastAsia"/>
          </w:rPr>
          <w:t>行政</w:t>
        </w:r>
        <w:r>
          <w:rPr>
            <w:rFonts w:hint="eastAsia"/>
          </w:rPr>
          <w:t>)</w:t>
        </w:r>
      </w:ins>
    </w:p>
  </w:footnote>
  <w:footnote w:id="158">
    <w:p w14:paraId="3F214465" w14:textId="77777777" w:rsidR="00540BBB" w:rsidRPr="00197C31" w:rsidRDefault="00540BBB" w:rsidP="005A57BF">
      <w:pPr>
        <w:spacing w:line="300" w:lineRule="exact"/>
        <w:suppressOverlap/>
        <w:rPr>
          <w:ins w:id="1232" w:author="韓劍華" w:date="2025-12-23T01:10:00Z"/>
          <w:sz w:val="20"/>
          <w:szCs w:val="20"/>
        </w:rPr>
      </w:pPr>
      <w:ins w:id="1233" w:author="韓劍華" w:date="2025-12-23T01:10:00Z">
        <w:r>
          <w:rPr>
            <w:rStyle w:val="af2"/>
          </w:rPr>
          <w:footnoteRef/>
        </w:r>
        <w:r w:rsidRPr="00197C31">
          <w:rPr>
            <w:rFonts w:ascii="微軟正黑體" w:eastAsia="微軟正黑體" w:hAnsi="微軟正黑體" w:cs="Times New Roman" w:hint="eastAsia"/>
            <w:sz w:val="20"/>
            <w:szCs w:val="20"/>
          </w:rPr>
          <w:t>正覺電子報第54期頁126(8期A11)</w:t>
        </w:r>
      </w:ins>
    </w:p>
  </w:footnote>
  <w:footnote w:id="159">
    <w:p w14:paraId="7A49A596" w14:textId="77777777" w:rsidR="00540BBB" w:rsidRDefault="00540BBB" w:rsidP="005A57BF">
      <w:pPr>
        <w:pStyle w:val="af3"/>
        <w:rPr>
          <w:ins w:id="1234" w:author="韓劍華" w:date="2025-12-23T01:10:00Z"/>
        </w:rPr>
      </w:pPr>
      <w:ins w:id="1235" w:author="韓劍華" w:date="2025-12-23T01:10:00Z">
        <w:r>
          <w:rPr>
            <w:rStyle w:val="af2"/>
          </w:rPr>
          <w:footnoteRef/>
        </w:r>
        <w:r w:rsidRPr="00F7458A">
          <w:rPr>
            <w:rFonts w:ascii="微軟正黑體" w:eastAsia="微軟正黑體" w:hAnsi="微軟正黑體" w:cs="Times New Roman" w:hint="eastAsia"/>
          </w:rPr>
          <w:t>正覺電子報第58期頁99、102-103、110-111</w:t>
        </w:r>
        <w:r>
          <w:rPr>
            <w:rFonts w:ascii="微軟正黑體" w:eastAsia="微軟正黑體" w:hAnsi="微軟正黑體" w:cs="Times New Roman" w:hint="eastAsia"/>
          </w:rPr>
          <w:t>(8期A11)</w:t>
        </w:r>
      </w:ins>
    </w:p>
  </w:footnote>
  <w:footnote w:id="160">
    <w:p w14:paraId="766275F5" w14:textId="77777777" w:rsidR="00540BBB" w:rsidRDefault="00540BBB" w:rsidP="005A57BF">
      <w:pPr>
        <w:pStyle w:val="af3"/>
        <w:rPr>
          <w:ins w:id="1236" w:author="韓劍華" w:date="2025-12-23T01:10:00Z"/>
        </w:rPr>
      </w:pPr>
      <w:ins w:id="1237" w:author="韓劍華" w:date="2025-12-23T01:10:00Z">
        <w:r>
          <w:rPr>
            <w:rStyle w:val="af2"/>
          </w:rPr>
          <w:footnoteRef/>
        </w:r>
        <w:r w:rsidRPr="00091610">
          <w:rPr>
            <w:rFonts w:hint="eastAsia"/>
          </w:rPr>
          <w:t>正覺電子報第</w:t>
        </w:r>
        <w:r w:rsidRPr="00091610">
          <w:rPr>
            <w:rFonts w:hint="eastAsia"/>
          </w:rPr>
          <w:t>55</w:t>
        </w:r>
        <w:r w:rsidRPr="00091610">
          <w:rPr>
            <w:rFonts w:hint="eastAsia"/>
          </w:rPr>
          <w:t>期頁</w:t>
        </w:r>
        <w:r w:rsidRPr="00091610">
          <w:rPr>
            <w:rFonts w:hint="eastAsia"/>
          </w:rPr>
          <w:t>39</w:t>
        </w:r>
        <w:r>
          <w:rPr>
            <w:rFonts w:hint="eastAsia"/>
          </w:rPr>
          <w:t>註</w:t>
        </w:r>
        <w:r>
          <w:rPr>
            <w:rFonts w:hint="eastAsia"/>
          </w:rPr>
          <w:t>60(8</w:t>
        </w:r>
        <w:r>
          <w:rPr>
            <w:rFonts w:hint="eastAsia"/>
          </w:rPr>
          <w:t>期合併</w:t>
        </w:r>
        <w:r>
          <w:rPr>
            <w:rFonts w:hint="eastAsia"/>
          </w:rPr>
          <w:t xml:space="preserve"> A</w:t>
        </w:r>
        <w:r>
          <w:rPr>
            <w:rFonts w:hint="eastAsia"/>
          </w:rPr>
          <w:t>行政</w:t>
        </w:r>
        <w:r>
          <w:rPr>
            <w:rFonts w:hint="eastAsia"/>
          </w:rPr>
          <w:t>)</w:t>
        </w:r>
      </w:ins>
    </w:p>
  </w:footnote>
  <w:footnote w:id="161">
    <w:p w14:paraId="589E9DE3" w14:textId="77777777" w:rsidR="00540BBB" w:rsidRDefault="00540BBB" w:rsidP="00710AC3">
      <w:pPr>
        <w:pStyle w:val="af3"/>
        <w:rPr>
          <w:ins w:id="1238" w:author="淑真 張" w:date="2025-11-14T23:14:00Z"/>
        </w:rPr>
      </w:pPr>
      <w:ins w:id="1239" w:author="淑真 張" w:date="2025-11-14T23:14:00Z">
        <w:r>
          <w:rPr>
            <w:rStyle w:val="af2"/>
          </w:rPr>
          <w:footnoteRef/>
        </w:r>
        <w:r>
          <w:rPr>
            <w:rFonts w:hint="eastAsia"/>
          </w:rPr>
          <w:t>0132</w:t>
        </w:r>
        <w:r w:rsidRPr="003C1DBF">
          <w:rPr>
            <w:rFonts w:hint="eastAsia"/>
          </w:rPr>
          <w:t>《概說密宗系列》</w:t>
        </w:r>
        <w:r w:rsidRPr="003C1DBF">
          <w:rPr>
            <w:rFonts w:hint="eastAsia"/>
          </w:rPr>
          <w:t>(</w:t>
        </w:r>
        <w:r w:rsidRPr="003C1DBF">
          <w:rPr>
            <w:rFonts w:hint="eastAsia"/>
          </w:rPr>
          <w:t>四</w:t>
        </w:r>
        <w:r w:rsidRPr="003C1DBF">
          <w:rPr>
            <w:rFonts w:hint="eastAsia"/>
          </w:rPr>
          <w:t>)</w:t>
        </w:r>
        <w:r w:rsidRPr="003C1DBF">
          <w:rPr>
            <w:rFonts w:hint="eastAsia"/>
          </w:rPr>
          <w:t>書末共修現況及招生公告</w:t>
        </w:r>
        <w:r>
          <w:rPr>
            <w:rFonts w:hint="eastAsia"/>
          </w:rPr>
          <w:t>(8</w:t>
        </w:r>
        <w:r>
          <w:rPr>
            <w:rFonts w:hint="eastAsia"/>
          </w:rPr>
          <w:t>期</w:t>
        </w:r>
        <w:r>
          <w:rPr>
            <w:rFonts w:hint="eastAsia"/>
          </w:rPr>
          <w:t>A04)</w:t>
        </w:r>
      </w:ins>
    </w:p>
  </w:footnote>
  <w:footnote w:id="162">
    <w:p w14:paraId="7D61179F" w14:textId="77777777" w:rsidR="00540BBB" w:rsidRDefault="00540BBB">
      <w:pPr>
        <w:pStyle w:val="af3"/>
        <w:rPr>
          <w:ins w:id="1243" w:author="淑真 張" w:date="2025-11-14T23:17:00Z"/>
        </w:rPr>
      </w:pPr>
      <w:ins w:id="1244" w:author="淑真 張" w:date="2025-11-14T23:17:00Z">
        <w:r>
          <w:rPr>
            <w:rStyle w:val="af2"/>
          </w:rPr>
          <w:footnoteRef/>
        </w:r>
        <w:r>
          <w:t xml:space="preserve"> </w:t>
        </w:r>
        <w:r w:rsidRPr="0061100E">
          <w:t>0291</w:t>
        </w:r>
        <w:r w:rsidRPr="0061100E">
          <w:rPr>
            <w:rFonts w:hint="eastAsia"/>
          </w:rPr>
          <w:t>《法華經講義》第一輯頁</w:t>
        </w:r>
        <w:r w:rsidRPr="0061100E">
          <w:rPr>
            <w:rFonts w:hint="eastAsia"/>
          </w:rPr>
          <w:t>1-2</w:t>
        </w:r>
        <w:r>
          <w:rPr>
            <w:rFonts w:hint="eastAsia"/>
          </w:rPr>
          <w:t>(</w:t>
        </w:r>
        <w:r w:rsidRPr="002B3D68">
          <w:rPr>
            <w:rFonts w:ascii="微軟正黑體" w:eastAsia="微軟正黑體" w:hAnsi="微軟正黑體" w:cs="Times New Roman" w:hint="eastAsia"/>
          </w:rPr>
          <w:t>13期A04)</w:t>
        </w:r>
      </w:ins>
    </w:p>
  </w:footnote>
  <w:footnote w:id="163">
    <w:p w14:paraId="36F24D4A" w14:textId="77777777" w:rsidR="00540BBB" w:rsidRDefault="00540BBB">
      <w:pPr>
        <w:pStyle w:val="af3"/>
        <w:rPr>
          <w:ins w:id="1245" w:author="淑真 張" w:date="2025-11-14T23:17:00Z"/>
        </w:rPr>
      </w:pPr>
      <w:ins w:id="1246" w:author="淑真 張" w:date="2025-11-14T23:17:00Z">
        <w:r>
          <w:rPr>
            <w:rStyle w:val="af2"/>
          </w:rPr>
          <w:footnoteRef/>
        </w:r>
        <w:r>
          <w:t xml:space="preserve"> </w:t>
        </w:r>
        <w:r w:rsidRPr="0061100E">
          <w:t>0291</w:t>
        </w:r>
        <w:r w:rsidRPr="0061100E">
          <w:rPr>
            <w:rFonts w:hint="eastAsia"/>
          </w:rPr>
          <w:t>《法華經講義》第一輯頁</w:t>
        </w:r>
        <w:r w:rsidRPr="0061100E">
          <w:rPr>
            <w:rFonts w:hint="eastAsia"/>
          </w:rPr>
          <w:t>1-2</w:t>
        </w:r>
        <w:r>
          <w:rPr>
            <w:rFonts w:hint="eastAsia"/>
          </w:rPr>
          <w:t>(</w:t>
        </w:r>
        <w:r w:rsidRPr="002B3D68">
          <w:rPr>
            <w:rFonts w:ascii="微軟正黑體" w:eastAsia="微軟正黑體" w:hAnsi="微軟正黑體" w:cs="Times New Roman" w:hint="eastAsia"/>
          </w:rPr>
          <w:t>13期A04)</w:t>
        </w:r>
      </w:ins>
    </w:p>
  </w:footnote>
  <w:footnote w:id="164">
    <w:p w14:paraId="14F55867" w14:textId="77777777" w:rsidR="00540BBB" w:rsidRDefault="00540BBB" w:rsidP="00710AC3">
      <w:pPr>
        <w:pStyle w:val="af3"/>
        <w:rPr>
          <w:ins w:id="1248" w:author="淑真 張" w:date="2025-11-14T23:20:00Z"/>
        </w:rPr>
      </w:pPr>
      <w:ins w:id="1249" w:author="淑真 張" w:date="2025-11-14T23:20:00Z">
        <w:r>
          <w:rPr>
            <w:rStyle w:val="af2"/>
          </w:rPr>
          <w:footnoteRef/>
        </w:r>
        <w:r>
          <w:t xml:space="preserve"> </w:t>
        </w:r>
        <w:r w:rsidRPr="006C64B2">
          <w:t>A12-P007</w:t>
        </w:r>
        <w:r w:rsidRPr="00D436F0">
          <w:rPr>
            <w:rFonts w:hint="eastAsia"/>
          </w:rPr>
          <w:t>莫拉克捐款</w:t>
        </w:r>
        <w:r w:rsidRPr="006C64B2">
          <w:rPr>
            <w:rFonts w:hint="eastAsia"/>
          </w:rPr>
          <w:t>(6</w:t>
        </w:r>
        <w:r w:rsidRPr="006C64B2">
          <w:rPr>
            <w:rFonts w:hint="eastAsia"/>
          </w:rPr>
          <w:t>期</w:t>
        </w:r>
        <w:r w:rsidRPr="006C64B2">
          <w:rPr>
            <w:rFonts w:hint="eastAsia"/>
          </w:rPr>
          <w:t>A12)</w:t>
        </w:r>
        <w:r w:rsidRPr="006C64B2" w:rsidDel="006C64B2">
          <w:t xml:space="preserve"> </w:t>
        </w:r>
      </w:ins>
    </w:p>
  </w:footnote>
  <w:footnote w:id="165">
    <w:p w14:paraId="57EEBC21" w14:textId="77777777" w:rsidR="00540BBB" w:rsidRPr="004631CD" w:rsidRDefault="00540BBB" w:rsidP="00710AC3">
      <w:pPr>
        <w:pStyle w:val="af3"/>
        <w:rPr>
          <w:ins w:id="1260" w:author="淑真 張" w:date="2025-11-14T23:21:00Z"/>
          <w:szCs w:val="20"/>
          <w:lang w:val="en-US"/>
        </w:rPr>
      </w:pPr>
      <w:ins w:id="1261" w:author="淑真 張" w:date="2025-11-14T23:21:00Z">
        <w:r>
          <w:rPr>
            <w:rStyle w:val="af2"/>
          </w:rPr>
          <w:footnoteRef/>
        </w:r>
        <w:r w:rsidRPr="004631CD">
          <w:rPr>
            <w:rFonts w:ascii="微軟正黑體" w:eastAsia="微軟正黑體" w:hAnsi="微軟正黑體" w:hint="eastAsia"/>
            <w:szCs w:val="20"/>
          </w:rPr>
          <w:t>0169《博愛—愛盡天下女人》，頁17 (原書)</w:t>
        </w:r>
        <w:r w:rsidRPr="004631CD">
          <w:rPr>
            <w:rFonts w:ascii="微軟正黑體" w:eastAsia="微軟正黑體" w:hAnsi="微軟正黑體"/>
            <w:szCs w:val="20"/>
            <w:lang w:val="en-US"/>
          </w:rPr>
          <w:t xml:space="preserve"> </w:t>
        </w:r>
      </w:ins>
    </w:p>
  </w:footnote>
  <w:footnote w:id="166">
    <w:p w14:paraId="501DE11E" w14:textId="77777777" w:rsidR="00540BBB" w:rsidRDefault="00540BBB" w:rsidP="00710AC3">
      <w:pPr>
        <w:pStyle w:val="af3"/>
        <w:rPr>
          <w:ins w:id="1263" w:author="淑真 張" w:date="2025-11-14T23:22:00Z"/>
        </w:rPr>
      </w:pPr>
      <w:ins w:id="1264" w:author="淑真 張" w:date="2025-11-14T23:22:00Z">
        <w:r>
          <w:rPr>
            <w:rStyle w:val="af2"/>
          </w:rPr>
          <w:footnoteRef/>
        </w:r>
        <w:r>
          <w:rPr>
            <w:rFonts w:hint="eastAsia"/>
          </w:rPr>
          <w:t>0170</w:t>
        </w:r>
        <w:r>
          <w:rPr>
            <w:rFonts w:hint="eastAsia"/>
          </w:rPr>
          <w:t>《破羯磨僧真義》頁</w:t>
        </w:r>
        <w:r>
          <w:rPr>
            <w:rFonts w:hint="eastAsia"/>
          </w:rPr>
          <w:t>1</w:t>
        </w:r>
        <w:r>
          <w:rPr>
            <w:rFonts w:hint="eastAsia"/>
          </w:rPr>
          <w:t>、</w:t>
        </w:r>
        <w:r>
          <w:rPr>
            <w:rFonts w:hint="eastAsia"/>
          </w:rPr>
          <w:t>74</w:t>
        </w:r>
        <w:r>
          <w:rPr>
            <w:rFonts w:hint="eastAsia"/>
          </w:rPr>
          <w:t>、</w:t>
        </w:r>
        <w:r>
          <w:rPr>
            <w:rFonts w:hint="eastAsia"/>
          </w:rPr>
          <w:t>75</w:t>
        </w:r>
        <w:r>
          <w:rPr>
            <w:rFonts w:hint="eastAsia"/>
          </w:rPr>
          <w:t>、</w:t>
        </w:r>
        <w:r>
          <w:rPr>
            <w:rFonts w:hint="eastAsia"/>
          </w:rPr>
          <w:t>84 (B02 10</w:t>
        </w:r>
        <w:r>
          <w:rPr>
            <w:rFonts w:hint="eastAsia"/>
          </w:rPr>
          <w:t>期</w:t>
        </w:r>
        <w:r>
          <w:rPr>
            <w:rFonts w:hint="eastAsia"/>
          </w:rPr>
          <w:t>)</w:t>
        </w:r>
      </w:ins>
    </w:p>
  </w:footnote>
  <w:footnote w:id="167">
    <w:p w14:paraId="2552113E" w14:textId="77777777" w:rsidR="00540BBB" w:rsidRDefault="00540BBB" w:rsidP="00710AC3">
      <w:pPr>
        <w:pStyle w:val="af3"/>
        <w:rPr>
          <w:ins w:id="1265" w:author="淑真 張" w:date="2025-11-14T23:22:00Z"/>
        </w:rPr>
      </w:pPr>
      <w:ins w:id="1266" w:author="淑真 張" w:date="2025-11-14T23:22:00Z">
        <w:r>
          <w:rPr>
            <w:rStyle w:val="af2"/>
          </w:rPr>
          <w:footnoteRef/>
        </w:r>
        <w:r>
          <w:t xml:space="preserve"> </w:t>
        </w:r>
      </w:ins>
    </w:p>
  </w:footnote>
  <w:footnote w:id="168">
    <w:p w14:paraId="2217B8F6" w14:textId="77777777" w:rsidR="00540BBB" w:rsidRPr="00FE5CB1" w:rsidRDefault="00540BBB" w:rsidP="00FE554A">
      <w:pPr>
        <w:pStyle w:val="af3"/>
        <w:rPr>
          <w:ins w:id="1268" w:author="淑真 張" w:date="2025-11-14T23:24:00Z"/>
          <w:lang w:val="en-US"/>
        </w:rPr>
      </w:pPr>
      <w:ins w:id="1269" w:author="淑真 張" w:date="2025-11-14T23:24:00Z">
        <w:r>
          <w:rPr>
            <w:rStyle w:val="af2"/>
          </w:rPr>
          <w:footnoteRef/>
        </w:r>
        <w:r w:rsidRPr="00654184">
          <w:rPr>
            <w:lang w:val="en-US"/>
          </w:rPr>
          <w:t xml:space="preserve"> </w:t>
        </w:r>
        <w:r>
          <w:rPr>
            <w:lang w:val="en-US"/>
          </w:rPr>
          <w:t>C07-P014(11</w:t>
        </w:r>
        <w:r>
          <w:rPr>
            <w:rFonts w:hint="eastAsia"/>
            <w:lang w:val="en-US"/>
          </w:rPr>
          <w:t>期</w:t>
        </w:r>
        <w:r>
          <w:rPr>
            <w:lang w:val="en-US"/>
          </w:rPr>
          <w:t>C07)</w:t>
        </w:r>
      </w:ins>
    </w:p>
  </w:footnote>
  <w:footnote w:id="169">
    <w:p w14:paraId="6B2AA86B" w14:textId="77777777" w:rsidR="00540BBB" w:rsidRPr="00D7732E" w:rsidRDefault="00540BBB" w:rsidP="00FE554A">
      <w:pPr>
        <w:pStyle w:val="af3"/>
        <w:rPr>
          <w:ins w:id="1272" w:author="淑真 張" w:date="2025-11-14T23:24:00Z"/>
          <w:lang w:val="en-US"/>
        </w:rPr>
      </w:pPr>
      <w:ins w:id="1273" w:author="淑真 張" w:date="2025-11-14T23:24:00Z">
        <w:r>
          <w:rPr>
            <w:rStyle w:val="af2"/>
          </w:rPr>
          <w:footnoteRef/>
        </w:r>
        <w:r w:rsidRPr="00CE678D">
          <w:rPr>
            <w:lang w:val="en-US"/>
          </w:rPr>
          <w:t xml:space="preserve"> </w:t>
        </w:r>
        <w:r>
          <w:rPr>
            <w:lang w:val="en-US"/>
          </w:rPr>
          <w:t>C07-P014(11</w:t>
        </w:r>
        <w:r>
          <w:rPr>
            <w:rFonts w:hint="eastAsia"/>
            <w:lang w:val="en-US"/>
          </w:rPr>
          <w:t>期</w:t>
        </w:r>
        <w:r>
          <w:rPr>
            <w:lang w:val="en-US"/>
          </w:rPr>
          <w:t>C07)</w:t>
        </w:r>
      </w:ins>
    </w:p>
  </w:footnote>
  <w:footnote w:id="170">
    <w:p w14:paraId="5E8BF820" w14:textId="77777777" w:rsidR="00540BBB" w:rsidRPr="00D7732E" w:rsidRDefault="00540BBB" w:rsidP="00FE554A">
      <w:pPr>
        <w:pStyle w:val="af3"/>
        <w:rPr>
          <w:ins w:id="1274" w:author="淑真 張" w:date="2025-11-14T23:24:00Z"/>
          <w:lang w:val="en-US"/>
        </w:rPr>
      </w:pPr>
      <w:ins w:id="1275" w:author="淑真 張" w:date="2025-11-14T23:24:00Z">
        <w:r>
          <w:rPr>
            <w:rStyle w:val="af2"/>
          </w:rPr>
          <w:footnoteRef/>
        </w:r>
        <w:r>
          <w:t xml:space="preserve"> </w:t>
        </w:r>
        <w:r>
          <w:rPr>
            <w:rFonts w:hint="eastAsia"/>
            <w:lang w:val="en-US"/>
          </w:rPr>
          <w:t>訪談紀錄</w:t>
        </w:r>
        <w:r>
          <w:rPr>
            <w:lang w:val="en-US"/>
          </w:rPr>
          <w:t>-</w:t>
        </w:r>
        <w:r>
          <w:rPr>
            <w:rFonts w:hint="eastAsia"/>
            <w:lang w:val="en-US"/>
          </w:rPr>
          <w:t>陳繁義老師</w:t>
        </w:r>
        <w:r>
          <w:rPr>
            <w:lang w:val="en-US"/>
          </w:rPr>
          <w:t>C07-P015(11</w:t>
        </w:r>
        <w:r>
          <w:rPr>
            <w:rFonts w:hint="eastAsia"/>
            <w:lang w:val="en-US"/>
          </w:rPr>
          <w:t>期</w:t>
        </w:r>
        <w:r>
          <w:rPr>
            <w:lang w:val="en-US"/>
          </w:rPr>
          <w:t>C07)</w:t>
        </w:r>
      </w:ins>
    </w:p>
  </w:footnote>
  <w:footnote w:id="171">
    <w:p w14:paraId="3ABAB9B8" w14:textId="77777777" w:rsidR="00540BBB" w:rsidRDefault="00540BBB" w:rsidP="00FE554A">
      <w:pPr>
        <w:pStyle w:val="af3"/>
        <w:rPr>
          <w:ins w:id="1276" w:author="淑真 張" w:date="2025-11-14T23:24:00Z"/>
        </w:rPr>
      </w:pPr>
      <w:ins w:id="1277" w:author="淑真 張" w:date="2025-11-14T23:24:00Z">
        <w:r>
          <w:rPr>
            <w:rStyle w:val="af2"/>
          </w:rPr>
          <w:footnoteRef/>
        </w:r>
        <w:r>
          <w:t xml:space="preserve"> </w:t>
        </w:r>
        <w:r>
          <w:rPr>
            <w:rFonts w:hint="eastAsia"/>
            <w:lang w:val="en-US"/>
          </w:rPr>
          <w:t>導師</w:t>
        </w:r>
        <w:r>
          <w:rPr>
            <w:lang w:val="en-US"/>
          </w:rPr>
          <w:t>2024/1/2</w:t>
        </w:r>
        <w:r>
          <w:rPr>
            <w:rFonts w:hint="eastAsia"/>
            <w:lang w:val="en-US"/>
          </w:rPr>
          <w:t>開演《菩薩瓔珞本業經》</w:t>
        </w:r>
        <w:r>
          <w:rPr>
            <w:lang w:val="en-US"/>
          </w:rPr>
          <w:t>(10</w:t>
        </w:r>
        <w:r>
          <w:rPr>
            <w:rFonts w:hint="eastAsia"/>
            <w:lang w:val="en-US"/>
          </w:rPr>
          <w:t>期</w:t>
        </w:r>
        <w:r>
          <w:rPr>
            <w:lang w:val="en-US"/>
          </w:rPr>
          <w:t>C07)</w:t>
        </w:r>
      </w:ins>
    </w:p>
  </w:footnote>
  <w:footnote w:id="172">
    <w:p w14:paraId="2873965F" w14:textId="77777777" w:rsidR="00540BBB" w:rsidRPr="00D7732E" w:rsidRDefault="00540BBB" w:rsidP="00FE554A">
      <w:pPr>
        <w:pStyle w:val="af3"/>
        <w:spacing w:line="240" w:lineRule="auto"/>
        <w:rPr>
          <w:ins w:id="1280" w:author="淑真 張" w:date="2025-11-14T23:24:00Z"/>
          <w:lang w:val="en-US"/>
        </w:rPr>
      </w:pPr>
      <w:ins w:id="1281" w:author="淑真 張" w:date="2025-11-14T23:24:00Z">
        <w:r>
          <w:rPr>
            <w:rStyle w:val="af2"/>
          </w:rPr>
          <w:footnoteRef/>
        </w:r>
        <w:r>
          <w:t xml:space="preserve"> </w:t>
        </w:r>
        <w:r>
          <w:rPr>
            <w:lang w:val="en-US"/>
          </w:rPr>
          <w:t>C07-P015</w:t>
        </w:r>
        <w:r>
          <w:rPr>
            <w:rFonts w:hint="eastAsia"/>
            <w:lang w:val="en-US"/>
          </w:rPr>
          <w:t>訪談紀錄</w:t>
        </w:r>
        <w:r>
          <w:rPr>
            <w:lang w:val="en-US"/>
          </w:rPr>
          <w:t>-</w:t>
        </w:r>
        <w:r>
          <w:rPr>
            <w:rFonts w:hint="eastAsia"/>
            <w:lang w:val="en-US"/>
          </w:rPr>
          <w:t>陳繁義老師</w:t>
        </w:r>
        <w:r>
          <w:rPr>
            <w:lang w:val="en-US"/>
          </w:rPr>
          <w:t>(11</w:t>
        </w:r>
        <w:r>
          <w:rPr>
            <w:rFonts w:hint="eastAsia"/>
            <w:lang w:val="en-US"/>
          </w:rPr>
          <w:t>期</w:t>
        </w:r>
        <w:r>
          <w:rPr>
            <w:lang w:val="en-US"/>
          </w:rPr>
          <w:t>C07)</w:t>
        </w:r>
      </w:ins>
    </w:p>
  </w:footnote>
  <w:footnote w:id="173">
    <w:p w14:paraId="755C7BC5" w14:textId="77777777" w:rsidR="00540BBB" w:rsidRPr="00D7732E" w:rsidRDefault="00540BBB" w:rsidP="00FE554A">
      <w:pPr>
        <w:pStyle w:val="af3"/>
        <w:spacing w:line="240" w:lineRule="auto"/>
        <w:rPr>
          <w:ins w:id="1286" w:author="淑真 張" w:date="2025-11-14T23:24:00Z"/>
          <w:lang w:val="en-US"/>
        </w:rPr>
      </w:pPr>
      <w:ins w:id="1287" w:author="淑真 張" w:date="2025-11-14T23:24:00Z">
        <w:r>
          <w:rPr>
            <w:rStyle w:val="af2"/>
          </w:rPr>
          <w:footnoteRef/>
        </w:r>
        <w:r>
          <w:rPr>
            <w:lang w:val="en-US"/>
          </w:rPr>
          <w:t xml:space="preserve"> </w:t>
        </w:r>
        <w:r>
          <w:rPr>
            <w:rFonts w:hint="eastAsia"/>
            <w:lang w:val="en-US"/>
          </w:rPr>
          <w:t>E07-P004</w:t>
        </w:r>
        <w:r w:rsidRPr="00E14D83">
          <w:rPr>
            <w:rFonts w:hint="eastAsia"/>
            <w:lang w:val="en-US"/>
          </w:rPr>
          <w:t>網推處提供的網路推廣相關資料</w:t>
        </w:r>
        <w:r>
          <w:rPr>
            <w:rFonts w:hint="eastAsia"/>
            <w:lang w:val="en-US"/>
          </w:rPr>
          <w:t>(11</w:t>
        </w:r>
        <w:r>
          <w:rPr>
            <w:rFonts w:hint="eastAsia"/>
          </w:rPr>
          <w:t>期</w:t>
        </w:r>
        <w:r w:rsidRPr="00D7732E">
          <w:rPr>
            <w:lang w:val="en-US"/>
          </w:rPr>
          <w:t xml:space="preserve"> E07)</w:t>
        </w:r>
      </w:ins>
    </w:p>
  </w:footnote>
  <w:footnote w:id="174">
    <w:p w14:paraId="24A654CA" w14:textId="5DC1DC4D" w:rsidR="00237780" w:rsidRDefault="00237780">
      <w:pPr>
        <w:pStyle w:val="af3"/>
      </w:pPr>
      <w:ins w:id="1288" w:author="駱淳渝" w:date="2026-02-01T16:19:00Z" w16du:dateUtc="2026-02-01T08:19:00Z">
        <w:r>
          <w:rPr>
            <w:rStyle w:val="af2"/>
          </w:rPr>
          <w:footnoteRef/>
        </w:r>
        <w:r>
          <w:t xml:space="preserve"> </w:t>
        </w:r>
      </w:ins>
      <w:ins w:id="1289" w:author="駱淳渝" w:date="2026-02-01T16:20:00Z" w16du:dateUtc="2026-02-01T08:20:00Z">
        <w:r w:rsidR="00F4318B" w:rsidRPr="00F4318B">
          <w:t>0182</w:t>
        </w:r>
        <w:r w:rsidR="00F4318B" w:rsidRPr="00F4318B">
          <w:t>頁</w:t>
        </w:r>
        <w:r w:rsidR="00F4318B" w:rsidRPr="00F4318B">
          <w:t>114-115(8</w:t>
        </w:r>
        <w:r w:rsidR="00F4318B" w:rsidRPr="00F4318B">
          <w:t>期</w:t>
        </w:r>
        <w:r w:rsidR="00F4318B" w:rsidRPr="00F4318B">
          <w:t>E05)</w:t>
        </w:r>
      </w:ins>
    </w:p>
  </w:footnote>
  <w:footnote w:id="175">
    <w:p w14:paraId="49BA514E" w14:textId="77777777" w:rsidR="00540BBB" w:rsidRPr="003D01BB" w:rsidRDefault="00540BBB" w:rsidP="003D01BB">
      <w:pPr>
        <w:pStyle w:val="af3"/>
        <w:spacing w:line="280" w:lineRule="exact"/>
        <w:rPr>
          <w:rFonts w:asciiTheme="minorEastAsia" w:eastAsiaTheme="minorEastAsia" w:hAnsiTheme="minorEastAsia"/>
          <w:szCs w:val="20"/>
        </w:rPr>
      </w:pPr>
      <w:r w:rsidRPr="003D01BB">
        <w:rPr>
          <w:rStyle w:val="af2"/>
        </w:rPr>
        <w:footnoteRef/>
      </w:r>
      <w:r w:rsidRPr="003D01BB">
        <w:rPr>
          <w:rFonts w:asciiTheme="minorEastAsia" w:eastAsiaTheme="minorEastAsia" w:hAnsiTheme="minorEastAsia"/>
          <w:szCs w:val="20"/>
        </w:rPr>
        <w:t xml:space="preserve"> 0212</w:t>
      </w:r>
      <w:r w:rsidRPr="003D01BB">
        <w:rPr>
          <w:rFonts w:asciiTheme="minorEastAsia" w:eastAsiaTheme="minorEastAsia" w:hAnsiTheme="minorEastAsia" w:hint="eastAsia"/>
          <w:szCs w:val="20"/>
        </w:rPr>
        <w:t>《正覺電子報第</w:t>
      </w:r>
      <w:r w:rsidRPr="003D01BB">
        <w:rPr>
          <w:rFonts w:asciiTheme="minorEastAsia" w:eastAsiaTheme="minorEastAsia" w:hAnsiTheme="minorEastAsia"/>
          <w:szCs w:val="20"/>
        </w:rPr>
        <w:t>75</w:t>
      </w:r>
      <w:r w:rsidRPr="003D01BB">
        <w:rPr>
          <w:rFonts w:asciiTheme="minorEastAsia" w:eastAsiaTheme="minorEastAsia" w:hAnsiTheme="minorEastAsia" w:hint="eastAsia"/>
          <w:szCs w:val="20"/>
        </w:rPr>
        <w:t>期》〈</w:t>
      </w:r>
      <w:r w:rsidRPr="003D01BB">
        <w:rPr>
          <w:rFonts w:asciiTheme="minorEastAsia" w:eastAsiaTheme="minorEastAsia" w:hAnsiTheme="minorEastAsia"/>
          <w:szCs w:val="20"/>
        </w:rPr>
        <w:t>425</w:t>
      </w:r>
      <w:r w:rsidRPr="003D01BB">
        <w:rPr>
          <w:rFonts w:asciiTheme="minorEastAsia" w:eastAsiaTheme="minorEastAsia" w:hAnsiTheme="minorEastAsia" w:hint="eastAsia"/>
          <w:szCs w:val="20"/>
        </w:rPr>
        <w:t>之行去前的因緣與小波瀾〉頁</w:t>
      </w:r>
      <w:r w:rsidRPr="003D01BB">
        <w:rPr>
          <w:rFonts w:asciiTheme="minorEastAsia" w:eastAsiaTheme="minorEastAsia" w:hAnsiTheme="minorEastAsia"/>
          <w:szCs w:val="20"/>
        </w:rPr>
        <w:t>121 (9</w:t>
      </w:r>
      <w:r w:rsidRPr="003D01BB">
        <w:rPr>
          <w:rFonts w:asciiTheme="minorEastAsia" w:eastAsiaTheme="minorEastAsia" w:hAnsiTheme="minorEastAsia" w:hint="eastAsia"/>
          <w:szCs w:val="20"/>
        </w:rPr>
        <w:t>期</w:t>
      </w:r>
      <w:r w:rsidRPr="003D01BB">
        <w:rPr>
          <w:rFonts w:asciiTheme="minorEastAsia" w:eastAsiaTheme="minorEastAsia" w:hAnsiTheme="minorEastAsia"/>
          <w:szCs w:val="20"/>
        </w:rPr>
        <w:t xml:space="preserve"> C10)</w:t>
      </w:r>
    </w:p>
  </w:footnote>
  <w:footnote w:id="176">
    <w:p w14:paraId="02084135" w14:textId="77777777" w:rsidR="00540BBB" w:rsidRDefault="00540BBB" w:rsidP="001D233E">
      <w:pPr>
        <w:pStyle w:val="af3"/>
        <w:spacing w:line="320" w:lineRule="exact"/>
        <w:rPr>
          <w:ins w:id="1293" w:author="淑真 張" w:date="2025-11-15T10:57:00Z"/>
        </w:rPr>
      </w:pPr>
      <w:ins w:id="1294" w:author="淑真 張" w:date="2025-11-15T10:57:00Z">
        <w:r>
          <w:rPr>
            <w:rStyle w:val="af2"/>
          </w:rPr>
          <w:footnoteRef/>
        </w:r>
        <w:r>
          <w:t xml:space="preserve"> </w:t>
        </w:r>
        <w:r>
          <w:rPr>
            <w:rFonts w:hint="eastAsia"/>
          </w:rPr>
          <w:t>0212</w:t>
        </w:r>
        <w:r>
          <w:rPr>
            <w:rFonts w:hint="eastAsia"/>
          </w:rPr>
          <w:t>《正覺電子報第</w:t>
        </w:r>
        <w:r>
          <w:rPr>
            <w:rFonts w:hint="eastAsia"/>
          </w:rPr>
          <w:t>75</w:t>
        </w:r>
        <w:r>
          <w:rPr>
            <w:rFonts w:hint="eastAsia"/>
          </w:rPr>
          <w:t>期》〈</w:t>
        </w:r>
        <w:r>
          <w:rPr>
            <w:rFonts w:hint="eastAsia"/>
          </w:rPr>
          <w:t>425</w:t>
        </w:r>
        <w:r>
          <w:rPr>
            <w:rFonts w:hint="eastAsia"/>
          </w:rPr>
          <w:t>之行去前的因緣與小波瀾〉頁</w:t>
        </w:r>
        <w:r>
          <w:rPr>
            <w:rFonts w:hint="eastAsia"/>
          </w:rPr>
          <w:t>119 (9</w:t>
        </w:r>
        <w:r>
          <w:rPr>
            <w:rFonts w:hint="eastAsia"/>
          </w:rPr>
          <w:t>期</w:t>
        </w:r>
        <w:r>
          <w:rPr>
            <w:rFonts w:hint="eastAsia"/>
          </w:rPr>
          <w:t xml:space="preserve"> C10)</w:t>
        </w:r>
      </w:ins>
    </w:p>
  </w:footnote>
  <w:footnote w:id="177">
    <w:p w14:paraId="11BA4A80" w14:textId="77777777" w:rsidR="00540BBB" w:rsidRDefault="00540BBB" w:rsidP="001D233E">
      <w:pPr>
        <w:pStyle w:val="af3"/>
        <w:spacing w:line="320" w:lineRule="exact"/>
        <w:rPr>
          <w:ins w:id="1295" w:author="淑真 張" w:date="2025-11-15T10:57:00Z"/>
        </w:rPr>
      </w:pPr>
      <w:ins w:id="1296" w:author="淑真 張" w:date="2025-11-15T10:57:00Z">
        <w:r>
          <w:rPr>
            <w:rStyle w:val="af2"/>
          </w:rPr>
          <w:footnoteRef/>
        </w:r>
        <w:r>
          <w:t xml:space="preserve"> </w:t>
        </w:r>
        <w:r>
          <w:rPr>
            <w:rFonts w:hint="eastAsia"/>
          </w:rPr>
          <w:t>0212</w:t>
        </w:r>
        <w:r>
          <w:rPr>
            <w:rFonts w:hint="eastAsia"/>
          </w:rPr>
          <w:t>《正覺電子報第</w:t>
        </w:r>
        <w:r>
          <w:rPr>
            <w:rFonts w:hint="eastAsia"/>
          </w:rPr>
          <w:t>75</w:t>
        </w:r>
        <w:r>
          <w:rPr>
            <w:rFonts w:hint="eastAsia"/>
          </w:rPr>
          <w:t>期》〈</w:t>
        </w:r>
        <w:r>
          <w:rPr>
            <w:rFonts w:hint="eastAsia"/>
          </w:rPr>
          <w:t>425</w:t>
        </w:r>
        <w:r>
          <w:rPr>
            <w:rFonts w:hint="eastAsia"/>
          </w:rPr>
          <w:t>之行去前的因緣與小波瀾〉頁</w:t>
        </w:r>
        <w:r>
          <w:rPr>
            <w:rFonts w:hint="eastAsia"/>
          </w:rPr>
          <w:t>121 (9</w:t>
        </w:r>
        <w:r>
          <w:rPr>
            <w:rFonts w:hint="eastAsia"/>
          </w:rPr>
          <w:t>期</w:t>
        </w:r>
        <w:r>
          <w:rPr>
            <w:rFonts w:hint="eastAsia"/>
          </w:rPr>
          <w:t xml:space="preserve"> C10)</w:t>
        </w:r>
      </w:ins>
    </w:p>
  </w:footnote>
  <w:footnote w:id="178">
    <w:p w14:paraId="6CA99FF8" w14:textId="77777777" w:rsidR="00540BBB" w:rsidRDefault="00540BBB" w:rsidP="001D233E">
      <w:pPr>
        <w:pStyle w:val="af3"/>
        <w:spacing w:line="320" w:lineRule="exact"/>
        <w:rPr>
          <w:ins w:id="1298" w:author="淑真 張" w:date="2025-11-15T10:57:00Z"/>
        </w:rPr>
      </w:pPr>
      <w:ins w:id="1299" w:author="淑真 張" w:date="2025-11-15T10:57:00Z">
        <w:r>
          <w:rPr>
            <w:rStyle w:val="af2"/>
          </w:rPr>
          <w:footnoteRef/>
        </w:r>
        <w:r>
          <w:t xml:space="preserve"> </w:t>
        </w:r>
        <w:r>
          <w:rPr>
            <w:rFonts w:hint="eastAsia"/>
          </w:rPr>
          <w:t>0</w:t>
        </w:r>
        <w:r>
          <w:t>362</w:t>
        </w:r>
        <w:r>
          <w:rPr>
            <w:rFonts w:hint="eastAsia"/>
          </w:rPr>
          <w:t>《法華經講義》第二十二輯</w:t>
        </w:r>
        <w:r>
          <w:rPr>
            <w:rFonts w:hint="eastAsia"/>
          </w:rPr>
          <w:t xml:space="preserve"> </w:t>
        </w:r>
        <w:r>
          <w:rPr>
            <w:rFonts w:hint="eastAsia"/>
          </w:rPr>
          <w:t>頁</w:t>
        </w:r>
        <w:r>
          <w:rPr>
            <w:rFonts w:hint="eastAsia"/>
          </w:rPr>
          <w:t>9</w:t>
        </w:r>
        <w:r>
          <w:t>8 (14</w:t>
        </w:r>
        <w:r>
          <w:rPr>
            <w:rFonts w:hint="eastAsia"/>
          </w:rPr>
          <w:t>期</w:t>
        </w:r>
        <w:r>
          <w:rPr>
            <w:rFonts w:hint="eastAsia"/>
          </w:rPr>
          <w:t>D</w:t>
        </w:r>
        <w:r>
          <w:t>01)</w:t>
        </w:r>
      </w:ins>
    </w:p>
  </w:footnote>
  <w:footnote w:id="179">
    <w:p w14:paraId="63C854AB" w14:textId="77777777" w:rsidR="00540BBB" w:rsidRPr="00780C37" w:rsidRDefault="00540BBB" w:rsidP="00DC540B">
      <w:pPr>
        <w:pStyle w:val="af3"/>
        <w:spacing w:line="240" w:lineRule="auto"/>
        <w:rPr>
          <w:ins w:id="1300" w:author="韓劍華" w:date="2025-12-26T20:17:00Z"/>
          <w:rFonts w:ascii="新細明體" w:hAnsi="新細明體"/>
        </w:rPr>
      </w:pPr>
      <w:ins w:id="1301" w:author="韓劍華" w:date="2025-12-26T20:17:00Z">
        <w:r w:rsidRPr="00780C37">
          <w:rPr>
            <w:rStyle w:val="af2"/>
            <w:rFonts w:ascii="新細明體" w:hAnsi="新細明體"/>
          </w:rPr>
          <w:footnoteRef/>
        </w:r>
        <w:r w:rsidRPr="00780C37">
          <w:rPr>
            <w:rFonts w:ascii="新細明體" w:hAnsi="新細明體"/>
          </w:rPr>
          <w:t xml:space="preserve"> D07-P013 113-22</w:t>
        </w:r>
        <w:r w:rsidRPr="00780C37">
          <w:rPr>
            <w:rFonts w:ascii="新細明體" w:hAnsi="新細明體" w:hint="eastAsia"/>
          </w:rPr>
          <w:t>正覺弘法史</w:t>
        </w:r>
        <w:r w:rsidRPr="00780C37">
          <w:rPr>
            <w:rFonts w:ascii="新細明體" w:hAnsi="新細明體"/>
          </w:rPr>
          <w:t>-</w:t>
        </w:r>
        <w:r w:rsidRPr="00780C37">
          <w:rPr>
            <w:rFonts w:ascii="新細明體" w:hAnsi="新細明體" w:hint="eastAsia"/>
          </w:rPr>
          <w:t>訪談紀錄表</w:t>
        </w:r>
        <w:r w:rsidRPr="00780C37">
          <w:rPr>
            <w:rFonts w:ascii="新細明體" w:hAnsi="新細明體"/>
          </w:rPr>
          <w:t>-</w:t>
        </w:r>
        <w:r w:rsidRPr="00780C37">
          <w:rPr>
            <w:rFonts w:ascii="新細明體" w:hAnsi="新細明體" w:hint="eastAsia"/>
          </w:rPr>
          <w:t>莊美枝</w:t>
        </w:r>
        <w:r w:rsidRPr="00780C37">
          <w:rPr>
            <w:rFonts w:ascii="新細明體" w:hAnsi="新細明體"/>
          </w:rPr>
          <w:t>-ACD (20240402</w:t>
        </w:r>
        <w:r w:rsidRPr="00780C37">
          <w:rPr>
            <w:rFonts w:ascii="新細明體" w:hAnsi="新細明體" w:hint="eastAsia"/>
          </w:rPr>
          <w:t>、</w:t>
        </w:r>
        <w:r w:rsidRPr="00780C37">
          <w:rPr>
            <w:rFonts w:ascii="新細明體" w:hAnsi="新細明體"/>
          </w:rPr>
          <w:t>0423</w:t>
        </w:r>
        <w:r w:rsidRPr="00780C37">
          <w:rPr>
            <w:rFonts w:ascii="新細明體" w:hAnsi="新細明體" w:hint="eastAsia"/>
          </w:rPr>
          <w:t>、</w:t>
        </w:r>
        <w:r w:rsidRPr="00780C37">
          <w:rPr>
            <w:rFonts w:ascii="新細明體" w:hAnsi="新細明體"/>
          </w:rPr>
          <w:t>0508) (12</w:t>
        </w:r>
        <w:r w:rsidRPr="00780C37">
          <w:rPr>
            <w:rFonts w:ascii="新細明體" w:hAnsi="新細明體" w:hint="eastAsia"/>
          </w:rPr>
          <w:t>期</w:t>
        </w:r>
        <w:r w:rsidRPr="00780C37">
          <w:rPr>
            <w:rFonts w:ascii="新細明體" w:hAnsi="新細明體"/>
          </w:rPr>
          <w:t>D07)</w:t>
        </w:r>
      </w:ins>
    </w:p>
  </w:footnote>
  <w:footnote w:id="180">
    <w:p w14:paraId="541124E6" w14:textId="77777777" w:rsidR="00540BBB" w:rsidRDefault="00540BBB" w:rsidP="00DC540B">
      <w:pPr>
        <w:pStyle w:val="af3"/>
        <w:spacing w:line="320" w:lineRule="exact"/>
        <w:rPr>
          <w:ins w:id="1302" w:author="韓劍華" w:date="2025-12-26T20:19:00Z"/>
          <w:lang w:val="en-US"/>
        </w:rPr>
      </w:pPr>
      <w:ins w:id="1303" w:author="韓劍華" w:date="2025-12-26T20:19:00Z">
        <w:r>
          <w:rPr>
            <w:rStyle w:val="af2"/>
          </w:rPr>
          <w:footnoteRef/>
        </w:r>
        <w:r>
          <w:rPr>
            <w:lang w:val="en-US"/>
          </w:rPr>
          <w:t xml:space="preserve"> D05-P003</w:t>
        </w:r>
        <w:r>
          <w:rPr>
            <w:rFonts w:hint="eastAsia"/>
            <w:lang w:val="en-US"/>
          </w:rPr>
          <w:t xml:space="preserve"> </w:t>
        </w:r>
        <w:r>
          <w:rPr>
            <w:rFonts w:hint="eastAsia"/>
            <w:lang w:val="en-US"/>
          </w:rPr>
          <w:t>佛教正覺同修會</w:t>
        </w:r>
        <w:r>
          <w:rPr>
            <w:rFonts w:hint="eastAsia"/>
            <w:lang w:val="en-US"/>
          </w:rPr>
          <w:t>-</w:t>
        </w:r>
        <w:r>
          <w:rPr>
            <w:rFonts w:hint="eastAsia"/>
            <w:lang w:val="en-US"/>
          </w:rPr>
          <w:t>認識正覺</w:t>
        </w:r>
        <w:r>
          <w:rPr>
            <w:rFonts w:hint="eastAsia"/>
            <w:lang w:val="en-US"/>
          </w:rPr>
          <w:t>-</w:t>
        </w:r>
        <w:r>
          <w:rPr>
            <w:rFonts w:hint="eastAsia"/>
            <w:lang w:val="en-US"/>
          </w:rPr>
          <w:t>法會梵唄儀軌及教學音檔</w:t>
        </w:r>
        <w:r>
          <w:rPr>
            <w:rFonts w:hint="eastAsia"/>
            <w:lang w:val="en-US"/>
          </w:rPr>
          <w:t>-</w:t>
        </w:r>
        <w:r>
          <w:rPr>
            <w:rFonts w:hint="eastAsia"/>
            <w:lang w:val="en-US"/>
          </w:rPr>
          <w:t>悲增法會</w:t>
        </w:r>
        <w:r>
          <w:rPr>
            <w:lang w:val="en-US"/>
          </w:rPr>
          <w:t>(1</w:t>
        </w:r>
        <w:r>
          <w:rPr>
            <w:rFonts w:hint="eastAsia"/>
          </w:rPr>
          <w:t>期</w:t>
        </w:r>
        <w:r>
          <w:rPr>
            <w:lang w:val="en-US"/>
          </w:rPr>
          <w:t xml:space="preserve"> D05)</w:t>
        </w:r>
      </w:ins>
    </w:p>
  </w:footnote>
  <w:footnote w:id="181">
    <w:p w14:paraId="2A086444" w14:textId="77777777" w:rsidR="00540BBB" w:rsidRPr="00780C37" w:rsidRDefault="00540BBB" w:rsidP="00DC540B">
      <w:pPr>
        <w:pStyle w:val="af3"/>
        <w:spacing w:line="240" w:lineRule="auto"/>
        <w:rPr>
          <w:ins w:id="1313" w:author="韓劍華" w:date="2025-12-26T20:17:00Z"/>
          <w:rFonts w:ascii="新細明體" w:hAnsi="新細明體"/>
          <w:szCs w:val="20"/>
        </w:rPr>
      </w:pPr>
      <w:ins w:id="1314" w:author="韓劍華" w:date="2025-12-26T20:17:00Z">
        <w:r w:rsidRPr="00780C37">
          <w:rPr>
            <w:rStyle w:val="af2"/>
            <w:rFonts w:ascii="新細明體" w:hAnsi="新細明體"/>
          </w:rPr>
          <w:footnoteRef/>
        </w:r>
        <w:r w:rsidRPr="00780C37">
          <w:rPr>
            <w:rFonts w:ascii="新細明體" w:hAnsi="新細明體"/>
          </w:rPr>
          <w:t xml:space="preserve"> </w:t>
        </w:r>
        <w:r w:rsidRPr="00780C37">
          <w:rPr>
            <w:rFonts w:ascii="新細明體" w:hAnsi="新細明體"/>
            <w:kern w:val="2"/>
            <w:szCs w:val="20"/>
            <w:lang w:val="en-US"/>
            <w14:ligatures w14:val="standardContextual"/>
          </w:rPr>
          <w:t>D07-P012 2011</w:t>
        </w:r>
        <w:r>
          <w:rPr>
            <w:rFonts w:ascii="新細明體" w:hAnsi="新細明體"/>
            <w:kern w:val="2"/>
            <w:szCs w:val="20"/>
            <w:lang w:val="en-US"/>
            <w14:ligatures w14:val="standardContextual"/>
          </w:rPr>
          <w:t>/0</w:t>
        </w:r>
        <w:r w:rsidRPr="00780C37">
          <w:rPr>
            <w:rFonts w:ascii="新細明體" w:hAnsi="新細明體"/>
            <w:kern w:val="2"/>
            <w:szCs w:val="20"/>
            <w:lang w:val="en-US"/>
            <w14:ligatures w14:val="standardContextual"/>
          </w:rPr>
          <w:t>5</w:t>
        </w:r>
        <w:r>
          <w:rPr>
            <w:rFonts w:ascii="新細明體" w:hAnsi="新細明體"/>
            <w:kern w:val="2"/>
            <w:szCs w:val="20"/>
            <w:lang w:val="en-US"/>
            <w14:ligatures w14:val="standardContextual"/>
          </w:rPr>
          <w:t>/0</w:t>
        </w:r>
        <w:r w:rsidRPr="00780C37">
          <w:rPr>
            <w:rFonts w:ascii="新細明體" w:hAnsi="新細明體"/>
            <w:kern w:val="2"/>
            <w:szCs w:val="20"/>
            <w:lang w:val="en-US"/>
            <w14:ligatures w14:val="standardContextual"/>
          </w:rPr>
          <w:t>7</w:t>
        </w:r>
        <w:r w:rsidRPr="00780C37">
          <w:rPr>
            <w:rFonts w:ascii="新細明體" w:hAnsi="新細明體" w:hint="eastAsia"/>
            <w:kern w:val="2"/>
            <w:szCs w:val="20"/>
            <w:lang w:val="en-US"/>
            <w14:ligatures w14:val="standardContextual"/>
          </w:rPr>
          <w:t>週六宣布事項</w:t>
        </w:r>
        <w:r w:rsidRPr="00780C37">
          <w:rPr>
            <w:rFonts w:ascii="新細明體" w:hAnsi="新細明體"/>
            <w:kern w:val="2"/>
            <w:szCs w:val="20"/>
            <w:lang w:val="en-US"/>
            <w14:ligatures w14:val="standardContextual"/>
          </w:rPr>
          <w:t>Word</w:t>
        </w:r>
        <w:r w:rsidRPr="00780C37">
          <w:rPr>
            <w:rFonts w:ascii="新細明體" w:hAnsi="新細明體" w:hint="eastAsia"/>
            <w:kern w:val="2"/>
            <w:szCs w:val="20"/>
            <w:lang w:val="en-US"/>
            <w14:ligatures w14:val="standardContextual"/>
          </w:rPr>
          <w:t>檔</w:t>
        </w:r>
        <w:r w:rsidRPr="00780C37">
          <w:rPr>
            <w:rFonts w:ascii="新細明體" w:hAnsi="新細明體"/>
            <w:kern w:val="2"/>
            <w:szCs w:val="20"/>
            <w:lang w:val="en-US"/>
            <w14:ligatures w14:val="standardContextual"/>
          </w:rPr>
          <w:t>(12</w:t>
        </w:r>
        <w:r w:rsidRPr="00780C37">
          <w:rPr>
            <w:rFonts w:ascii="新細明體" w:hAnsi="新細明體" w:hint="eastAsia"/>
            <w:kern w:val="2"/>
            <w:szCs w:val="20"/>
            <w:lang w:val="en-US"/>
            <w14:ligatures w14:val="standardContextual"/>
          </w:rPr>
          <w:t>期</w:t>
        </w:r>
        <w:r w:rsidRPr="00780C37">
          <w:rPr>
            <w:rFonts w:ascii="新細明體" w:hAnsi="新細明體"/>
            <w:kern w:val="2"/>
            <w:szCs w:val="20"/>
            <w:lang w:val="en-US"/>
            <w14:ligatures w14:val="standardContextual"/>
          </w:rPr>
          <w:t>D07)</w:t>
        </w:r>
      </w:ins>
    </w:p>
  </w:footnote>
  <w:footnote w:id="182">
    <w:p w14:paraId="09FB2B5B" w14:textId="77777777" w:rsidR="00540BBB" w:rsidRPr="003D01BB" w:rsidRDefault="00540BBB" w:rsidP="003D01BB">
      <w:pPr>
        <w:pStyle w:val="af3"/>
        <w:spacing w:line="280" w:lineRule="exact"/>
        <w:rPr>
          <w:rFonts w:asciiTheme="minorEastAsia" w:eastAsiaTheme="minorEastAsia" w:hAnsiTheme="minorEastAsia"/>
          <w:szCs w:val="20"/>
          <w:lang w:val="en-US"/>
        </w:rPr>
      </w:pPr>
      <w:r w:rsidRPr="003D01BB">
        <w:rPr>
          <w:rStyle w:val="af2"/>
        </w:rPr>
        <w:footnoteRef/>
      </w:r>
      <w:r w:rsidRPr="003D01BB">
        <w:rPr>
          <w:rFonts w:asciiTheme="minorEastAsia" w:eastAsiaTheme="minorEastAsia" w:hAnsiTheme="minorEastAsia"/>
          <w:szCs w:val="20"/>
          <w:lang w:val="en-US"/>
        </w:rPr>
        <w:t xml:space="preserve"> D03-P020 </w:t>
      </w:r>
      <w:r w:rsidRPr="003D01BB">
        <w:rPr>
          <w:rFonts w:asciiTheme="minorEastAsia" w:eastAsiaTheme="minorEastAsia" w:hAnsiTheme="minorEastAsia" w:hint="eastAsia"/>
          <w:szCs w:val="20"/>
          <w:lang w:val="en-US"/>
        </w:rPr>
        <w:t>學員自宅佛菩薩聖像安座公告</w:t>
      </w:r>
      <w:r w:rsidRPr="003D01BB">
        <w:rPr>
          <w:rFonts w:asciiTheme="minorEastAsia" w:eastAsiaTheme="minorEastAsia" w:hAnsiTheme="minorEastAsia"/>
          <w:szCs w:val="20"/>
          <w:lang w:val="en-US"/>
        </w:rPr>
        <w:t>(10</w:t>
      </w:r>
      <w:r w:rsidRPr="003D01BB">
        <w:rPr>
          <w:rFonts w:asciiTheme="minorEastAsia" w:eastAsiaTheme="minorEastAsia" w:hAnsiTheme="minorEastAsia" w:hint="eastAsia"/>
          <w:szCs w:val="20"/>
        </w:rPr>
        <w:t>期</w:t>
      </w:r>
      <w:r w:rsidRPr="003D01BB">
        <w:rPr>
          <w:rFonts w:asciiTheme="minorEastAsia" w:eastAsiaTheme="minorEastAsia" w:hAnsiTheme="minorEastAsia"/>
          <w:szCs w:val="20"/>
          <w:lang w:val="en-US"/>
        </w:rPr>
        <w:t xml:space="preserve"> D03)</w:t>
      </w:r>
    </w:p>
  </w:footnote>
  <w:footnote w:id="183">
    <w:p w14:paraId="0B6430A6" w14:textId="77777777" w:rsidR="00540BBB" w:rsidRDefault="00540BBB" w:rsidP="00FE554A">
      <w:pPr>
        <w:pStyle w:val="af3"/>
        <w:spacing w:line="320" w:lineRule="exact"/>
        <w:rPr>
          <w:ins w:id="1316" w:author="淑真 張" w:date="2025-11-15T11:35:00Z"/>
          <w:lang w:val="en-US"/>
        </w:rPr>
      </w:pPr>
      <w:ins w:id="1317" w:author="淑真 張" w:date="2025-11-15T11:35:00Z">
        <w:r>
          <w:rPr>
            <w:rStyle w:val="af2"/>
          </w:rPr>
          <w:footnoteRef/>
        </w:r>
        <w:r>
          <w:rPr>
            <w:rFonts w:hint="eastAsia"/>
            <w:lang w:val="en-US"/>
          </w:rPr>
          <w:t xml:space="preserve"> </w:t>
        </w:r>
        <w:r>
          <w:rPr>
            <w:lang w:val="en-US"/>
          </w:rPr>
          <w:t>D03-P020</w:t>
        </w:r>
        <w:r>
          <w:rPr>
            <w:rFonts w:hint="eastAsia"/>
            <w:lang w:val="en-US"/>
          </w:rPr>
          <w:t xml:space="preserve"> </w:t>
        </w:r>
        <w:r>
          <w:rPr>
            <w:rFonts w:hint="eastAsia"/>
            <w:lang w:val="en-US"/>
          </w:rPr>
          <w:t>學員自宅佛菩薩聖像安座公告</w:t>
        </w:r>
        <w:r>
          <w:rPr>
            <w:lang w:val="en-US"/>
          </w:rPr>
          <w:t>(10</w:t>
        </w:r>
        <w:r>
          <w:rPr>
            <w:rFonts w:hint="eastAsia"/>
          </w:rPr>
          <w:t>期</w:t>
        </w:r>
        <w:r>
          <w:rPr>
            <w:lang w:val="en-US"/>
          </w:rPr>
          <w:t xml:space="preserve"> D03)</w:t>
        </w:r>
      </w:ins>
    </w:p>
  </w:footnote>
  <w:footnote w:id="184">
    <w:p w14:paraId="1DAB13D1" w14:textId="77777777" w:rsidR="00540BBB" w:rsidRDefault="00540BBB" w:rsidP="00FE554A">
      <w:pPr>
        <w:pStyle w:val="af3"/>
        <w:spacing w:line="320" w:lineRule="exact"/>
        <w:rPr>
          <w:ins w:id="1320" w:author="淑真 張" w:date="2025-11-15T11:35:00Z"/>
          <w:lang w:val="en-US"/>
        </w:rPr>
      </w:pPr>
      <w:ins w:id="1321" w:author="淑真 張" w:date="2025-11-15T11:35:00Z">
        <w:r>
          <w:rPr>
            <w:rStyle w:val="af2"/>
          </w:rPr>
          <w:footnoteRef/>
        </w:r>
        <w:r>
          <w:rPr>
            <w:rFonts w:hint="eastAsia"/>
            <w:lang w:val="en-US"/>
          </w:rPr>
          <w:t xml:space="preserve"> </w:t>
        </w:r>
        <w:r>
          <w:rPr>
            <w:lang w:val="en-US"/>
          </w:rPr>
          <w:t>D03-P024</w:t>
        </w:r>
        <w:r>
          <w:rPr>
            <w:rFonts w:hint="eastAsia"/>
            <w:lang w:val="en-US"/>
          </w:rPr>
          <w:t xml:space="preserve"> </w:t>
        </w:r>
        <w:r>
          <w:rPr>
            <w:rFonts w:hint="eastAsia"/>
            <w:lang w:val="en-US"/>
          </w:rPr>
          <w:t>佛教正覺同修會</w:t>
        </w:r>
        <w:r>
          <w:rPr>
            <w:rFonts w:hint="eastAsia"/>
            <w:lang w:val="en-US"/>
          </w:rPr>
          <w:t>-</w:t>
        </w:r>
        <w:r>
          <w:rPr>
            <w:rFonts w:hint="eastAsia"/>
            <w:lang w:val="en-US"/>
          </w:rPr>
          <w:t>最新消息</w:t>
        </w:r>
        <w:r>
          <w:rPr>
            <w:rFonts w:hint="eastAsia"/>
            <w:lang w:val="en-US"/>
          </w:rPr>
          <w:t>-</w:t>
        </w:r>
        <w:r>
          <w:rPr>
            <w:rFonts w:hint="eastAsia"/>
            <w:lang w:val="en-US"/>
          </w:rPr>
          <w:t>新聞公告</w:t>
        </w:r>
        <w:r>
          <w:rPr>
            <w:rFonts w:hint="eastAsia"/>
            <w:lang w:val="en-US"/>
          </w:rPr>
          <w:t>-</w:t>
        </w:r>
        <w:r>
          <w:rPr>
            <w:rFonts w:hint="eastAsia"/>
            <w:lang w:val="en-US"/>
          </w:rPr>
          <w:t>平實導師開示─</w:t>
        </w:r>
        <w:r>
          <w:rPr>
            <w:rFonts w:hint="eastAsia"/>
            <w:lang w:val="en-US"/>
          </w:rPr>
          <w:t>112</w:t>
        </w:r>
        <w:r>
          <w:rPr>
            <w:rFonts w:hint="eastAsia"/>
            <w:lang w:val="en-US"/>
          </w:rPr>
          <w:t>年度會員大會</w:t>
        </w:r>
        <w:r>
          <w:rPr>
            <w:lang w:val="en-US"/>
          </w:rPr>
          <w:t>(10</w:t>
        </w:r>
        <w:r>
          <w:rPr>
            <w:rFonts w:hint="eastAsia"/>
          </w:rPr>
          <w:t>期</w:t>
        </w:r>
        <w:r>
          <w:rPr>
            <w:lang w:val="en-US"/>
          </w:rPr>
          <w:t xml:space="preserve"> D03)</w:t>
        </w:r>
      </w:ins>
    </w:p>
  </w:footnote>
  <w:footnote w:id="185">
    <w:p w14:paraId="2A7E0ED3" w14:textId="77777777" w:rsidR="00540BBB" w:rsidRDefault="00540BBB" w:rsidP="00BD4D7F">
      <w:pPr>
        <w:pStyle w:val="af3"/>
        <w:rPr>
          <w:ins w:id="1322" w:author="韓劍華" w:date="2025-12-26T13:38:00Z"/>
        </w:rPr>
      </w:pPr>
      <w:ins w:id="1323" w:author="韓劍華" w:date="2025-12-26T13:38:00Z">
        <w:r>
          <w:rPr>
            <w:rStyle w:val="af2"/>
          </w:rPr>
          <w:footnoteRef/>
        </w:r>
        <w:r>
          <w:t xml:space="preserve"> </w:t>
        </w:r>
        <w:r>
          <w:rPr>
            <w:rFonts w:hint="eastAsia"/>
          </w:rPr>
          <w:t>待補</w:t>
        </w:r>
      </w:ins>
    </w:p>
  </w:footnote>
  <w:footnote w:id="186">
    <w:p w14:paraId="0CBD95A2" w14:textId="77777777" w:rsidR="00540BBB" w:rsidRDefault="00540BBB" w:rsidP="00FE554A">
      <w:pPr>
        <w:pStyle w:val="af3"/>
        <w:rPr>
          <w:ins w:id="1324" w:author="韓劍華" w:date="2025-12-26T13:38:00Z"/>
        </w:rPr>
      </w:pPr>
      <w:ins w:id="1325" w:author="韓劍華" w:date="2025-12-26T13:38:00Z">
        <w:r>
          <w:rPr>
            <w:rStyle w:val="af2"/>
          </w:rPr>
          <w:footnoteRef/>
        </w:r>
        <w:r>
          <w:t xml:space="preserve"> </w:t>
        </w:r>
        <w:r>
          <w:rPr>
            <w:rFonts w:hint="eastAsia"/>
          </w:rPr>
          <w:t>待補</w:t>
        </w:r>
      </w:ins>
    </w:p>
  </w:footnote>
  <w:footnote w:id="187">
    <w:p w14:paraId="60220D9D" w14:textId="77777777" w:rsidR="00540BBB" w:rsidRDefault="00540BBB" w:rsidP="00FE554A">
      <w:pPr>
        <w:pStyle w:val="af3"/>
        <w:rPr>
          <w:ins w:id="1326" w:author="韓劍華" w:date="2025-12-26T13:38:00Z"/>
        </w:rPr>
      </w:pPr>
      <w:ins w:id="1327" w:author="韓劍華" w:date="2025-12-26T13:38:00Z">
        <w:r>
          <w:rPr>
            <w:rStyle w:val="af2"/>
          </w:rPr>
          <w:footnoteRef/>
        </w:r>
        <w:r w:rsidRPr="00C64EF9">
          <w:t xml:space="preserve"> 0388 </w:t>
        </w:r>
        <w:r w:rsidRPr="00C64EF9">
          <w:rPr>
            <w:rFonts w:hint="eastAsia"/>
          </w:rPr>
          <w:t>破密文宣解密快報</w:t>
        </w:r>
        <w:r w:rsidRPr="00C64EF9">
          <w:t>(3</w:t>
        </w:r>
        <w:r w:rsidRPr="00C64EF9">
          <w:rPr>
            <w:rFonts w:hint="eastAsia"/>
          </w:rPr>
          <w:t>期</w:t>
        </w:r>
        <w:r w:rsidRPr="00C64EF9">
          <w:t>E05)</w:t>
        </w:r>
      </w:ins>
    </w:p>
  </w:footnote>
  <w:footnote w:id="188">
    <w:p w14:paraId="2DE1A953" w14:textId="77777777" w:rsidR="00540BBB" w:rsidRDefault="00540BBB" w:rsidP="006A6B62">
      <w:pPr>
        <w:pStyle w:val="af3"/>
        <w:rPr>
          <w:ins w:id="1328" w:author="韓劍華" w:date="2025-12-23T00:46:00Z"/>
        </w:rPr>
      </w:pPr>
      <w:ins w:id="1329" w:author="韓劍華" w:date="2025-12-23T00:46:00Z">
        <w:r>
          <w:rPr>
            <w:rStyle w:val="af2"/>
          </w:rPr>
          <w:footnoteRef/>
        </w:r>
        <w:r>
          <w:rPr>
            <w:rFonts w:hint="eastAsia"/>
          </w:rPr>
          <w:t xml:space="preserve"> </w:t>
        </w:r>
        <w:r w:rsidRPr="008759E6">
          <w:rPr>
            <w:rFonts w:hint="eastAsia"/>
          </w:rPr>
          <w:t>E07-P00</w:t>
        </w:r>
        <w:r>
          <w:rPr>
            <w:rFonts w:hint="eastAsia"/>
          </w:rPr>
          <w:t>3</w:t>
        </w:r>
        <w:r w:rsidRPr="003F4B50">
          <w:rPr>
            <w:rFonts w:hint="eastAsia"/>
          </w:rPr>
          <w:t>網推組提供的網路推廣相關資料</w:t>
        </w:r>
        <w:r w:rsidRPr="008759E6">
          <w:rPr>
            <w:rFonts w:hint="eastAsia"/>
          </w:rPr>
          <w:t>(1</w:t>
        </w:r>
        <w:r>
          <w:rPr>
            <w:rFonts w:hint="eastAsia"/>
          </w:rPr>
          <w:t>1</w:t>
        </w:r>
        <w:r w:rsidRPr="008759E6">
          <w:rPr>
            <w:rFonts w:hint="eastAsia"/>
          </w:rPr>
          <w:t>期</w:t>
        </w:r>
        <w:r w:rsidRPr="008759E6">
          <w:rPr>
            <w:rFonts w:hint="eastAsia"/>
          </w:rPr>
          <w:t>E07)</w:t>
        </w:r>
      </w:ins>
    </w:p>
  </w:footnote>
  <w:footnote w:id="189">
    <w:p w14:paraId="172EF550" w14:textId="77777777" w:rsidR="00540BBB" w:rsidRDefault="00540BBB" w:rsidP="00816CD5">
      <w:pPr>
        <w:pStyle w:val="af3"/>
        <w:rPr>
          <w:ins w:id="1330" w:author="韓劍華" w:date="2025-12-26T19:44:00Z"/>
        </w:rPr>
      </w:pPr>
      <w:ins w:id="1331" w:author="韓劍華" w:date="2025-12-26T19:44:00Z">
        <w:r>
          <w:rPr>
            <w:rStyle w:val="af2"/>
          </w:rPr>
          <w:footnoteRef/>
        </w:r>
        <w:r>
          <w:rPr>
            <w:rFonts w:hint="eastAsia"/>
          </w:rPr>
          <w:t>E07-P004(1~12</w:t>
        </w:r>
        <w:r>
          <w:rPr>
            <w:rFonts w:hint="eastAsia"/>
          </w:rPr>
          <w:t>期</w:t>
        </w:r>
        <w:r>
          <w:rPr>
            <w:rFonts w:hint="eastAsia"/>
          </w:rPr>
          <w:t xml:space="preserve"> E07)</w:t>
        </w:r>
      </w:ins>
    </w:p>
  </w:footnote>
  <w:footnote w:id="190">
    <w:p w14:paraId="21F060DE" w14:textId="77777777" w:rsidR="00540BBB" w:rsidRDefault="00540BBB" w:rsidP="006A6B62">
      <w:pPr>
        <w:pStyle w:val="af3"/>
        <w:rPr>
          <w:ins w:id="1333" w:author="韓劍華" w:date="2025-12-23T00:46:00Z"/>
        </w:rPr>
      </w:pPr>
      <w:ins w:id="1334" w:author="韓劍華" w:date="2025-12-23T00:46:00Z">
        <w:r>
          <w:rPr>
            <w:rStyle w:val="af2"/>
          </w:rPr>
          <w:footnoteRef/>
        </w:r>
        <w:r>
          <w:t xml:space="preserve"> </w:t>
        </w:r>
        <w:r w:rsidRPr="008F6696">
          <w:rPr>
            <w:rFonts w:hint="eastAsia"/>
          </w:rPr>
          <w:t>E07-P003</w:t>
        </w:r>
        <w:r w:rsidRPr="008F6696">
          <w:rPr>
            <w:rFonts w:hint="eastAsia"/>
          </w:rPr>
          <w:t>、</w:t>
        </w:r>
        <w:r w:rsidRPr="00BE26B5">
          <w:rPr>
            <w:color w:val="000000" w:themeColor="text1"/>
            <w:lang w:val="en-US"/>
          </w:rPr>
          <w:t>E07-P004</w:t>
        </w:r>
        <w:r w:rsidRPr="00BE26B5">
          <w:rPr>
            <w:rFonts w:hint="eastAsia"/>
            <w:color w:val="000000" w:themeColor="text1"/>
            <w:lang w:val="en-US"/>
          </w:rPr>
          <w:t>網推組的發展歷程</w:t>
        </w:r>
        <w:r w:rsidRPr="00BE26B5">
          <w:rPr>
            <w:color w:val="000000" w:themeColor="text1"/>
            <w:lang w:val="en-US"/>
          </w:rPr>
          <w:t>(11</w:t>
        </w:r>
        <w:r w:rsidRPr="00BE26B5">
          <w:rPr>
            <w:rFonts w:hint="eastAsia"/>
            <w:color w:val="000000" w:themeColor="text1"/>
            <w:lang w:val="en-US"/>
          </w:rPr>
          <w:t>期</w:t>
        </w:r>
        <w:r w:rsidRPr="00BE26B5">
          <w:rPr>
            <w:color w:val="000000" w:themeColor="text1"/>
            <w:lang w:val="en-US" w:eastAsia="zh-HK"/>
          </w:rPr>
          <w:t>E</w:t>
        </w:r>
        <w:r w:rsidRPr="00BE26B5">
          <w:rPr>
            <w:color w:val="000000" w:themeColor="text1"/>
            <w:lang w:val="en-US"/>
          </w:rPr>
          <w:t>07)</w:t>
        </w:r>
      </w:ins>
    </w:p>
  </w:footnote>
  <w:footnote w:id="191">
    <w:p w14:paraId="2B6FFD79" w14:textId="77777777" w:rsidR="00540BBB" w:rsidRDefault="00540BBB" w:rsidP="008125E3">
      <w:pPr>
        <w:pStyle w:val="af3"/>
      </w:pPr>
      <w:r>
        <w:rPr>
          <w:rStyle w:val="af2"/>
        </w:rPr>
        <w:footnoteRef/>
      </w:r>
      <w:r>
        <w:t xml:space="preserve"> </w:t>
      </w:r>
      <w:r>
        <w:rPr>
          <w:rFonts w:hint="eastAsia"/>
        </w:rPr>
        <w:t>0293</w:t>
      </w:r>
      <w:r w:rsidRPr="00FC4262">
        <w:rPr>
          <w:rFonts w:hint="eastAsia"/>
        </w:rPr>
        <w:t>《廣論三部曲》</w:t>
      </w:r>
      <w:r>
        <w:rPr>
          <w:rFonts w:hint="eastAsia"/>
        </w:rPr>
        <w:t>版權頁</w:t>
      </w:r>
      <w:r>
        <w:rPr>
          <w:rFonts w:hint="eastAsia"/>
        </w:rPr>
        <w:t>(</w:t>
      </w:r>
      <w:r>
        <w:rPr>
          <w:rFonts w:hint="eastAsia"/>
        </w:rPr>
        <w:t>原書</w:t>
      </w:r>
      <w:r>
        <w:rPr>
          <w:rFonts w:hint="eastAsia"/>
        </w:rPr>
        <w:t>)</w:t>
      </w:r>
    </w:p>
  </w:footnote>
  <w:footnote w:id="192">
    <w:p w14:paraId="1AF085AF" w14:textId="77777777" w:rsidR="00540BBB" w:rsidRDefault="00540BBB" w:rsidP="00167D10">
      <w:pPr>
        <w:pStyle w:val="af3"/>
        <w:rPr>
          <w:ins w:id="1345" w:author="韓劍華" w:date="2025-12-20T23:49:00Z"/>
        </w:rPr>
      </w:pPr>
      <w:ins w:id="1346" w:author="韓劍華" w:date="2025-12-20T23:49:00Z">
        <w:r>
          <w:rPr>
            <w:rStyle w:val="af2"/>
          </w:rPr>
          <w:footnoteRef/>
        </w:r>
        <w:r>
          <w:t xml:space="preserve"> </w:t>
        </w:r>
        <w:r>
          <w:rPr>
            <w:rFonts w:hint="eastAsia"/>
          </w:rPr>
          <w:t>0293</w:t>
        </w:r>
        <w:r w:rsidRPr="00FC4262">
          <w:rPr>
            <w:rFonts w:hint="eastAsia"/>
          </w:rPr>
          <w:t>《廣論三部曲》</w:t>
        </w:r>
        <w:r>
          <w:rPr>
            <w:rFonts w:hint="eastAsia"/>
          </w:rPr>
          <w:t>版權頁</w:t>
        </w:r>
        <w:r>
          <w:rPr>
            <w:rFonts w:hint="eastAsia"/>
          </w:rPr>
          <w:t>(</w:t>
        </w:r>
        <w:r>
          <w:rPr>
            <w:rFonts w:hint="eastAsia"/>
          </w:rPr>
          <w:t>原書</w:t>
        </w:r>
        <w:r>
          <w:rPr>
            <w:rFonts w:hint="eastAsia"/>
          </w:rPr>
          <w:t>)</w:t>
        </w:r>
      </w:ins>
    </w:p>
  </w:footnote>
  <w:footnote w:id="193">
    <w:p w14:paraId="1303FFC7" w14:textId="77777777" w:rsidR="00540BBB" w:rsidRDefault="00540BBB" w:rsidP="00FE554A">
      <w:pPr>
        <w:pStyle w:val="af3"/>
        <w:rPr>
          <w:ins w:id="1347" w:author="淑真 張" w:date="2025-11-15T11:19:00Z"/>
        </w:rPr>
      </w:pPr>
      <w:ins w:id="1348" w:author="淑真 張" w:date="2025-11-15T11:19:00Z">
        <w:r>
          <w:rPr>
            <w:rStyle w:val="af2"/>
          </w:rPr>
          <w:footnoteRef/>
        </w:r>
        <w:r>
          <w:t xml:space="preserve"> </w:t>
        </w:r>
        <w:r>
          <w:rPr>
            <w:rFonts w:hint="eastAsia"/>
          </w:rPr>
          <w:t>0293</w:t>
        </w:r>
        <w:r w:rsidRPr="00FC4262">
          <w:rPr>
            <w:rFonts w:hint="eastAsia"/>
          </w:rPr>
          <w:t>《廣論三部曲》</w:t>
        </w:r>
        <w:r>
          <w:rPr>
            <w:rFonts w:hint="eastAsia"/>
          </w:rPr>
          <w:t>頁</w:t>
        </w:r>
        <w:r>
          <w:rPr>
            <w:rFonts w:hint="eastAsia"/>
          </w:rPr>
          <w:t>1(</w:t>
        </w:r>
        <w:r>
          <w:rPr>
            <w:rFonts w:hint="eastAsia"/>
          </w:rPr>
          <w:t>原書</w:t>
        </w:r>
        <w:r>
          <w:rPr>
            <w:rFonts w:hint="eastAsia"/>
          </w:rPr>
          <w:t>)</w:t>
        </w:r>
      </w:ins>
    </w:p>
  </w:footnote>
  <w:footnote w:id="194"/>
  <w:footnote w:id="195"/>
  <w:footnote w:id="196">
    <w:p w14:paraId="6BE856D9" w14:textId="77777777" w:rsidR="00540BBB" w:rsidRDefault="00540BBB" w:rsidP="00017BAA">
      <w:pPr>
        <w:pStyle w:val="af3"/>
        <w:rPr>
          <w:ins w:id="1367" w:author="淑真 張" w:date="2025-11-15T11:14:00Z"/>
        </w:rPr>
      </w:pPr>
      <w:ins w:id="1368" w:author="淑真 張" w:date="2025-11-15T11:14:00Z">
        <w:r>
          <w:rPr>
            <w:rStyle w:val="af2"/>
          </w:rPr>
          <w:footnoteRef/>
        </w:r>
        <w:r>
          <w:t xml:space="preserve"> </w:t>
        </w:r>
        <w:r w:rsidRPr="00A02740">
          <w:rPr>
            <w:color w:val="000000"/>
            <w:szCs w:val="20"/>
          </w:rPr>
          <w:t xml:space="preserve">C05-P031 113-38 </w:t>
        </w:r>
        <w:r w:rsidRPr="00A02740">
          <w:rPr>
            <w:rFonts w:hint="eastAsia"/>
            <w:color w:val="000000"/>
            <w:szCs w:val="20"/>
          </w:rPr>
          <w:t>訪談紀錄</w:t>
        </w:r>
        <w:r w:rsidRPr="00A02740">
          <w:rPr>
            <w:color w:val="000000"/>
            <w:szCs w:val="20"/>
          </w:rPr>
          <w:t>-</w:t>
        </w:r>
        <w:r w:rsidRPr="00A02740">
          <w:rPr>
            <w:rFonts w:hint="eastAsia"/>
            <w:color w:val="000000"/>
            <w:szCs w:val="20"/>
          </w:rPr>
          <w:t>楊正旭老師</w:t>
        </w:r>
        <w:r w:rsidRPr="00A02740">
          <w:rPr>
            <w:rFonts w:ascii="微軟正黑體" w:eastAsia="微軟正黑體" w:hAnsi="微軟正黑體" w:cs="Times New Roman"/>
            <w:szCs w:val="20"/>
            <w:lang w:val="en-US"/>
          </w:rPr>
          <w:t>(14期C05)</w:t>
        </w:r>
      </w:ins>
    </w:p>
  </w:footnote>
  <w:footnote w:id="197">
    <w:p w14:paraId="61823DE5" w14:textId="77777777" w:rsidR="00540BBB" w:rsidRDefault="00540BBB" w:rsidP="00FE554A">
      <w:pPr>
        <w:pStyle w:val="af3"/>
        <w:rPr>
          <w:ins w:id="1373" w:author="淑真 張" w:date="2025-11-27T18:29:00Z"/>
        </w:rPr>
      </w:pPr>
      <w:ins w:id="1374" w:author="淑真 張" w:date="2025-11-27T18:29:00Z">
        <w:r>
          <w:rPr>
            <w:rStyle w:val="af2"/>
          </w:rPr>
          <w:footnoteRef/>
        </w:r>
        <w:r>
          <w:t xml:space="preserve"> </w:t>
        </w:r>
        <w:r w:rsidRPr="00B33FC2">
          <w:t>https://foundation.enlighten.org.tw/thesis/solicit-articles</w:t>
        </w:r>
      </w:ins>
    </w:p>
  </w:footnote>
  <w:footnote w:id="198">
    <w:p w14:paraId="611AEDA4" w14:textId="77777777" w:rsidR="00540BBB" w:rsidRPr="009E2BD4" w:rsidRDefault="00540BBB" w:rsidP="009E2BD4">
      <w:pPr>
        <w:pStyle w:val="af3"/>
        <w:spacing w:line="280" w:lineRule="exact"/>
        <w:rPr>
          <w:rFonts w:asciiTheme="minorEastAsia" w:eastAsiaTheme="minorEastAsia" w:hAnsiTheme="minorEastAsia"/>
          <w:szCs w:val="20"/>
        </w:rPr>
      </w:pPr>
      <w:r w:rsidRPr="009E2BD4">
        <w:rPr>
          <w:rStyle w:val="af2"/>
        </w:rPr>
        <w:footnoteRef/>
      </w:r>
      <w:r w:rsidRPr="009E2BD4">
        <w:rPr>
          <w:rFonts w:asciiTheme="minorEastAsia" w:eastAsiaTheme="minorEastAsia" w:hAnsiTheme="minorEastAsia"/>
          <w:szCs w:val="20"/>
        </w:rPr>
        <w:t xml:space="preserve"> E08-P003</w:t>
      </w:r>
      <w:r w:rsidRPr="009E2BD4">
        <w:rPr>
          <w:rFonts w:ascii="Times New Roman" w:eastAsiaTheme="minorEastAsia" w:hAnsi="Times New Roman" w:cs="Times New Roman"/>
          <w:szCs w:val="20"/>
        </w:rPr>
        <w:t>​</w:t>
      </w:r>
      <w:r w:rsidRPr="009E2BD4">
        <w:rPr>
          <w:rFonts w:asciiTheme="minorEastAsia" w:eastAsiaTheme="minorEastAsia" w:hAnsiTheme="minorEastAsia" w:hint="eastAsia"/>
          <w:szCs w:val="20"/>
        </w:rPr>
        <w:t>推廣部台北國際書展（</w:t>
      </w:r>
      <w:r w:rsidRPr="009E2BD4">
        <w:rPr>
          <w:rFonts w:asciiTheme="minorEastAsia" w:eastAsiaTheme="minorEastAsia" w:hAnsiTheme="minorEastAsia"/>
          <w:szCs w:val="20"/>
        </w:rPr>
        <w:t>11</w:t>
      </w:r>
      <w:r w:rsidRPr="009E2BD4">
        <w:rPr>
          <w:rFonts w:asciiTheme="minorEastAsia" w:eastAsiaTheme="minorEastAsia" w:hAnsiTheme="minorEastAsia" w:hint="eastAsia"/>
          <w:szCs w:val="20"/>
        </w:rPr>
        <w:t>期</w:t>
      </w:r>
      <w:r w:rsidRPr="009E2BD4">
        <w:rPr>
          <w:rFonts w:asciiTheme="minorEastAsia" w:eastAsiaTheme="minorEastAsia" w:hAnsiTheme="minorEastAsia"/>
          <w:szCs w:val="20"/>
        </w:rPr>
        <w:t>E08</w:t>
      </w:r>
      <w:r w:rsidRPr="009E2BD4">
        <w:rPr>
          <w:rFonts w:asciiTheme="minorEastAsia" w:eastAsiaTheme="minorEastAsia" w:hAnsiTheme="minorEastAsia" w:hint="eastAsia"/>
          <w:szCs w:val="20"/>
        </w:rPr>
        <w:t>）</w:t>
      </w:r>
    </w:p>
  </w:footnote>
  <w:footnote w:id="199">
    <w:p w14:paraId="065880C1" w14:textId="77777777" w:rsidR="00540BBB" w:rsidRDefault="00540BBB" w:rsidP="00FE554A">
      <w:pPr>
        <w:pStyle w:val="af3"/>
        <w:rPr>
          <w:ins w:id="1382" w:author="淑真 張" w:date="2025-11-27T18:29:00Z"/>
        </w:rPr>
      </w:pPr>
      <w:ins w:id="1383" w:author="淑真 張" w:date="2025-11-27T18:29:00Z">
        <w:r>
          <w:rPr>
            <w:rStyle w:val="af2"/>
          </w:rPr>
          <w:footnoteRef/>
        </w:r>
        <w:r>
          <w:t xml:space="preserve"> </w:t>
        </w:r>
        <w:r w:rsidRPr="007B1071">
          <w:t>E08-P003</w:t>
        </w:r>
        <w:r w:rsidRPr="00A0608E">
          <w:t xml:space="preserve"> </w:t>
        </w:r>
        <w:r w:rsidRPr="007B1071">
          <w:rPr>
            <w:rFonts w:hint="eastAsia"/>
          </w:rPr>
          <w:t>推廣部台北國際書展（</w:t>
        </w:r>
        <w:r w:rsidRPr="007B1071">
          <w:t>11</w:t>
        </w:r>
        <w:r w:rsidRPr="007B1071">
          <w:rPr>
            <w:rFonts w:hint="eastAsia"/>
          </w:rPr>
          <w:t>期</w:t>
        </w:r>
        <w:r w:rsidRPr="007B1071">
          <w:t>E08</w:t>
        </w:r>
        <w:r w:rsidRPr="007B1071">
          <w:rPr>
            <w:rFonts w:hint="eastAsia"/>
          </w:rPr>
          <w:t>）</w:t>
        </w:r>
      </w:ins>
    </w:p>
  </w:footnote>
  <w:footnote w:id="200">
    <w:p w14:paraId="0C501986" w14:textId="77777777" w:rsidR="00540BBB" w:rsidRDefault="00540BBB" w:rsidP="00FE554A">
      <w:pPr>
        <w:pStyle w:val="af3"/>
        <w:rPr>
          <w:ins w:id="1384" w:author="淑真 張" w:date="2025-11-27T18:29:00Z"/>
        </w:rPr>
      </w:pPr>
      <w:ins w:id="1385" w:author="淑真 張" w:date="2025-11-27T18:29:00Z">
        <w:r>
          <w:rPr>
            <w:rStyle w:val="af2"/>
          </w:rPr>
          <w:footnoteRef/>
        </w:r>
        <w:r>
          <w:t xml:space="preserve"> </w:t>
        </w:r>
        <w:r w:rsidRPr="007652CF">
          <w:t>E08-P00</w:t>
        </w:r>
        <w:r>
          <w:rPr>
            <w:rFonts w:hint="eastAsia"/>
          </w:rPr>
          <w:t>3</w:t>
        </w:r>
        <w:r w:rsidRPr="007652CF">
          <w:t>​</w:t>
        </w:r>
        <w:r w:rsidRPr="007B1071">
          <w:rPr>
            <w:rFonts w:hint="eastAsia"/>
          </w:rPr>
          <w:t>推廣部台北國際書展（</w:t>
        </w:r>
        <w:r w:rsidRPr="007B1071">
          <w:t>11</w:t>
        </w:r>
        <w:r w:rsidRPr="007B1071">
          <w:rPr>
            <w:rFonts w:hint="eastAsia"/>
          </w:rPr>
          <w:t>期</w:t>
        </w:r>
        <w:r w:rsidRPr="007B1071">
          <w:t>E08</w:t>
        </w:r>
        <w:r w:rsidRPr="007B1071">
          <w:rPr>
            <w:rFonts w:hint="eastAsia"/>
          </w:rPr>
          <w:t>）</w:t>
        </w:r>
      </w:ins>
    </w:p>
    <w:p w14:paraId="77EFE000" w14:textId="77777777" w:rsidR="00540BBB" w:rsidRDefault="00540BBB" w:rsidP="00FE554A">
      <w:pPr>
        <w:pStyle w:val="af3"/>
        <w:rPr>
          <w:ins w:id="1386" w:author="淑真 張" w:date="2025-11-27T18:29:00Z"/>
        </w:rPr>
      </w:pPr>
    </w:p>
  </w:footnote>
  <w:footnote w:id="201">
    <w:p w14:paraId="46B51B86" w14:textId="2E1BE33C" w:rsidR="00185695" w:rsidRDefault="00185695">
      <w:pPr>
        <w:pStyle w:val="af3"/>
      </w:pPr>
      <w:ins w:id="1387" w:author="駱淳渝" w:date="2026-02-01T16:43:00Z" w16du:dateUtc="2026-02-01T08:43:00Z">
        <w:r>
          <w:rPr>
            <w:rStyle w:val="af2"/>
          </w:rPr>
          <w:footnoteRef/>
        </w:r>
        <w:r>
          <w:t xml:space="preserve"> </w:t>
        </w:r>
        <w:r w:rsidR="003C2A15" w:rsidRPr="003C2A15">
          <w:t>E08-P003</w:t>
        </w:r>
        <w:r w:rsidR="003C2A15" w:rsidRPr="003C2A15">
          <w:t>、</w:t>
        </w:r>
        <w:r w:rsidR="003C2A15" w:rsidRPr="003C2A15">
          <w:t>E08-P004</w:t>
        </w:r>
        <w:r w:rsidR="003C2A15" w:rsidRPr="003C2A15">
          <w:t>、</w:t>
        </w:r>
        <w:r w:rsidR="003C2A15" w:rsidRPr="003C2A15">
          <w:t>E08-P005</w:t>
        </w:r>
        <w:r w:rsidR="003C2A15" w:rsidRPr="003C2A15">
          <w:t>、</w:t>
        </w:r>
        <w:r w:rsidR="003C2A15" w:rsidRPr="003C2A15">
          <w:t>E08-P006(11</w:t>
        </w:r>
        <w:r w:rsidR="003C2A15" w:rsidRPr="003C2A15">
          <w:t>期</w:t>
        </w:r>
        <w:r w:rsidR="003C2A15" w:rsidRPr="003C2A15">
          <w:t>E08)</w:t>
        </w:r>
      </w:ins>
    </w:p>
  </w:footnote>
  <w:footnote w:id="202">
    <w:p w14:paraId="49367E88" w14:textId="77777777" w:rsidR="00540BBB" w:rsidRDefault="00540BBB" w:rsidP="00E764CD">
      <w:pPr>
        <w:pStyle w:val="af3"/>
        <w:rPr>
          <w:ins w:id="1388" w:author="淑真 張" w:date="2025-11-27T18:32:00Z"/>
        </w:rPr>
      </w:pPr>
      <w:ins w:id="1389" w:author="淑真 張" w:date="2025-11-27T18:32:00Z">
        <w:r>
          <w:rPr>
            <w:rStyle w:val="af2"/>
          </w:rPr>
          <w:footnoteRef/>
        </w:r>
        <w:r>
          <w:rPr>
            <w:rFonts w:hint="eastAsia"/>
          </w:rPr>
          <w:t>B01-P030 2012/8/4</w:t>
        </w:r>
        <w:r>
          <w:rPr>
            <w:rFonts w:hint="eastAsia"/>
          </w:rPr>
          <w:t>週六宣布事項（</w:t>
        </w:r>
        <w:r>
          <w:rPr>
            <w:rFonts w:hint="eastAsia"/>
          </w:rPr>
          <w:t>B01 12</w:t>
        </w:r>
        <w:r>
          <w:rPr>
            <w:rFonts w:hint="eastAsia"/>
          </w:rPr>
          <w:t>期）</w:t>
        </w:r>
      </w:ins>
    </w:p>
  </w:footnote>
  <w:footnote w:id="203">
    <w:p w14:paraId="76305E39" w14:textId="77777777" w:rsidR="00540BBB" w:rsidRPr="009E2BD4" w:rsidRDefault="00540BBB" w:rsidP="009E2BD4">
      <w:pPr>
        <w:pStyle w:val="af3"/>
        <w:spacing w:line="280" w:lineRule="exact"/>
        <w:rPr>
          <w:ins w:id="1393" w:author="淑真 張" w:date="2025-11-27T18:34:00Z"/>
          <w:rFonts w:asciiTheme="minorEastAsia" w:eastAsiaTheme="minorEastAsia" w:hAnsiTheme="minorEastAsia"/>
          <w:szCs w:val="20"/>
        </w:rPr>
      </w:pPr>
      <w:ins w:id="1394" w:author="淑真 張" w:date="2025-11-27T18:34:00Z">
        <w:r w:rsidRPr="009E2BD4">
          <w:rPr>
            <w:rStyle w:val="af2"/>
          </w:rPr>
          <w:footnoteRef/>
        </w:r>
        <w:r w:rsidRPr="009E2BD4">
          <w:rPr>
            <w:rFonts w:asciiTheme="minorEastAsia" w:eastAsiaTheme="minorEastAsia" w:hAnsiTheme="minorEastAsia"/>
            <w:szCs w:val="20"/>
          </w:rPr>
          <w:t xml:space="preserve"> </w:t>
        </w:r>
        <w:r w:rsidRPr="009E2BD4">
          <w:rPr>
            <w:rFonts w:asciiTheme="minorEastAsia" w:eastAsiaTheme="minorEastAsia" w:hAnsiTheme="minorEastAsia" w:hint="eastAsia"/>
            <w:szCs w:val="20"/>
          </w:rPr>
          <w:t>2012/10/6《瑜伽師地論》重播班卷五十開示2023/10/14重播(8期B01)</w:t>
        </w:r>
      </w:ins>
    </w:p>
  </w:footnote>
  <w:footnote w:id="204">
    <w:p w14:paraId="24CCB39F" w14:textId="77777777" w:rsidR="00540BBB" w:rsidRDefault="00540BBB" w:rsidP="00E764CD">
      <w:pPr>
        <w:pStyle w:val="af3"/>
        <w:rPr>
          <w:ins w:id="1395" w:author="淑真 張" w:date="2025-11-27T18:34:00Z"/>
        </w:rPr>
      </w:pPr>
      <w:ins w:id="1396" w:author="淑真 張" w:date="2025-11-27T18:34:00Z">
        <w:r>
          <w:rPr>
            <w:rStyle w:val="af2"/>
          </w:rPr>
          <w:footnoteRef/>
        </w:r>
        <w:r>
          <w:t xml:space="preserve"> </w:t>
        </w:r>
        <w:r w:rsidRPr="00A4450C">
          <w:rPr>
            <w:rFonts w:hint="eastAsia"/>
          </w:rPr>
          <w:t>2012/10/6</w:t>
        </w:r>
        <w:r w:rsidRPr="00A4450C">
          <w:rPr>
            <w:rFonts w:hint="eastAsia"/>
          </w:rPr>
          <w:t>《瑜伽師地論》重播班卷五十開示</w:t>
        </w:r>
        <w:r w:rsidRPr="00A4450C">
          <w:rPr>
            <w:rFonts w:hint="eastAsia"/>
          </w:rPr>
          <w:t>2023/10/14</w:t>
        </w:r>
        <w:r w:rsidRPr="00A4450C">
          <w:rPr>
            <w:rFonts w:hint="eastAsia"/>
          </w:rPr>
          <w:t>重播</w:t>
        </w:r>
        <w:r w:rsidRPr="00A4450C">
          <w:rPr>
            <w:rFonts w:hint="eastAsia"/>
          </w:rPr>
          <w:t>(8</w:t>
        </w:r>
        <w:r w:rsidRPr="00A4450C">
          <w:rPr>
            <w:rFonts w:hint="eastAsia"/>
          </w:rPr>
          <w:t>期</w:t>
        </w:r>
        <w:r w:rsidRPr="00A4450C">
          <w:rPr>
            <w:rFonts w:hint="eastAsia"/>
          </w:rPr>
          <w:t>B01)</w:t>
        </w:r>
      </w:ins>
    </w:p>
  </w:footnote>
  <w:footnote w:id="205">
    <w:p w14:paraId="641C3F82" w14:textId="77777777" w:rsidR="00540BBB" w:rsidRPr="009E2BD4" w:rsidRDefault="00540BBB" w:rsidP="009E2BD4">
      <w:pPr>
        <w:pStyle w:val="af3"/>
        <w:spacing w:line="280" w:lineRule="exact"/>
        <w:rPr>
          <w:ins w:id="1401" w:author="淑真 張" w:date="2025-11-27T18:36:00Z"/>
          <w:rFonts w:asciiTheme="minorEastAsia" w:eastAsiaTheme="minorEastAsia" w:hAnsiTheme="minorEastAsia"/>
          <w:szCs w:val="20"/>
          <w:lang w:val="en-US"/>
        </w:rPr>
      </w:pPr>
      <w:ins w:id="1402" w:author="淑真 張" w:date="2025-11-27T18:36:00Z">
        <w:r w:rsidRPr="009E2BD4">
          <w:rPr>
            <w:rStyle w:val="af2"/>
          </w:rPr>
          <w:footnoteRef/>
        </w:r>
        <w:r w:rsidRPr="009E2BD4">
          <w:rPr>
            <w:rFonts w:asciiTheme="minorEastAsia" w:eastAsiaTheme="minorEastAsia" w:hAnsiTheme="minorEastAsia"/>
            <w:szCs w:val="20"/>
            <w:lang w:val="en-US"/>
          </w:rPr>
          <w:t xml:space="preserve"> D08-P004 </w:t>
        </w:r>
        <w:r w:rsidRPr="009E2BD4">
          <w:rPr>
            <w:rFonts w:asciiTheme="minorEastAsia" w:eastAsiaTheme="minorEastAsia" w:hAnsiTheme="minorEastAsia" w:hint="eastAsia"/>
            <w:szCs w:val="20"/>
            <w:lang w:val="en-US"/>
          </w:rPr>
          <w:t>正覺</w:t>
        </w:r>
        <w:r w:rsidRPr="009E2BD4">
          <w:rPr>
            <w:rFonts w:asciiTheme="minorEastAsia" w:eastAsiaTheme="minorEastAsia" w:hAnsiTheme="minorEastAsia" w:hint="eastAsia"/>
            <w:szCs w:val="20"/>
          </w:rPr>
          <w:t>教育基金會</w:t>
        </w:r>
        <w:r w:rsidRPr="009E2BD4">
          <w:rPr>
            <w:rFonts w:asciiTheme="minorEastAsia" w:eastAsiaTheme="minorEastAsia" w:hAnsiTheme="minorEastAsia"/>
            <w:szCs w:val="20"/>
          </w:rPr>
          <w:t>-</w:t>
        </w:r>
        <w:r>
          <w:fldChar w:fldCharType="begin"/>
        </w:r>
        <w:r>
          <w:instrText>HYPERLINK "https://foundation.enlighten.org.tw/welfare"</w:instrText>
        </w:r>
        <w:r>
          <w:fldChar w:fldCharType="separate"/>
        </w:r>
        <w:r w:rsidRPr="009E2BD4">
          <w:rPr>
            <w:rFonts w:asciiTheme="minorEastAsia" w:eastAsiaTheme="minorEastAsia" w:hAnsiTheme="minorEastAsia" w:hint="eastAsia"/>
            <w:szCs w:val="20"/>
          </w:rPr>
          <w:t>公益活動</w:t>
        </w:r>
        <w:r>
          <w:fldChar w:fldCharType="end"/>
        </w:r>
        <w:r w:rsidRPr="009E2BD4">
          <w:rPr>
            <w:rFonts w:asciiTheme="minorEastAsia" w:eastAsiaTheme="minorEastAsia" w:hAnsiTheme="minorEastAsia"/>
            <w:szCs w:val="20"/>
          </w:rPr>
          <w:t>-</w:t>
        </w:r>
        <w:r>
          <w:fldChar w:fldCharType="begin"/>
        </w:r>
        <w:r>
          <w:instrText>HYPERLINK "https://foundation.enlighten.org.tw/welfare/almsgiving"</w:instrText>
        </w:r>
        <w:r>
          <w:fldChar w:fldCharType="separate"/>
        </w:r>
        <w:r w:rsidRPr="009E2BD4">
          <w:rPr>
            <w:rFonts w:asciiTheme="minorEastAsia" w:eastAsiaTheme="minorEastAsia" w:hAnsiTheme="minorEastAsia" w:hint="eastAsia"/>
            <w:szCs w:val="20"/>
          </w:rPr>
          <w:t>正覺送暖</w:t>
        </w:r>
        <w:r>
          <w:fldChar w:fldCharType="end"/>
        </w:r>
        <w:r w:rsidRPr="009E2BD4">
          <w:rPr>
            <w:rFonts w:asciiTheme="minorEastAsia" w:eastAsiaTheme="minorEastAsia" w:hAnsiTheme="minorEastAsia"/>
            <w:szCs w:val="20"/>
          </w:rPr>
          <w:t>-</w:t>
        </w:r>
        <w:r w:rsidRPr="009E2BD4">
          <w:rPr>
            <w:rFonts w:asciiTheme="minorEastAsia" w:eastAsiaTheme="minorEastAsia" w:hAnsiTheme="minorEastAsia" w:hint="eastAsia"/>
            <w:szCs w:val="20"/>
            <w:lang w:val="en-US"/>
          </w:rPr>
          <w:t>「正覺寒冬送暖」活動聲明</w:t>
        </w:r>
        <w:r w:rsidRPr="009E2BD4">
          <w:rPr>
            <w:rFonts w:asciiTheme="minorEastAsia" w:eastAsiaTheme="minorEastAsia" w:hAnsiTheme="minorEastAsia"/>
            <w:szCs w:val="20"/>
            <w:lang w:val="en-US"/>
          </w:rPr>
          <w:t>(10</w:t>
        </w:r>
        <w:r w:rsidRPr="009E2BD4">
          <w:rPr>
            <w:rFonts w:asciiTheme="minorEastAsia" w:eastAsiaTheme="minorEastAsia" w:hAnsiTheme="minorEastAsia" w:hint="eastAsia"/>
            <w:szCs w:val="20"/>
            <w:lang w:val="en-US"/>
          </w:rPr>
          <w:t>期</w:t>
        </w:r>
        <w:r w:rsidRPr="009E2BD4">
          <w:rPr>
            <w:rFonts w:asciiTheme="minorEastAsia" w:eastAsiaTheme="minorEastAsia" w:hAnsiTheme="minorEastAsia"/>
            <w:szCs w:val="20"/>
            <w:lang w:val="en-US"/>
          </w:rPr>
          <w:t xml:space="preserve"> D08)</w:t>
        </w:r>
      </w:ins>
    </w:p>
  </w:footnote>
  <w:footnote w:id="206">
    <w:p w14:paraId="3AA432C0" w14:textId="0E1E5BC1" w:rsidR="002474C1" w:rsidRDefault="002474C1">
      <w:pPr>
        <w:pStyle w:val="af3"/>
      </w:pPr>
      <w:ins w:id="1403" w:author="駱淳渝" w:date="2026-02-01T16:50:00Z" w16du:dateUtc="2026-02-01T08:50:00Z">
        <w:r>
          <w:rPr>
            <w:rStyle w:val="af2"/>
          </w:rPr>
          <w:footnoteRef/>
        </w:r>
        <w:r>
          <w:t xml:space="preserve"> </w:t>
        </w:r>
        <w:r w:rsidRPr="002474C1">
          <w:t xml:space="preserve">2012/6/16 </w:t>
        </w:r>
        <w:r w:rsidRPr="002474C1">
          <w:t>瑜伽師地論開示</w:t>
        </w:r>
      </w:ins>
    </w:p>
  </w:footnote>
  <w:footnote w:id="207">
    <w:p w14:paraId="6ED92F65" w14:textId="77777777" w:rsidR="00540BBB" w:rsidRDefault="00540BBB" w:rsidP="00E764CD">
      <w:pPr>
        <w:pStyle w:val="af3"/>
        <w:spacing w:line="320" w:lineRule="exact"/>
        <w:rPr>
          <w:ins w:id="1404" w:author="淑真 張" w:date="2025-11-27T18:36:00Z"/>
          <w:lang w:val="en-US"/>
        </w:rPr>
      </w:pPr>
      <w:ins w:id="1405" w:author="淑真 張" w:date="2025-11-27T18:36:00Z">
        <w:r>
          <w:rPr>
            <w:rStyle w:val="af2"/>
          </w:rPr>
          <w:footnoteRef/>
        </w:r>
        <w:r>
          <w:rPr>
            <w:lang w:val="en-US"/>
          </w:rPr>
          <w:t xml:space="preserve"> D08-P004 </w:t>
        </w:r>
        <w:r>
          <w:rPr>
            <w:rFonts w:hint="eastAsia"/>
            <w:lang w:val="en-US"/>
          </w:rPr>
          <w:t>正覺</w:t>
        </w:r>
        <w:r>
          <w:rPr>
            <w:rFonts w:hint="eastAsia"/>
          </w:rPr>
          <w:t>教育基金會</w:t>
        </w:r>
        <w:r>
          <w:t>-</w:t>
        </w:r>
        <w:r>
          <w:fldChar w:fldCharType="begin"/>
        </w:r>
        <w:r>
          <w:instrText>HYPERLINK "https://foundation.enlighten.org.tw/welfare"</w:instrText>
        </w:r>
        <w:r>
          <w:fldChar w:fldCharType="separate"/>
        </w:r>
        <w:r>
          <w:rPr>
            <w:rStyle w:val="afd"/>
            <w:rFonts w:hint="eastAsia"/>
            <w:color w:val="auto"/>
          </w:rPr>
          <w:t>公益活動</w:t>
        </w:r>
        <w:r>
          <w:fldChar w:fldCharType="end"/>
        </w:r>
        <w:r>
          <w:t>-</w:t>
        </w:r>
        <w:r>
          <w:fldChar w:fldCharType="begin"/>
        </w:r>
        <w:r>
          <w:instrText>HYPERLINK "https://foundation.enlighten.org.tw/welfare/almsgiving"</w:instrText>
        </w:r>
        <w:r>
          <w:fldChar w:fldCharType="separate"/>
        </w:r>
        <w:r>
          <w:rPr>
            <w:rStyle w:val="afd"/>
            <w:rFonts w:hint="eastAsia"/>
            <w:color w:val="auto"/>
          </w:rPr>
          <w:t>正覺送暖</w:t>
        </w:r>
        <w:r>
          <w:fldChar w:fldCharType="end"/>
        </w:r>
        <w:r>
          <w:t>-</w:t>
        </w:r>
        <w:r>
          <w:rPr>
            <w:rFonts w:hint="eastAsia"/>
            <w:lang w:val="en-US"/>
          </w:rPr>
          <w:t>「正覺寒冬送暖」活動聲明</w:t>
        </w:r>
        <w:r>
          <w:rPr>
            <w:lang w:val="en-US"/>
          </w:rPr>
          <w:t>(10</w:t>
        </w:r>
        <w:r>
          <w:rPr>
            <w:rFonts w:hint="eastAsia"/>
            <w:lang w:val="en-US"/>
          </w:rPr>
          <w:t>期</w:t>
        </w:r>
        <w:r>
          <w:rPr>
            <w:lang w:val="en-US"/>
          </w:rPr>
          <w:t xml:space="preserve"> D08)</w:t>
        </w:r>
      </w:ins>
    </w:p>
  </w:footnote>
  <w:footnote w:id="208">
    <w:p w14:paraId="1CFC1C0C" w14:textId="0088A2B8" w:rsidR="00540BBB" w:rsidRDefault="00540BBB" w:rsidP="00E764CD">
      <w:pPr>
        <w:pStyle w:val="af3"/>
        <w:spacing w:line="320" w:lineRule="exact"/>
        <w:rPr>
          <w:ins w:id="1406" w:author="淑真 張" w:date="2025-11-27T18:36:00Z"/>
          <w:lang w:val="en-US"/>
        </w:rPr>
      </w:pPr>
      <w:ins w:id="1407" w:author="淑真 張" w:date="2025-11-27T18:36:00Z">
        <w:r>
          <w:rPr>
            <w:rStyle w:val="af2"/>
          </w:rPr>
          <w:footnoteRef/>
        </w:r>
        <w:r>
          <w:rPr>
            <w:lang w:val="en-US"/>
          </w:rPr>
          <w:t xml:space="preserve"> </w:t>
        </w:r>
      </w:ins>
      <w:ins w:id="1408" w:author="駱淳渝" w:date="2026-02-01T16:51:00Z" w16du:dateUtc="2026-02-01T08:51:00Z">
        <w:r w:rsidR="008C2C44" w:rsidRPr="008C2C44">
          <w:rPr>
            <w:lang w:val="en-US"/>
          </w:rPr>
          <w:t>D08-P007</w:t>
        </w:r>
        <w:r w:rsidR="008C2C44">
          <w:rPr>
            <w:rFonts w:hint="eastAsia"/>
            <w:lang w:val="en-US"/>
          </w:rPr>
          <w:t>、</w:t>
        </w:r>
        <w:r w:rsidR="008C2C44" w:rsidRPr="008C2C44">
          <w:rPr>
            <w:lang w:val="en-US"/>
          </w:rPr>
          <w:t>D08-P014</w:t>
        </w:r>
        <w:r w:rsidR="008C2C44">
          <w:rPr>
            <w:rFonts w:hint="eastAsia"/>
            <w:lang w:val="en-US"/>
          </w:rPr>
          <w:t>、</w:t>
        </w:r>
      </w:ins>
      <w:ins w:id="1409" w:author="淑真 張" w:date="2025-11-27T18:36:00Z">
        <w:r>
          <w:rPr>
            <w:lang w:val="en-US"/>
          </w:rPr>
          <w:t xml:space="preserve">D08-P015 </w:t>
        </w:r>
        <w:r>
          <w:rPr>
            <w:rFonts w:hint="eastAsia"/>
            <w:lang w:val="en-US"/>
          </w:rPr>
          <w:t>正覺送暖暨品德之星活動實施辦法</w:t>
        </w:r>
        <w:r>
          <w:rPr>
            <w:lang w:val="en-US"/>
          </w:rPr>
          <w:t>-(2023/8/31)(10</w:t>
        </w:r>
        <w:r>
          <w:rPr>
            <w:rFonts w:hint="eastAsia"/>
            <w:lang w:val="en-US"/>
          </w:rPr>
          <w:t>期</w:t>
        </w:r>
        <w:r>
          <w:rPr>
            <w:lang w:val="en-US"/>
          </w:rPr>
          <w:t xml:space="preserve"> D08)</w:t>
        </w:r>
      </w:ins>
    </w:p>
  </w:footnote>
  <w:footnote w:id="209">
    <w:p w14:paraId="0ECCB0A2" w14:textId="77777777" w:rsidR="00540BBB" w:rsidRDefault="00540BBB" w:rsidP="00E764CD">
      <w:pPr>
        <w:pStyle w:val="af3"/>
        <w:spacing w:line="320" w:lineRule="exact"/>
        <w:rPr>
          <w:ins w:id="1410" w:author="淑真 張" w:date="2025-11-27T18:36:00Z"/>
          <w:lang w:val="en-US"/>
        </w:rPr>
      </w:pPr>
      <w:ins w:id="1411" w:author="淑真 張" w:date="2025-11-27T18:36:00Z">
        <w:r>
          <w:rPr>
            <w:rStyle w:val="af2"/>
          </w:rPr>
          <w:footnoteRef/>
        </w:r>
        <w:r>
          <w:rPr>
            <w:lang w:val="en-US"/>
          </w:rPr>
          <w:t xml:space="preserve"> 2012/6/16</w:t>
        </w:r>
        <w:r>
          <w:rPr>
            <w:rFonts w:hint="eastAsia"/>
            <w:lang w:val="en-US"/>
          </w:rPr>
          <w:t>《瑜伽師地論卷</w:t>
        </w:r>
        <w:r>
          <w:rPr>
            <w:lang w:val="en-US"/>
          </w:rPr>
          <w:t>48</w:t>
        </w:r>
        <w:r>
          <w:rPr>
            <w:rFonts w:hint="eastAsia"/>
            <w:lang w:val="en-US"/>
          </w:rPr>
          <w:t>》開示</w:t>
        </w:r>
        <w:r>
          <w:rPr>
            <w:lang w:val="en-US"/>
          </w:rPr>
          <w:t>(5</w:t>
        </w:r>
        <w:r>
          <w:rPr>
            <w:rFonts w:hint="eastAsia"/>
            <w:lang w:val="en-US"/>
          </w:rPr>
          <w:t>期</w:t>
        </w:r>
        <w:r>
          <w:rPr>
            <w:lang w:val="en-US"/>
          </w:rPr>
          <w:t xml:space="preserve"> D08)</w:t>
        </w:r>
      </w:ins>
    </w:p>
  </w:footnote>
  <w:footnote w:id="210">
    <w:p w14:paraId="03A8EEE7" w14:textId="77777777" w:rsidR="00540BBB" w:rsidRDefault="00540BBB" w:rsidP="00E764CD">
      <w:pPr>
        <w:pStyle w:val="af3"/>
        <w:spacing w:line="320" w:lineRule="exact"/>
        <w:rPr>
          <w:ins w:id="1412" w:author="淑真 張" w:date="2025-11-27T18:36:00Z"/>
          <w:lang w:val="en-US"/>
        </w:rPr>
      </w:pPr>
      <w:ins w:id="1413" w:author="淑真 張" w:date="2025-11-27T18:36:00Z">
        <w:r>
          <w:rPr>
            <w:rStyle w:val="af2"/>
          </w:rPr>
          <w:footnoteRef/>
        </w:r>
        <w:r>
          <w:rPr>
            <w:lang w:val="en-US"/>
          </w:rPr>
          <w:t xml:space="preserve"> D08-P015 </w:t>
        </w:r>
        <w:r>
          <w:rPr>
            <w:rFonts w:hint="eastAsia"/>
            <w:lang w:val="en-US"/>
          </w:rPr>
          <w:t>正覺送暖暨品德之星活動實施辦法</w:t>
        </w:r>
        <w:r>
          <w:rPr>
            <w:lang w:val="en-US"/>
          </w:rPr>
          <w:t>-(2023/8/31)(10</w:t>
        </w:r>
        <w:r>
          <w:rPr>
            <w:rFonts w:hint="eastAsia"/>
          </w:rPr>
          <w:t>期</w:t>
        </w:r>
        <w:r>
          <w:rPr>
            <w:lang w:val="en-US"/>
          </w:rPr>
          <w:t>D08)</w:t>
        </w:r>
      </w:ins>
    </w:p>
  </w:footnote>
  <w:footnote w:id="211">
    <w:p w14:paraId="2C8E3899" w14:textId="77777777" w:rsidR="00540BBB" w:rsidRDefault="00540BBB" w:rsidP="00E764CD">
      <w:pPr>
        <w:pStyle w:val="af3"/>
        <w:rPr>
          <w:ins w:id="1415" w:author="淑真 張" w:date="2025-11-27T18:45:00Z"/>
        </w:rPr>
      </w:pPr>
      <w:ins w:id="1416" w:author="淑真 張" w:date="2025-11-27T18:45:00Z">
        <w:r>
          <w:rPr>
            <w:rStyle w:val="af2"/>
          </w:rPr>
          <w:footnoteRef/>
        </w:r>
        <w:r>
          <w:t xml:space="preserve"> </w:t>
        </w:r>
        <w:r>
          <w:rPr>
            <w:rFonts w:hint="eastAsia"/>
          </w:rPr>
          <w:t>0250</w:t>
        </w:r>
        <w:r w:rsidRPr="00DD4544">
          <w:rPr>
            <w:rFonts w:hint="eastAsia"/>
          </w:rPr>
          <w:t>《童女迦葉考》</w:t>
        </w:r>
        <w:r>
          <w:rPr>
            <w:rFonts w:hint="eastAsia"/>
          </w:rPr>
          <w:t xml:space="preserve"> </w:t>
        </w:r>
        <w:r w:rsidRPr="00DD4544">
          <w:rPr>
            <w:rFonts w:hint="eastAsia"/>
          </w:rPr>
          <w:t>序頁</w:t>
        </w:r>
        <w:r w:rsidRPr="00DD4544">
          <w:rPr>
            <w:rFonts w:hint="eastAsia"/>
          </w:rPr>
          <w:t>2-4</w:t>
        </w:r>
        <w:r w:rsidRPr="00DD4544">
          <w:rPr>
            <w:rFonts w:hint="eastAsia"/>
          </w:rPr>
          <w:t>、頁</w:t>
        </w:r>
        <w:r w:rsidRPr="00DD4544">
          <w:rPr>
            <w:rFonts w:hint="eastAsia"/>
          </w:rPr>
          <w:t>4-5</w:t>
        </w:r>
        <w:r>
          <w:rPr>
            <w:rFonts w:hint="eastAsia"/>
          </w:rPr>
          <w:t>(13</w:t>
        </w:r>
        <w:r>
          <w:rPr>
            <w:rFonts w:hint="eastAsia"/>
          </w:rPr>
          <w:t>期</w:t>
        </w:r>
        <w:r>
          <w:rPr>
            <w:rFonts w:hint="eastAsia"/>
          </w:rPr>
          <w:t xml:space="preserve"> </w:t>
        </w:r>
        <w:r>
          <w:t>B01</w:t>
        </w:r>
        <w:r>
          <w:rPr>
            <w:rFonts w:hint="eastAsia"/>
          </w:rPr>
          <w:t>)</w:t>
        </w:r>
      </w:ins>
    </w:p>
  </w:footnote>
  <w:footnote w:id="212">
    <w:p w14:paraId="614A2777" w14:textId="77777777" w:rsidR="00540BBB" w:rsidRDefault="00540BBB" w:rsidP="00940AC4">
      <w:pPr>
        <w:pStyle w:val="af3"/>
        <w:spacing w:line="280" w:lineRule="exact"/>
        <w:rPr>
          <w:ins w:id="1417" w:author="淑真 張" w:date="2025-11-27T18:46:00Z"/>
          <w:lang w:val="en-US"/>
        </w:rPr>
      </w:pPr>
      <w:ins w:id="1418" w:author="淑真 張" w:date="2025-11-27T18:46:00Z">
        <w:r>
          <w:rPr>
            <w:rStyle w:val="af2"/>
          </w:rPr>
          <w:footnoteRef/>
        </w:r>
        <w:r>
          <w:rPr>
            <w:lang w:val="en-US"/>
          </w:rPr>
          <w:t xml:space="preserve"> O-N005</w:t>
        </w:r>
        <w:r>
          <w:rPr>
            <w:rFonts w:hint="eastAsia"/>
            <w:lang w:val="en-US"/>
          </w:rPr>
          <w:t xml:space="preserve"> </w:t>
        </w:r>
        <w:r>
          <w:rPr>
            <w:rFonts w:hint="eastAsia"/>
            <w:lang w:val="en-US"/>
          </w:rPr>
          <w:t>佛教正覺同修會</w:t>
        </w:r>
        <w:r>
          <w:rPr>
            <w:rFonts w:hint="eastAsia"/>
            <w:lang w:val="en-US"/>
          </w:rPr>
          <w:t>-</w:t>
        </w:r>
        <w:r>
          <w:rPr>
            <w:rFonts w:hint="eastAsia"/>
            <w:lang w:val="en-US"/>
          </w:rPr>
          <w:t>認識正覺</w:t>
        </w:r>
        <w:r>
          <w:rPr>
            <w:rFonts w:hint="eastAsia"/>
            <w:lang w:val="en-US"/>
          </w:rPr>
          <w:t>-</w:t>
        </w:r>
        <w:r>
          <w:rPr>
            <w:rFonts w:hint="eastAsia"/>
            <w:lang w:val="en-US"/>
          </w:rPr>
          <w:t>大事紀</w:t>
        </w:r>
        <w:r>
          <w:rPr>
            <w:lang w:val="en-US"/>
          </w:rPr>
          <w:t>(1</w:t>
        </w:r>
        <w:r>
          <w:rPr>
            <w:rFonts w:hint="eastAsia"/>
          </w:rPr>
          <w:t>期</w:t>
        </w:r>
        <w:r>
          <w:rPr>
            <w:lang w:val="en-US"/>
          </w:rPr>
          <w:t xml:space="preserve"> D04)</w:t>
        </w:r>
      </w:ins>
    </w:p>
  </w:footnote>
  <w:footnote w:id="213">
    <w:p w14:paraId="3EEAB966" w14:textId="77777777" w:rsidR="00540BBB" w:rsidRDefault="00540BBB" w:rsidP="00E764CD">
      <w:pPr>
        <w:pStyle w:val="af3"/>
        <w:spacing w:line="320" w:lineRule="exact"/>
        <w:rPr>
          <w:ins w:id="1419" w:author="淑真 張" w:date="2025-11-27T18:46:00Z"/>
          <w:lang w:val="en-US"/>
        </w:rPr>
      </w:pPr>
      <w:ins w:id="1420" w:author="淑真 張" w:date="2025-11-27T18:46:00Z">
        <w:r>
          <w:rPr>
            <w:rStyle w:val="af2"/>
          </w:rPr>
          <w:footnoteRef/>
        </w:r>
        <w:r>
          <w:rPr>
            <w:lang w:val="en-US"/>
          </w:rPr>
          <w:t xml:space="preserve"> O-N005 </w:t>
        </w:r>
        <w:r>
          <w:rPr>
            <w:rFonts w:hint="eastAsia"/>
            <w:lang w:val="en-US"/>
          </w:rPr>
          <w:t>佛教正覺同修會</w:t>
        </w:r>
        <w:r>
          <w:rPr>
            <w:lang w:val="en-US"/>
          </w:rPr>
          <w:t>-</w:t>
        </w:r>
        <w:r>
          <w:rPr>
            <w:rFonts w:hint="eastAsia"/>
            <w:lang w:val="en-US"/>
          </w:rPr>
          <w:t>認識正覺</w:t>
        </w:r>
        <w:r>
          <w:rPr>
            <w:lang w:val="en-US"/>
          </w:rPr>
          <w:t>-</w:t>
        </w:r>
        <w:r>
          <w:rPr>
            <w:rFonts w:hint="eastAsia"/>
            <w:lang w:val="en-US"/>
          </w:rPr>
          <w:t>大事紀</w:t>
        </w:r>
        <w:r>
          <w:rPr>
            <w:lang w:val="en-US"/>
          </w:rPr>
          <w:t>(1</w:t>
        </w:r>
        <w:r>
          <w:rPr>
            <w:rFonts w:hint="eastAsia"/>
          </w:rPr>
          <w:t>期</w:t>
        </w:r>
        <w:r>
          <w:rPr>
            <w:lang w:val="en-US"/>
          </w:rPr>
          <w:t xml:space="preserve"> D04)</w:t>
        </w:r>
      </w:ins>
    </w:p>
  </w:footnote>
  <w:footnote w:id="214">
    <w:p w14:paraId="502B1A4C" w14:textId="77777777" w:rsidR="00540BBB" w:rsidRDefault="00540BBB" w:rsidP="00E764CD">
      <w:pPr>
        <w:pStyle w:val="af3"/>
        <w:rPr>
          <w:ins w:id="1421" w:author="淑真 張" w:date="2025-11-27T18:46:00Z"/>
        </w:rPr>
      </w:pPr>
      <w:ins w:id="1422" w:author="淑真 張" w:date="2025-11-27T18:46:00Z">
        <w:r>
          <w:rPr>
            <w:rStyle w:val="af2"/>
          </w:rPr>
          <w:footnoteRef/>
        </w:r>
        <w:r>
          <w:t xml:space="preserve"> </w:t>
        </w:r>
        <w:r w:rsidRPr="00D121FA">
          <w:rPr>
            <w:rFonts w:hint="eastAsia"/>
          </w:rPr>
          <w:t>0426</w:t>
        </w:r>
        <w:r w:rsidRPr="00D121FA">
          <w:rPr>
            <w:rFonts w:hint="eastAsia"/>
          </w:rPr>
          <w:t>《佛藏經講義》第二十一輯頁</w:t>
        </w:r>
        <w:r>
          <w:rPr>
            <w:rFonts w:hint="eastAsia"/>
          </w:rPr>
          <w:t>6</w:t>
        </w:r>
        <w:r w:rsidRPr="00BB5263">
          <w:rPr>
            <w:rFonts w:hint="eastAsia"/>
          </w:rPr>
          <w:t>(</w:t>
        </w:r>
        <w:r w:rsidRPr="00BB5263">
          <w:rPr>
            <w:rFonts w:hint="eastAsia"/>
          </w:rPr>
          <w:t>原書</w:t>
        </w:r>
        <w:r w:rsidRPr="00BB5263">
          <w:rPr>
            <w:rFonts w:hint="eastAsia"/>
          </w:rPr>
          <w:t>)</w:t>
        </w:r>
      </w:ins>
    </w:p>
  </w:footnote>
  <w:footnote w:id="215">
    <w:p w14:paraId="0C042216" w14:textId="77777777" w:rsidR="00540BBB" w:rsidRDefault="00540BBB" w:rsidP="00E764CD">
      <w:pPr>
        <w:pStyle w:val="af3"/>
        <w:rPr>
          <w:ins w:id="1426" w:author="淑真 張" w:date="2025-11-27T18:48:00Z"/>
        </w:rPr>
      </w:pPr>
      <w:ins w:id="1427" w:author="淑真 張" w:date="2025-11-27T18:48:00Z">
        <w:r>
          <w:rPr>
            <w:rStyle w:val="af2"/>
          </w:rPr>
          <w:footnoteRef/>
        </w:r>
        <w:r>
          <w:rPr>
            <w:rFonts w:hint="eastAsia"/>
          </w:rPr>
          <w:t>0261</w:t>
        </w:r>
        <w:r>
          <w:rPr>
            <w:rFonts w:hint="eastAsia"/>
          </w:rPr>
          <w:t>《</w:t>
        </w:r>
        <w:r>
          <w:rPr>
            <w:rFonts w:ascii="微軟正黑體" w:eastAsia="微軟正黑體" w:hAnsi="微軟正黑體" w:cs="Times New Roman" w:hint="eastAsia"/>
            <w:sz w:val="24"/>
            <w:szCs w:val="24"/>
          </w:rPr>
          <w:t>邪箭</w:t>
        </w:r>
        <w:r w:rsidRPr="004C1F9D">
          <w:rPr>
            <w:rFonts w:ascii="微軟正黑體" w:eastAsia="微軟正黑體" w:hAnsi="微軟正黑體" w:hint="eastAsia"/>
            <w:color w:val="3E3A39"/>
            <w:sz w:val="24"/>
            <w:szCs w:val="24"/>
            <w:shd w:val="clear" w:color="auto" w:fill="FFFFFF"/>
          </w:rPr>
          <w:t>囈語</w:t>
        </w:r>
        <w:r>
          <w:rPr>
            <w:rFonts w:ascii="微軟正黑體" w:eastAsia="微軟正黑體" w:hAnsi="微軟正黑體" w:hint="eastAsia"/>
            <w:color w:val="3E3A39"/>
            <w:sz w:val="24"/>
            <w:szCs w:val="24"/>
            <w:shd w:val="clear" w:color="auto" w:fill="FFFFFF"/>
          </w:rPr>
          <w:t>》書摘簡介</w:t>
        </w:r>
      </w:ins>
    </w:p>
  </w:footnote>
  <w:footnote w:id="216">
    <w:p w14:paraId="5FB97203" w14:textId="77777777" w:rsidR="00540BBB" w:rsidRPr="00940AC4" w:rsidRDefault="00540BBB" w:rsidP="009F40FA">
      <w:pPr>
        <w:pStyle w:val="af3"/>
        <w:spacing w:line="240" w:lineRule="auto"/>
        <w:rPr>
          <w:rFonts w:asciiTheme="minorEastAsia" w:eastAsiaTheme="minorEastAsia" w:hAnsiTheme="minorEastAsia"/>
          <w:szCs w:val="20"/>
        </w:rPr>
      </w:pPr>
      <w:r w:rsidRPr="00940AC4">
        <w:rPr>
          <w:rStyle w:val="af2"/>
        </w:rPr>
        <w:footnoteRef/>
      </w:r>
      <w:r w:rsidRPr="00940AC4">
        <w:rPr>
          <w:rFonts w:asciiTheme="minorEastAsia" w:eastAsiaTheme="minorEastAsia" w:hAnsiTheme="minorEastAsia"/>
          <w:szCs w:val="20"/>
        </w:rPr>
        <w:t xml:space="preserve"> E04-P1 </w:t>
      </w:r>
      <w:r w:rsidRPr="00940AC4">
        <w:rPr>
          <w:rFonts w:asciiTheme="minorEastAsia" w:eastAsiaTheme="minorEastAsia" w:hAnsiTheme="minorEastAsia" w:hint="eastAsia"/>
          <w:szCs w:val="20"/>
        </w:rPr>
        <w:t>首次參與保安宮社區活動</w:t>
      </w:r>
      <w:r w:rsidRPr="00940AC4">
        <w:rPr>
          <w:rFonts w:asciiTheme="minorEastAsia" w:eastAsiaTheme="minorEastAsia" w:hAnsiTheme="minorEastAsia"/>
          <w:szCs w:val="20"/>
        </w:rPr>
        <w:t>-2014年至2019年保安宮活動聯絡人雷京菩薩提供(大事紀簡表)</w:t>
      </w:r>
    </w:p>
  </w:footnote>
  <w:footnote w:id="217">
    <w:p w14:paraId="1226D57D" w14:textId="77777777" w:rsidR="00540BBB" w:rsidRDefault="00540BBB" w:rsidP="00E764CD">
      <w:pPr>
        <w:pStyle w:val="af3"/>
        <w:rPr>
          <w:ins w:id="1429" w:author="淑真 張" w:date="2025-11-27T18:49:00Z"/>
        </w:rPr>
      </w:pPr>
      <w:ins w:id="1430" w:author="淑真 張" w:date="2025-11-27T18:49:00Z">
        <w:r w:rsidRPr="004C109B">
          <w:rPr>
            <w:rStyle w:val="af2"/>
            <w:rFonts w:asciiTheme="minorEastAsia" w:hAnsiTheme="minorEastAsia"/>
          </w:rPr>
          <w:footnoteRef/>
        </w:r>
        <w:r w:rsidRPr="004C109B">
          <w:rPr>
            <w:rFonts w:asciiTheme="minorEastAsia" w:hAnsiTheme="minorEastAsia"/>
          </w:rPr>
          <w:t xml:space="preserve"> </w:t>
        </w:r>
        <w:r w:rsidRPr="004C109B">
          <w:rPr>
            <w:rFonts w:asciiTheme="minorEastAsia" w:hAnsiTheme="minorEastAsia" w:hint="eastAsia"/>
            <w:szCs w:val="20"/>
          </w:rPr>
          <w:t xml:space="preserve">E04-P002 </w:t>
        </w:r>
        <w:r w:rsidRPr="004C109B">
          <w:rPr>
            <w:rFonts w:asciiTheme="minorEastAsia" w:hAnsiTheme="minorEastAsia"/>
            <w:szCs w:val="20"/>
          </w:rPr>
          <w:t>佛教正覺同修會-公益活動-社區宣導</w:t>
        </w:r>
        <w:r w:rsidRPr="004C109B">
          <w:rPr>
            <w:rFonts w:asciiTheme="minorEastAsia" w:hAnsiTheme="minorEastAsia" w:hint="eastAsia"/>
            <w:szCs w:val="20"/>
          </w:rPr>
          <w:t>(11期E04)</w:t>
        </w:r>
      </w:ins>
    </w:p>
  </w:footnote>
  <w:footnote w:id="218">
    <w:p w14:paraId="76D8CE29" w14:textId="77777777" w:rsidR="00540BBB" w:rsidRDefault="00540BBB" w:rsidP="00E764CD">
      <w:pPr>
        <w:pStyle w:val="af3"/>
        <w:rPr>
          <w:ins w:id="1432" w:author="淑真 張" w:date="2025-11-27T18:49:00Z"/>
        </w:rPr>
      </w:pPr>
      <w:ins w:id="1433" w:author="淑真 張" w:date="2025-11-27T18:49:00Z">
        <w:r>
          <w:rPr>
            <w:rStyle w:val="af2"/>
          </w:rPr>
          <w:footnoteRef/>
        </w:r>
        <w:r>
          <w:t xml:space="preserve"> </w:t>
        </w:r>
        <w:r w:rsidRPr="009B26CC">
          <w:rPr>
            <w:rFonts w:hint="eastAsia"/>
          </w:rPr>
          <w:t>參考</w:t>
        </w:r>
        <w:r w:rsidRPr="009B26CC">
          <w:rPr>
            <w:rFonts w:hint="eastAsia"/>
          </w:rPr>
          <w:t>2025/2/1</w:t>
        </w:r>
        <w:r w:rsidRPr="009B26CC">
          <w:rPr>
            <w:rFonts w:hint="eastAsia"/>
          </w:rPr>
          <w:t>淑滿菩薩註解</w:t>
        </w:r>
      </w:ins>
    </w:p>
  </w:footnote>
  <w:footnote w:id="219">
    <w:p w14:paraId="562384D5" w14:textId="77777777" w:rsidR="00540BBB" w:rsidRDefault="00540BBB">
      <w:pPr>
        <w:rPr>
          <w:ins w:id="1435" w:author="淑真 張" w:date="2025-11-27T18:53:00Z"/>
        </w:rPr>
      </w:pPr>
    </w:p>
    <w:p w14:paraId="2BABC8BB" w14:textId="77777777" w:rsidR="00540BBB" w:rsidRPr="00940AC4" w:rsidDel="00A06E53" w:rsidRDefault="00540BBB" w:rsidP="007B58A5">
      <w:pPr>
        <w:spacing w:after="0" w:line="240" w:lineRule="auto"/>
        <w:rPr>
          <w:ins w:id="1436" w:author="淑真 張" w:date="2025-11-27T18:53:00Z"/>
          <w:rFonts w:asciiTheme="minorEastAsia" w:hAnsiTheme="minorEastAsia"/>
          <w:sz w:val="20"/>
          <w:szCs w:val="20"/>
        </w:rPr>
      </w:pPr>
    </w:p>
  </w:footnote>
  <w:footnote w:id="220">
    <w:p w14:paraId="35A782D5" w14:textId="77777777" w:rsidR="00540BBB" w:rsidRDefault="00540BBB" w:rsidP="00E764CD">
      <w:pPr>
        <w:pStyle w:val="af3"/>
        <w:rPr>
          <w:ins w:id="1437" w:author="淑真 張" w:date="2025-11-27T19:01:00Z"/>
        </w:rPr>
      </w:pPr>
      <w:ins w:id="1438" w:author="淑真 張" w:date="2025-11-27T19:01:00Z">
        <w:r>
          <w:rPr>
            <w:rStyle w:val="af2"/>
          </w:rPr>
          <w:footnoteRef/>
        </w:r>
        <w:r>
          <w:t xml:space="preserve"> </w:t>
        </w:r>
        <w:r w:rsidRPr="00AE0C2C">
          <w:t xml:space="preserve">E02-P006 </w:t>
        </w:r>
        <w:r w:rsidRPr="00AE0C2C">
          <w:rPr>
            <w:rFonts w:hint="eastAsia"/>
          </w:rPr>
          <w:t>2015</w:t>
        </w:r>
        <w:r w:rsidRPr="00AE0C2C">
          <w:rPr>
            <w:rFonts w:hint="eastAsia"/>
          </w:rPr>
          <w:t>年精彩回顧</w:t>
        </w:r>
        <w:r w:rsidRPr="00AE0C2C">
          <w:rPr>
            <w:rFonts w:hint="eastAsia"/>
          </w:rPr>
          <w:t xml:space="preserve"> - </w:t>
        </w:r>
        <w:r w:rsidRPr="00AE0C2C">
          <w:rPr>
            <w:rFonts w:hint="eastAsia"/>
          </w:rPr>
          <w:t>正覺教師研習營</w:t>
        </w:r>
        <w:r>
          <w:rPr>
            <w:rFonts w:hint="eastAsia"/>
          </w:rPr>
          <w:t>網站上相關資料</w:t>
        </w:r>
        <w:r w:rsidRPr="00AE0C2C">
          <w:t xml:space="preserve"> </w:t>
        </w:r>
        <w:r w:rsidRPr="00AE0C2C">
          <w:rPr>
            <w:rFonts w:hint="eastAsia"/>
          </w:rPr>
          <w:t>（</w:t>
        </w:r>
        <w:r w:rsidRPr="00AE0C2C">
          <w:t>11</w:t>
        </w:r>
        <w:r w:rsidRPr="00AE0C2C">
          <w:rPr>
            <w:rFonts w:hint="eastAsia"/>
          </w:rPr>
          <w:t>期</w:t>
        </w:r>
        <w:r w:rsidRPr="00AE0C2C">
          <w:t>E02</w:t>
        </w:r>
        <w:r w:rsidRPr="00AE0C2C">
          <w:rPr>
            <w:rFonts w:hint="eastAsia"/>
          </w:rPr>
          <w:t>）</w:t>
        </w:r>
      </w:ins>
    </w:p>
  </w:footnote>
  <w:footnote w:id="221">
    <w:p w14:paraId="7652FC71" w14:textId="77777777" w:rsidR="00540BBB" w:rsidRDefault="00540BBB">
      <w:pPr>
        <w:pStyle w:val="af3"/>
        <w:rPr>
          <w:ins w:id="1439" w:author="淑真 張" w:date="2025-11-27T19:01:00Z"/>
        </w:rPr>
      </w:pPr>
      <w:ins w:id="1440" w:author="淑真 張" w:date="2025-11-27T19:01:00Z">
        <w:r>
          <w:rPr>
            <w:rStyle w:val="af2"/>
          </w:rPr>
          <w:footnoteRef/>
        </w:r>
        <w:r>
          <w:t xml:space="preserve"> </w:t>
        </w:r>
        <w:r w:rsidRPr="00EE7C0D">
          <w:rPr>
            <w:rFonts w:hint="eastAsia"/>
          </w:rPr>
          <w:t>E02-P006 2015</w:t>
        </w:r>
        <w:r w:rsidRPr="00EE7C0D">
          <w:rPr>
            <w:rFonts w:hint="eastAsia"/>
          </w:rPr>
          <w:t>年精彩回顧</w:t>
        </w:r>
        <w:r w:rsidRPr="00EE7C0D">
          <w:rPr>
            <w:rFonts w:hint="eastAsia"/>
          </w:rPr>
          <w:t xml:space="preserve"> - </w:t>
        </w:r>
        <w:r w:rsidRPr="00EE7C0D">
          <w:rPr>
            <w:rFonts w:hint="eastAsia"/>
          </w:rPr>
          <w:t>正覺教師研習營網站上相關資料</w:t>
        </w:r>
        <w:r w:rsidRPr="00EE7C0D">
          <w:rPr>
            <w:rFonts w:hint="eastAsia"/>
          </w:rPr>
          <w:t xml:space="preserve"> </w:t>
        </w:r>
        <w:r w:rsidRPr="00EE7C0D">
          <w:rPr>
            <w:rFonts w:hint="eastAsia"/>
          </w:rPr>
          <w:t>（</w:t>
        </w:r>
        <w:r w:rsidRPr="00EE7C0D">
          <w:rPr>
            <w:rFonts w:hint="eastAsia"/>
          </w:rPr>
          <w:t>11</w:t>
        </w:r>
        <w:r w:rsidRPr="00EE7C0D">
          <w:rPr>
            <w:rFonts w:hint="eastAsia"/>
          </w:rPr>
          <w:t>期</w:t>
        </w:r>
        <w:r w:rsidRPr="00EE7C0D">
          <w:rPr>
            <w:rFonts w:hint="eastAsia"/>
          </w:rPr>
          <w:t>E02</w:t>
        </w:r>
        <w:r w:rsidRPr="00EE7C0D">
          <w:rPr>
            <w:rFonts w:hint="eastAsia"/>
          </w:rPr>
          <w:t>）</w:t>
        </w:r>
      </w:ins>
    </w:p>
  </w:footnote>
  <w:footnote w:id="222">
    <w:p w14:paraId="68AB7DCC" w14:textId="77777777" w:rsidR="00540BBB" w:rsidRDefault="00540BBB">
      <w:pPr>
        <w:pStyle w:val="af3"/>
        <w:rPr>
          <w:ins w:id="1441" w:author="淑真 張" w:date="2025-11-27T19:01:00Z"/>
        </w:rPr>
      </w:pPr>
      <w:ins w:id="1442" w:author="淑真 張" w:date="2025-11-27T19:01:00Z">
        <w:r>
          <w:rPr>
            <w:rStyle w:val="af2"/>
          </w:rPr>
          <w:footnoteRef/>
        </w:r>
        <w:r>
          <w:t xml:space="preserve"> </w:t>
        </w:r>
        <w:r>
          <w:rPr>
            <w:rFonts w:hint="eastAsia"/>
          </w:rPr>
          <w:t xml:space="preserve">E02-P007 </w:t>
        </w:r>
        <w:r>
          <w:rPr>
            <w:rFonts w:hint="eastAsia"/>
          </w:rPr>
          <w:t>正覺教研營三年一輪課程設計表</w:t>
        </w:r>
        <w:r>
          <w:rPr>
            <w:rFonts w:hint="eastAsia"/>
          </w:rPr>
          <w:t>(</w:t>
        </w:r>
        <w:r>
          <w:rPr>
            <w:rFonts w:hint="eastAsia"/>
          </w:rPr>
          <w:t>原圖</w:t>
        </w:r>
        <w:r>
          <w:rPr>
            <w:rFonts w:hint="eastAsia"/>
          </w:rPr>
          <w:t>)</w:t>
        </w:r>
      </w:ins>
    </w:p>
  </w:footnote>
  <w:footnote w:id="223">
    <w:p w14:paraId="1605F9F7" w14:textId="77777777" w:rsidR="00540BBB" w:rsidRDefault="00540BBB">
      <w:pPr>
        <w:pStyle w:val="af3"/>
        <w:rPr>
          <w:ins w:id="1443" w:author="淑真 張" w:date="2025-11-27T19:01:00Z"/>
        </w:rPr>
      </w:pPr>
      <w:ins w:id="1444" w:author="淑真 張" w:date="2025-11-27T19:01:00Z">
        <w:r>
          <w:rPr>
            <w:rStyle w:val="af2"/>
          </w:rPr>
          <w:footnoteRef/>
        </w:r>
        <w:r>
          <w:t xml:space="preserve"> </w:t>
        </w:r>
        <w:r w:rsidRPr="00AE02BD">
          <w:rPr>
            <w:rFonts w:hint="eastAsia"/>
          </w:rPr>
          <w:t xml:space="preserve">E02-P008 </w:t>
        </w:r>
        <w:r w:rsidRPr="00AE02BD">
          <w:rPr>
            <w:rFonts w:hint="eastAsia"/>
          </w:rPr>
          <w:t>正覺教師研習—半天、一天教研營，單一專題、二合一及三合一套餐課程（</w:t>
        </w:r>
        <w:r w:rsidRPr="00AE02BD">
          <w:rPr>
            <w:rFonts w:hint="eastAsia"/>
          </w:rPr>
          <w:t>11</w:t>
        </w:r>
        <w:r w:rsidRPr="00AE02BD">
          <w:rPr>
            <w:rFonts w:hint="eastAsia"/>
          </w:rPr>
          <w:t>期</w:t>
        </w:r>
        <w:r w:rsidRPr="00AE02BD">
          <w:rPr>
            <w:rFonts w:hint="eastAsia"/>
          </w:rPr>
          <w:t>E02</w:t>
        </w:r>
        <w:r w:rsidRPr="00AE02BD">
          <w:rPr>
            <w:rFonts w:hint="eastAsia"/>
          </w:rPr>
          <w:t>）</w:t>
        </w:r>
      </w:ins>
    </w:p>
  </w:footnote>
  <w:footnote w:id="224">
    <w:p w14:paraId="7E53400F" w14:textId="77777777" w:rsidR="00540BBB" w:rsidRDefault="00540BBB" w:rsidP="00E764CD">
      <w:pPr>
        <w:pStyle w:val="af3"/>
        <w:rPr>
          <w:ins w:id="1445" w:author="淑真 張" w:date="2025-11-27T19:01:00Z"/>
        </w:rPr>
      </w:pPr>
      <w:ins w:id="1446" w:author="淑真 張" w:date="2025-11-27T19:01:00Z">
        <w:r>
          <w:rPr>
            <w:rStyle w:val="af2"/>
          </w:rPr>
          <w:footnoteRef/>
        </w:r>
        <w:r>
          <w:t xml:space="preserve"> </w:t>
        </w:r>
        <w:bookmarkStart w:id="1447" w:name="_Hlk189423735"/>
        <w:r w:rsidRPr="00593031">
          <w:rPr>
            <w:rFonts w:hint="eastAsia"/>
          </w:rPr>
          <w:t>E02-P007</w:t>
        </w:r>
        <w:r>
          <w:rPr>
            <w:rFonts w:hint="eastAsia"/>
          </w:rPr>
          <w:t xml:space="preserve"> </w:t>
        </w:r>
        <w:bookmarkEnd w:id="1447"/>
        <w:r>
          <w:rPr>
            <w:rFonts w:hint="eastAsia"/>
          </w:rPr>
          <w:t>正覺教研營三年一輪課程設計表</w:t>
        </w:r>
        <w:r w:rsidRPr="00593031">
          <w:rPr>
            <w:rFonts w:hint="eastAsia"/>
          </w:rPr>
          <w:t>、</w:t>
        </w:r>
        <w:r w:rsidRPr="00593031">
          <w:rPr>
            <w:rFonts w:hint="eastAsia"/>
          </w:rPr>
          <w:t>E02-P008</w:t>
        </w:r>
        <w:r>
          <w:rPr>
            <w:rFonts w:hint="eastAsia"/>
          </w:rPr>
          <w:t xml:space="preserve"> </w:t>
        </w:r>
        <w:r>
          <w:rPr>
            <w:rFonts w:hint="eastAsia"/>
          </w:rPr>
          <w:t>正覺教師研習</w:t>
        </w:r>
        <w:r>
          <w:t>—</w:t>
        </w:r>
        <w:r>
          <w:rPr>
            <w:rFonts w:hint="eastAsia"/>
          </w:rPr>
          <w:t>半天、一天教研營，單一專題、二合一及三合一套餐課程</w:t>
        </w:r>
        <w:r w:rsidRPr="00593031">
          <w:rPr>
            <w:rFonts w:hint="eastAsia"/>
          </w:rPr>
          <w:t>（</w:t>
        </w:r>
        <w:r w:rsidRPr="00593031">
          <w:rPr>
            <w:rFonts w:hint="eastAsia"/>
          </w:rPr>
          <w:t>11</w:t>
        </w:r>
        <w:r w:rsidRPr="00593031">
          <w:rPr>
            <w:rFonts w:hint="eastAsia"/>
          </w:rPr>
          <w:t>期</w:t>
        </w:r>
        <w:r w:rsidRPr="00593031">
          <w:rPr>
            <w:rFonts w:hint="eastAsia"/>
          </w:rPr>
          <w:t>E02</w:t>
        </w:r>
        <w:r w:rsidRPr="00593031">
          <w:rPr>
            <w:rFonts w:hint="eastAsia"/>
          </w:rPr>
          <w:t>）</w:t>
        </w:r>
      </w:ins>
    </w:p>
  </w:footnote>
  <w:footnote w:id="225">
    <w:p w14:paraId="5ACD7CA7" w14:textId="77777777" w:rsidR="00540BBB" w:rsidRDefault="00540BBB" w:rsidP="00E764CD">
      <w:pPr>
        <w:pStyle w:val="af3"/>
        <w:rPr>
          <w:ins w:id="1448" w:author="淑真 張" w:date="2025-11-27T19:01:00Z"/>
        </w:rPr>
      </w:pPr>
      <w:ins w:id="1449" w:author="淑真 張" w:date="2025-11-27T19:01:00Z">
        <w:r w:rsidRPr="003B4F92">
          <w:rPr>
            <w:rStyle w:val="af2"/>
            <w:rFonts w:cs="Arial"/>
            <w:sz w:val="22"/>
            <w:szCs w:val="22"/>
          </w:rPr>
          <w:footnoteRef/>
        </w:r>
        <w:r w:rsidRPr="003B4F92">
          <w:rPr>
            <w:rStyle w:val="af2"/>
            <w:rFonts w:cs="Arial"/>
            <w:sz w:val="22"/>
            <w:szCs w:val="22"/>
          </w:rPr>
          <w:t xml:space="preserve"> </w:t>
        </w:r>
        <w:r>
          <w:rPr>
            <w:rFonts w:hint="eastAsia"/>
          </w:rPr>
          <w:t xml:space="preserve">E02-P005 </w:t>
        </w:r>
        <w:r>
          <w:rPr>
            <w:rFonts w:hint="eastAsia"/>
          </w:rPr>
          <w:t>正覺教師研習營網站</w:t>
        </w:r>
        <w:r w:rsidRPr="00AE02BD">
          <w:rPr>
            <w:rFonts w:hint="eastAsia"/>
          </w:rPr>
          <w:t>（</w:t>
        </w:r>
        <w:r w:rsidRPr="00AE02BD">
          <w:rPr>
            <w:rFonts w:hint="eastAsia"/>
          </w:rPr>
          <w:t>11</w:t>
        </w:r>
        <w:r w:rsidRPr="00AE02BD">
          <w:rPr>
            <w:rFonts w:hint="eastAsia"/>
          </w:rPr>
          <w:t>期</w:t>
        </w:r>
        <w:r w:rsidRPr="00AE02BD">
          <w:rPr>
            <w:rFonts w:hint="eastAsia"/>
          </w:rPr>
          <w:t>E02</w:t>
        </w:r>
        <w:r w:rsidRPr="00AE02BD">
          <w:rPr>
            <w:rFonts w:hint="eastAsia"/>
          </w:rPr>
          <w:t>）</w:t>
        </w:r>
        <w:r w:rsidRPr="007652CF">
          <w:rPr>
            <w:rFonts w:cs="Arial"/>
            <w:sz w:val="22"/>
            <w:szCs w:val="22"/>
          </w:rPr>
          <w:t xml:space="preserve"> ​</w:t>
        </w:r>
      </w:ins>
    </w:p>
  </w:footnote>
  <w:footnote w:id="226">
    <w:p w14:paraId="41C24104" w14:textId="77777777" w:rsidR="00540BBB" w:rsidRDefault="00540BBB" w:rsidP="00E764CD">
      <w:pPr>
        <w:pStyle w:val="af3"/>
        <w:spacing w:line="240" w:lineRule="auto"/>
        <w:rPr>
          <w:ins w:id="1456" w:author="淑真 張" w:date="2025-11-27T19:01:00Z"/>
        </w:rPr>
      </w:pPr>
      <w:ins w:id="1457" w:author="淑真 張" w:date="2025-11-27T19:01:00Z">
        <w:r>
          <w:rPr>
            <w:rStyle w:val="af2"/>
          </w:rPr>
          <w:footnoteRef/>
        </w:r>
        <w:r>
          <w:t xml:space="preserve"> </w:t>
        </w:r>
        <w:r w:rsidRPr="00E93466">
          <w:rPr>
            <w:rFonts w:hint="eastAsia"/>
          </w:rPr>
          <w:t>《甘願做菩薩》</w:t>
        </w:r>
        <w:r>
          <w:rPr>
            <w:rFonts w:hint="eastAsia"/>
          </w:rPr>
          <w:t>頁</w:t>
        </w:r>
        <w:r>
          <w:rPr>
            <w:rFonts w:hint="eastAsia"/>
          </w:rPr>
          <w:t>32</w:t>
        </w:r>
      </w:ins>
    </w:p>
  </w:footnote>
  <w:footnote w:id="227">
    <w:p w14:paraId="54451DA1" w14:textId="77777777" w:rsidR="00540BBB" w:rsidRDefault="00540BBB" w:rsidP="00E764CD">
      <w:pPr>
        <w:pStyle w:val="af3"/>
        <w:spacing w:line="240" w:lineRule="auto"/>
        <w:rPr>
          <w:ins w:id="1458" w:author="淑真 張" w:date="2025-11-27T19:01:00Z"/>
        </w:rPr>
      </w:pPr>
      <w:ins w:id="1459" w:author="淑真 張" w:date="2025-11-27T19:01:00Z">
        <w:r>
          <w:rPr>
            <w:rStyle w:val="af2"/>
          </w:rPr>
          <w:footnoteRef/>
        </w:r>
        <w:r>
          <w:t xml:space="preserve"> </w:t>
        </w:r>
        <w:r w:rsidRPr="00E93466">
          <w:rPr>
            <w:rFonts w:hint="eastAsia"/>
          </w:rPr>
          <w:t>《甘願做菩薩》</w:t>
        </w:r>
        <w:r>
          <w:rPr>
            <w:rFonts w:hint="eastAsia"/>
          </w:rPr>
          <w:t>頁</w:t>
        </w:r>
        <w:r>
          <w:rPr>
            <w:rFonts w:hint="eastAsia"/>
          </w:rPr>
          <w:t>9</w:t>
        </w:r>
      </w:ins>
    </w:p>
  </w:footnote>
  <w:footnote w:id="228">
    <w:p w14:paraId="30F4BE43" w14:textId="7B4DE4D2" w:rsidR="000A691C" w:rsidRDefault="000A691C">
      <w:pPr>
        <w:pStyle w:val="af3"/>
      </w:pPr>
      <w:ins w:id="1460" w:author="駱淳渝" w:date="2026-02-01T16:59:00Z" w16du:dateUtc="2026-02-01T08:59:00Z">
        <w:r>
          <w:rPr>
            <w:rStyle w:val="af2"/>
          </w:rPr>
          <w:footnoteRef/>
        </w:r>
        <w:r>
          <w:t xml:space="preserve"> </w:t>
        </w:r>
        <w:r w:rsidRPr="000A691C">
          <w:t>惠群處長（</w:t>
        </w:r>
      </w:ins>
      <w:ins w:id="1461" w:author="駱淳渝" w:date="2026-02-01T17:00:00Z" w16du:dateUtc="2026-02-01T09:00:00Z">
        <w:r>
          <w:rPr>
            <w:rFonts w:hint="eastAsia"/>
          </w:rPr>
          <w:t>B02</w:t>
        </w:r>
      </w:ins>
      <w:ins w:id="1462" w:author="駱淳渝" w:date="2026-02-01T16:59:00Z" w16du:dateUtc="2026-02-01T08:59:00Z">
        <w:r w:rsidRPr="000A691C">
          <w:t>）</w:t>
        </w:r>
      </w:ins>
    </w:p>
  </w:footnote>
  <w:footnote w:id="229">
    <w:p w14:paraId="087939C1" w14:textId="77777777" w:rsidR="00540BBB" w:rsidRDefault="00540BBB" w:rsidP="00E764CD">
      <w:pPr>
        <w:pStyle w:val="af3"/>
        <w:rPr>
          <w:ins w:id="1464" w:author="淑真 張" w:date="2025-11-27T19:01:00Z"/>
        </w:rPr>
      </w:pPr>
      <w:ins w:id="1465" w:author="淑真 張" w:date="2025-11-27T19:01:00Z">
        <w:r>
          <w:rPr>
            <w:rStyle w:val="af2"/>
          </w:rPr>
          <w:footnoteRef/>
        </w:r>
        <w:r>
          <w:rPr>
            <w:rFonts w:hint="eastAsia"/>
          </w:rPr>
          <w:t>書香園地</w:t>
        </w:r>
        <w:r>
          <w:rPr>
            <w:rFonts w:hint="eastAsia"/>
          </w:rPr>
          <w:t>-</w:t>
        </w:r>
        <w:r>
          <w:rPr>
            <w:rFonts w:hint="eastAsia"/>
          </w:rPr>
          <w:t>正智圖書</w:t>
        </w:r>
        <w:r>
          <w:rPr>
            <w:rFonts w:hint="eastAsia"/>
          </w:rPr>
          <w:t>-</w:t>
        </w:r>
        <w:r>
          <w:rPr>
            <w:rFonts w:hint="eastAsia"/>
          </w:rPr>
          <w:t>破邪顯正</w:t>
        </w:r>
        <w:r>
          <w:rPr>
            <w:rFonts w:hint="eastAsia"/>
          </w:rPr>
          <w:t>(</w:t>
        </w:r>
        <w:r>
          <w:rPr>
            <w:rFonts w:hint="eastAsia"/>
          </w:rPr>
          <w:t>待作圖檔</w:t>
        </w:r>
        <w:r>
          <w:rPr>
            <w:rFonts w:hint="eastAsia"/>
          </w:rPr>
          <w:t>)</w:t>
        </w:r>
      </w:ins>
    </w:p>
  </w:footnote>
  <w:footnote w:id="230">
    <w:p w14:paraId="0B29301D" w14:textId="77777777" w:rsidR="00540BBB" w:rsidRPr="001F4CC1" w:rsidRDefault="00540BBB" w:rsidP="001F4CC1">
      <w:pPr>
        <w:pStyle w:val="af3"/>
        <w:spacing w:line="280" w:lineRule="exact"/>
        <w:rPr>
          <w:ins w:id="1466" w:author="淑真 張" w:date="2025-11-27T19:02:00Z"/>
          <w:rFonts w:asciiTheme="minorEastAsia" w:eastAsiaTheme="minorEastAsia" w:hAnsiTheme="minorEastAsia"/>
          <w:szCs w:val="20"/>
        </w:rPr>
      </w:pPr>
      <w:ins w:id="1467" w:author="淑真 張" w:date="2025-11-27T19:02:00Z">
        <w:r w:rsidRPr="001F4CC1">
          <w:rPr>
            <w:rStyle w:val="af2"/>
          </w:rPr>
          <w:footnoteRef/>
        </w:r>
        <w:r w:rsidRPr="001F4CC1">
          <w:rPr>
            <w:rFonts w:asciiTheme="minorEastAsia" w:eastAsiaTheme="minorEastAsia" w:hAnsiTheme="minorEastAsia"/>
            <w:szCs w:val="20"/>
          </w:rPr>
          <w:t xml:space="preserve"> </w:t>
        </w:r>
        <w:r w:rsidRPr="001F4CC1">
          <w:rPr>
            <w:rFonts w:asciiTheme="minorEastAsia" w:eastAsiaTheme="minorEastAsia" w:hAnsiTheme="minorEastAsia" w:hint="eastAsia"/>
            <w:szCs w:val="20"/>
          </w:rPr>
          <w:t>D03-P036 2010/09/014週二宣布事項(12期D03)</w:t>
        </w:r>
      </w:ins>
    </w:p>
  </w:footnote>
  <w:footnote w:id="231">
    <w:p w14:paraId="0F165186" w14:textId="77777777" w:rsidR="00540BBB" w:rsidRDefault="00540BBB" w:rsidP="00E764CD">
      <w:pPr>
        <w:pStyle w:val="af3"/>
        <w:spacing w:line="320" w:lineRule="exact"/>
        <w:rPr>
          <w:ins w:id="1468" w:author="淑真 張" w:date="2025-11-27T19:02:00Z"/>
        </w:rPr>
      </w:pPr>
      <w:ins w:id="1469" w:author="淑真 張" w:date="2025-11-27T19:02:00Z">
        <w:r>
          <w:rPr>
            <w:rStyle w:val="af2"/>
          </w:rPr>
          <w:footnoteRef/>
        </w:r>
        <w:r>
          <w:t xml:space="preserve"> D03-P036 2010/9/14</w:t>
        </w:r>
        <w:r>
          <w:rPr>
            <w:rFonts w:hint="eastAsia"/>
          </w:rPr>
          <w:t>週二宣布事項</w:t>
        </w:r>
        <w:r>
          <w:t>(12</w:t>
        </w:r>
        <w:r>
          <w:rPr>
            <w:rFonts w:hint="eastAsia"/>
          </w:rPr>
          <w:t>期</w:t>
        </w:r>
        <w:r>
          <w:t>D03)</w:t>
        </w:r>
      </w:ins>
    </w:p>
  </w:footnote>
  <w:footnote w:id="232">
    <w:p w14:paraId="3C9D6885" w14:textId="77777777" w:rsidR="00540BBB" w:rsidRDefault="00540BBB" w:rsidP="00E764CD">
      <w:pPr>
        <w:pStyle w:val="af3"/>
        <w:spacing w:line="320" w:lineRule="exact"/>
        <w:rPr>
          <w:ins w:id="1471" w:author="淑真 張" w:date="2025-11-27T19:02:00Z"/>
          <w:rFonts w:eastAsiaTheme="minorEastAsia"/>
          <w:lang w:val="en-US"/>
        </w:rPr>
      </w:pPr>
      <w:ins w:id="1472" w:author="淑真 張" w:date="2025-11-27T19:02:00Z">
        <w:r>
          <w:rPr>
            <w:rStyle w:val="af2"/>
          </w:rPr>
          <w:footnoteRef/>
        </w:r>
        <w:r>
          <w:rPr>
            <w:lang w:val="en-US"/>
          </w:rPr>
          <w:t xml:space="preserve"> O-N005 </w:t>
        </w:r>
        <w:r>
          <w:rPr>
            <w:rFonts w:hint="eastAsia"/>
            <w:lang w:val="en-US"/>
          </w:rPr>
          <w:t>佛教正覺同修會</w:t>
        </w:r>
        <w:r>
          <w:rPr>
            <w:lang w:val="en-US"/>
          </w:rPr>
          <w:t>-</w:t>
        </w:r>
        <w:r>
          <w:rPr>
            <w:rFonts w:hint="eastAsia"/>
            <w:lang w:val="en-US"/>
          </w:rPr>
          <w:t>認識正覺</w:t>
        </w:r>
        <w:r>
          <w:rPr>
            <w:lang w:val="en-US"/>
          </w:rPr>
          <w:t>-</w:t>
        </w:r>
        <w:r>
          <w:rPr>
            <w:rFonts w:hint="eastAsia"/>
            <w:lang w:val="en-US"/>
          </w:rPr>
          <w:t>大事紀</w:t>
        </w:r>
        <w:r>
          <w:rPr>
            <w:lang w:val="en-US"/>
          </w:rPr>
          <w:t>(1</w:t>
        </w:r>
        <w:r>
          <w:rPr>
            <w:rFonts w:hint="eastAsia"/>
          </w:rPr>
          <w:t>期</w:t>
        </w:r>
        <w:r>
          <w:rPr>
            <w:lang w:val="en-US"/>
          </w:rPr>
          <w:t xml:space="preserve"> D04)</w:t>
        </w:r>
      </w:ins>
    </w:p>
  </w:footnote>
  <w:footnote w:id="233">
    <w:p w14:paraId="7D867B01" w14:textId="77777777" w:rsidR="00540BBB" w:rsidRPr="001F4CC1" w:rsidRDefault="00540BBB" w:rsidP="001F4CC1">
      <w:pPr>
        <w:pStyle w:val="af3"/>
        <w:spacing w:line="280" w:lineRule="exact"/>
        <w:rPr>
          <w:rFonts w:asciiTheme="minorEastAsia" w:eastAsiaTheme="minorEastAsia" w:hAnsiTheme="minorEastAsia"/>
          <w:szCs w:val="20"/>
          <w:lang w:val="en-US"/>
        </w:rPr>
      </w:pPr>
      <w:r w:rsidRPr="001F4CC1">
        <w:rPr>
          <w:rStyle w:val="af2"/>
        </w:rPr>
        <w:footnoteRef/>
      </w:r>
      <w:r w:rsidRPr="001F4CC1">
        <w:rPr>
          <w:rFonts w:asciiTheme="minorEastAsia" w:eastAsiaTheme="minorEastAsia" w:hAnsiTheme="minorEastAsia"/>
          <w:szCs w:val="20"/>
          <w:lang w:val="en-US"/>
        </w:rPr>
        <w:t xml:space="preserve"> E10-P005 </w:t>
      </w:r>
      <w:r w:rsidRPr="001F4CC1">
        <w:rPr>
          <w:rFonts w:asciiTheme="minorEastAsia" w:eastAsiaTheme="minorEastAsia" w:hAnsiTheme="minorEastAsia" w:hint="eastAsia"/>
          <w:szCs w:val="20"/>
        </w:rPr>
        <w:t>正智書香園地電子書發行日期</w:t>
      </w:r>
      <w:r w:rsidRPr="001F4CC1">
        <w:rPr>
          <w:rFonts w:asciiTheme="minorEastAsia" w:eastAsiaTheme="minorEastAsia" w:hAnsiTheme="minorEastAsia"/>
          <w:szCs w:val="20"/>
        </w:rPr>
        <w:t>-</w:t>
      </w:r>
      <w:r w:rsidRPr="001F4CC1">
        <w:rPr>
          <w:rFonts w:asciiTheme="minorEastAsia" w:eastAsiaTheme="minorEastAsia" w:hAnsiTheme="minorEastAsia" w:hint="eastAsia"/>
          <w:szCs w:val="20"/>
        </w:rPr>
        <w:t>李雅惠師姐提供</w:t>
      </w:r>
      <w:r w:rsidRPr="001F4CC1">
        <w:rPr>
          <w:rFonts w:asciiTheme="minorEastAsia" w:eastAsiaTheme="minorEastAsia" w:hAnsiTheme="minorEastAsia"/>
          <w:szCs w:val="20"/>
        </w:rPr>
        <w:t>(</w:t>
      </w:r>
      <w:r w:rsidRPr="001F4CC1">
        <w:rPr>
          <w:rFonts w:asciiTheme="minorEastAsia" w:eastAsiaTheme="minorEastAsia" w:hAnsiTheme="minorEastAsia" w:hint="eastAsia"/>
          <w:szCs w:val="20"/>
        </w:rPr>
        <w:t>原圖</w:t>
      </w:r>
      <w:r w:rsidRPr="001F4CC1">
        <w:rPr>
          <w:rFonts w:asciiTheme="minorEastAsia" w:eastAsiaTheme="minorEastAsia" w:hAnsiTheme="minorEastAsia"/>
          <w:szCs w:val="20"/>
        </w:rPr>
        <w:t>)</w:t>
      </w:r>
    </w:p>
  </w:footnote>
  <w:footnote w:id="234">
    <w:p w14:paraId="6BAF4DDE" w14:textId="77777777" w:rsidR="00540BBB" w:rsidRPr="00A0608E" w:rsidRDefault="00540BBB" w:rsidP="00E764CD">
      <w:pPr>
        <w:pStyle w:val="af3"/>
        <w:rPr>
          <w:ins w:id="1473" w:author="淑真 張" w:date="2025-11-27T19:03:00Z"/>
          <w:lang w:val="en-US"/>
        </w:rPr>
      </w:pPr>
      <w:ins w:id="1474" w:author="淑真 張" w:date="2025-11-27T19:03:00Z">
        <w:r>
          <w:rPr>
            <w:rStyle w:val="af2"/>
          </w:rPr>
          <w:footnoteRef/>
        </w:r>
        <w:r w:rsidRPr="00A0608E">
          <w:rPr>
            <w:lang w:val="en-US"/>
          </w:rPr>
          <w:t xml:space="preserve"> E10-P005 </w:t>
        </w:r>
        <w:r>
          <w:rPr>
            <w:rFonts w:hint="eastAsia"/>
          </w:rPr>
          <w:t>正智書香園地電子書發行日期</w:t>
        </w:r>
        <w:r>
          <w:rPr>
            <w:rFonts w:hint="eastAsia"/>
          </w:rPr>
          <w:t>-</w:t>
        </w:r>
        <w:r>
          <w:rPr>
            <w:rFonts w:hint="eastAsia"/>
          </w:rPr>
          <w:t>李雅惠師姐提供</w:t>
        </w:r>
        <w:r>
          <w:rPr>
            <w:rFonts w:hint="eastAsia"/>
          </w:rPr>
          <w:t>(</w:t>
        </w:r>
        <w:r>
          <w:rPr>
            <w:rFonts w:hint="eastAsia"/>
          </w:rPr>
          <w:t>原圖</w:t>
        </w:r>
        <w:r>
          <w:rPr>
            <w:rFonts w:hint="eastAsia"/>
          </w:rPr>
          <w:t>)</w:t>
        </w:r>
      </w:ins>
    </w:p>
  </w:footnote>
  <w:footnote w:id="235">
    <w:p w14:paraId="3F4B3469" w14:textId="77777777" w:rsidR="00540BBB" w:rsidRPr="008C7690" w:rsidRDefault="00540BBB" w:rsidP="00E764CD">
      <w:pPr>
        <w:pStyle w:val="af3"/>
        <w:rPr>
          <w:ins w:id="1475" w:author="淑真 張" w:date="2025-11-27T19:03:00Z"/>
          <w:lang w:val="en-US"/>
        </w:rPr>
      </w:pPr>
      <w:ins w:id="1476" w:author="淑真 張" w:date="2025-11-27T19:03:00Z">
        <w:r>
          <w:rPr>
            <w:rStyle w:val="af2"/>
          </w:rPr>
          <w:footnoteRef/>
        </w:r>
        <w:r w:rsidRPr="008C7690">
          <w:rPr>
            <w:lang w:val="en-US"/>
          </w:rPr>
          <w:t xml:space="preserve"> https://books.enlighten.org.tw/zh-tw/enlighten/1051-20250324</w:t>
        </w:r>
      </w:ins>
    </w:p>
  </w:footnote>
  <w:footnote w:id="236">
    <w:p w14:paraId="254C52D2" w14:textId="7E819575" w:rsidR="00540BBB" w:rsidRDefault="00540BBB">
      <w:pPr>
        <w:pStyle w:val="af3"/>
      </w:pPr>
      <w:r>
        <w:rPr>
          <w:rStyle w:val="af2"/>
        </w:rPr>
        <w:footnoteRef/>
      </w:r>
      <w:r>
        <w:t xml:space="preserve"> </w:t>
      </w:r>
      <w:r>
        <w:rPr>
          <w:rFonts w:ascii="微軟正黑體" w:eastAsia="微軟正黑體" w:hAnsi="微軟正黑體" w:hint="eastAsia"/>
          <w:color w:val="000000"/>
          <w:shd w:val="clear" w:color="auto" w:fill="FFFFFF"/>
        </w:rPr>
        <w:t xml:space="preserve">C05-P3 </w:t>
      </w:r>
      <w:r w:rsidRPr="00E45C64">
        <w:rPr>
          <w:rFonts w:ascii="微軟正黑體" w:eastAsia="微軟正黑體" w:hAnsi="微軟正黑體" w:hint="eastAsia"/>
          <w:color w:val="000000"/>
          <w:shd w:val="clear" w:color="auto" w:fill="FFFFFF"/>
        </w:rPr>
        <w:t>念佛班及增上重播班開班-教學部提供</w:t>
      </w:r>
    </w:p>
  </w:footnote>
  <w:footnote w:id="237">
    <w:p w14:paraId="1C62D853" w14:textId="77777777" w:rsidR="00540BBB" w:rsidRPr="001F4CC1" w:rsidRDefault="00540BBB" w:rsidP="001F4CC1">
      <w:pPr>
        <w:pStyle w:val="af3"/>
        <w:spacing w:line="280" w:lineRule="exact"/>
        <w:rPr>
          <w:ins w:id="1477" w:author="淑真 張" w:date="2025-11-27T19:03:00Z"/>
          <w:rFonts w:asciiTheme="minorEastAsia" w:eastAsiaTheme="minorEastAsia" w:hAnsiTheme="minorEastAsia"/>
          <w:szCs w:val="20"/>
        </w:rPr>
      </w:pPr>
      <w:ins w:id="1478" w:author="淑真 張" w:date="2025-11-27T19:03:00Z">
        <w:r w:rsidRPr="001F4CC1">
          <w:rPr>
            <w:rStyle w:val="af2"/>
          </w:rPr>
          <w:footnoteRef/>
        </w:r>
        <w:r w:rsidRPr="001F4CC1">
          <w:rPr>
            <w:rFonts w:asciiTheme="minorEastAsia" w:eastAsiaTheme="minorEastAsia" w:hAnsiTheme="minorEastAsia"/>
            <w:szCs w:val="20"/>
          </w:rPr>
          <w:t xml:space="preserve"> </w:t>
        </w:r>
        <w:r w:rsidRPr="001F4CC1">
          <w:rPr>
            <w:rFonts w:asciiTheme="minorEastAsia" w:eastAsiaTheme="minorEastAsia" w:hAnsiTheme="minorEastAsia" w:cs="Times New Roman"/>
            <w:szCs w:val="20"/>
          </w:rPr>
          <w:t>C05-P032 113-42正覺弘法史-訪談紀錄表-洪正慧老師-ACDG(20241107~20250107)(14期C05)</w:t>
        </w:r>
      </w:ins>
    </w:p>
  </w:footnote>
  <w:footnote w:id="238">
    <w:p w14:paraId="626172A0" w14:textId="77777777" w:rsidR="00540BBB" w:rsidRDefault="00540BBB" w:rsidP="00E764CD">
      <w:pPr>
        <w:pStyle w:val="af3"/>
        <w:rPr>
          <w:ins w:id="1488" w:author="淑真 張" w:date="2025-11-27T19:03:00Z"/>
        </w:rPr>
      </w:pPr>
      <w:ins w:id="1489" w:author="淑真 張" w:date="2025-11-27T19:03:00Z">
        <w:r>
          <w:rPr>
            <w:rStyle w:val="af2"/>
          </w:rPr>
          <w:footnoteRef/>
        </w:r>
        <w:r>
          <w:t xml:space="preserve"> </w:t>
        </w:r>
        <w:r w:rsidRPr="00D16545">
          <w:rPr>
            <w:rFonts w:ascii="微軟正黑體" w:eastAsia="微軟正黑體" w:hAnsi="微軟正黑體" w:cs="Times New Roman" w:hint="eastAsia"/>
            <w:szCs w:val="24"/>
            <w:lang w:val="en-US"/>
          </w:rPr>
          <w:t>C</w:t>
        </w:r>
        <w:r w:rsidRPr="00D16545">
          <w:rPr>
            <w:rFonts w:ascii="微軟正黑體" w:eastAsia="微軟正黑體" w:hAnsi="微軟正黑體" w:cs="Times New Roman"/>
            <w:szCs w:val="24"/>
            <w:lang w:val="en-US"/>
          </w:rPr>
          <w:t>05-P027</w:t>
        </w:r>
        <w:r>
          <w:rPr>
            <w:rFonts w:ascii="微軟正黑體" w:eastAsia="微軟正黑體" w:hAnsi="微軟正黑體" w:cs="Times New Roman"/>
            <w:szCs w:val="24"/>
            <w:lang w:val="en-US"/>
          </w:rPr>
          <w:t>(</w:t>
        </w:r>
        <w:r w:rsidRPr="00D16545">
          <w:rPr>
            <w:rFonts w:ascii="微軟正黑體" w:eastAsia="微軟正黑體" w:hAnsi="微軟正黑體" w:cs="Times New Roman"/>
            <w:szCs w:val="24"/>
            <w:lang w:val="en-US"/>
          </w:rPr>
          <w:t>2018/12/15</w:t>
        </w:r>
        <w:r w:rsidRPr="00D16545">
          <w:rPr>
            <w:rFonts w:ascii="微軟正黑體" w:eastAsia="微軟正黑體" w:hAnsi="微軟正黑體" w:cs="Times New Roman" w:hint="eastAsia"/>
            <w:szCs w:val="24"/>
            <w:lang w:val="en-US"/>
          </w:rPr>
          <w:t>週六課後宣布</w:t>
        </w:r>
        <w:r>
          <w:rPr>
            <w:rFonts w:ascii="微軟正黑體" w:eastAsia="微軟正黑體" w:hAnsi="微軟正黑體" w:cs="Times New Roman"/>
            <w:szCs w:val="24"/>
            <w:lang w:val="en-US"/>
          </w:rPr>
          <w:t>)(12</w:t>
        </w:r>
        <w:r>
          <w:rPr>
            <w:rFonts w:ascii="微軟正黑體" w:eastAsia="微軟正黑體" w:hAnsi="微軟正黑體" w:cs="Times New Roman" w:hint="eastAsia"/>
            <w:szCs w:val="24"/>
            <w:lang w:val="en-US"/>
          </w:rPr>
          <w:t>期Ｃ</w:t>
        </w:r>
        <w:r>
          <w:rPr>
            <w:rFonts w:ascii="微軟正黑體" w:eastAsia="微軟正黑體" w:hAnsi="微軟正黑體" w:cs="Times New Roman"/>
            <w:szCs w:val="24"/>
            <w:lang w:val="en-US"/>
          </w:rPr>
          <w:t>05)</w:t>
        </w:r>
      </w:ins>
    </w:p>
  </w:footnote>
  <w:footnote w:id="239">
    <w:p w14:paraId="34EA0751" w14:textId="77777777" w:rsidR="00540BBB" w:rsidRPr="001F4CC1" w:rsidRDefault="00540BBB" w:rsidP="001917EA">
      <w:pPr>
        <w:pStyle w:val="af3"/>
        <w:spacing w:line="280" w:lineRule="exact"/>
        <w:rPr>
          <w:ins w:id="1496" w:author="淑真 張" w:date="2025-11-27T19:04:00Z"/>
          <w:rFonts w:asciiTheme="minorEastAsia" w:eastAsiaTheme="minorEastAsia" w:hAnsiTheme="minorEastAsia"/>
          <w:szCs w:val="20"/>
          <w:lang w:val="en-US"/>
        </w:rPr>
      </w:pPr>
      <w:ins w:id="1497" w:author="淑真 張" w:date="2025-11-27T19:04:00Z">
        <w:r w:rsidRPr="001F4CC1">
          <w:rPr>
            <w:rStyle w:val="af2"/>
          </w:rPr>
          <w:footnoteRef/>
        </w:r>
        <w:r w:rsidRPr="001F4CC1">
          <w:rPr>
            <w:rFonts w:asciiTheme="minorEastAsia" w:eastAsiaTheme="minorEastAsia" w:hAnsiTheme="minorEastAsia"/>
            <w:szCs w:val="20"/>
            <w:lang w:val="en-US"/>
          </w:rPr>
          <w:t xml:space="preserve"> 7001</w:t>
        </w:r>
        <w:r w:rsidRPr="001F4CC1">
          <w:rPr>
            <w:rFonts w:asciiTheme="minorEastAsia" w:eastAsiaTheme="minorEastAsia" w:hAnsiTheme="minorEastAsia" w:hint="eastAsia"/>
            <w:szCs w:val="20"/>
          </w:rPr>
          <w:t>《無相念佛》(出版品總表)</w:t>
        </w:r>
      </w:ins>
    </w:p>
  </w:footnote>
  <w:footnote w:id="240">
    <w:p w14:paraId="1127740A" w14:textId="77777777" w:rsidR="00540BBB" w:rsidRDefault="00540BBB" w:rsidP="001917EA">
      <w:pPr>
        <w:pStyle w:val="af3"/>
        <w:rPr>
          <w:ins w:id="1504" w:author="淑真 張" w:date="2025-11-27T19:04:00Z"/>
          <w:lang w:val="en-US"/>
        </w:rPr>
      </w:pPr>
      <w:ins w:id="1505" w:author="淑真 張" w:date="2025-11-27T19:04:00Z">
        <w:r>
          <w:rPr>
            <w:rStyle w:val="af2"/>
          </w:rPr>
          <w:footnoteRef/>
        </w:r>
        <w:r>
          <w:rPr>
            <w:lang w:val="en-US"/>
          </w:rPr>
          <w:t xml:space="preserve"> 7001</w:t>
        </w:r>
        <w:r>
          <w:rPr>
            <w:rFonts w:hint="eastAsia"/>
          </w:rPr>
          <w:t>《無相念佛》</w:t>
        </w:r>
        <w:r>
          <w:rPr>
            <w:rFonts w:hint="eastAsia"/>
          </w:rPr>
          <w:t>(</w:t>
        </w:r>
        <w:r>
          <w:rPr>
            <w:rFonts w:hint="eastAsia"/>
          </w:rPr>
          <w:t>出版品總表</w:t>
        </w:r>
        <w:r>
          <w:rPr>
            <w:rFonts w:hint="eastAsia"/>
          </w:rPr>
          <w:t>)</w:t>
        </w:r>
      </w:ins>
    </w:p>
  </w:footnote>
  <w:footnote w:id="241">
    <w:p w14:paraId="1AB47131" w14:textId="77777777" w:rsidR="00540BBB" w:rsidRPr="001F4CC1" w:rsidRDefault="00540BBB" w:rsidP="00401050">
      <w:pPr>
        <w:pStyle w:val="af3"/>
        <w:spacing w:line="280" w:lineRule="exact"/>
        <w:rPr>
          <w:ins w:id="1506" w:author="韓劍華" w:date="2025-12-21T00:00:00Z"/>
          <w:rFonts w:asciiTheme="minorEastAsia" w:eastAsiaTheme="minorEastAsia" w:hAnsiTheme="minorEastAsia"/>
          <w:szCs w:val="20"/>
          <w:lang w:val="en-US"/>
        </w:rPr>
      </w:pPr>
      <w:ins w:id="1507" w:author="韓劍華" w:date="2025-12-21T00:00:00Z">
        <w:r w:rsidRPr="001F4CC1">
          <w:rPr>
            <w:rStyle w:val="af2"/>
          </w:rPr>
          <w:footnoteRef/>
        </w:r>
        <w:r w:rsidRPr="004345F6">
          <w:rPr>
            <w:rFonts w:asciiTheme="minorEastAsia" w:eastAsiaTheme="minorEastAsia" w:hAnsiTheme="minorEastAsia" w:hint="eastAsia"/>
            <w:szCs w:val="20"/>
            <w:lang w:val="en-US"/>
          </w:rPr>
          <w:t xml:space="preserve"> </w:t>
        </w:r>
        <w:r w:rsidRPr="001F4CC1">
          <w:rPr>
            <w:rFonts w:asciiTheme="minorEastAsia" w:eastAsiaTheme="minorEastAsia" w:hAnsiTheme="minorEastAsia" w:hint="eastAsia"/>
            <w:szCs w:val="20"/>
          </w:rPr>
          <w:t>參見</w:t>
        </w:r>
        <w:r w:rsidRPr="001F4CC1">
          <w:rPr>
            <w:rFonts w:asciiTheme="minorEastAsia" w:eastAsiaTheme="minorEastAsia" w:hAnsiTheme="minorEastAsia"/>
            <w:szCs w:val="20"/>
            <w:lang w:val="en-US"/>
          </w:rPr>
          <w:t>https://www.tepas.org/</w:t>
        </w:r>
      </w:ins>
    </w:p>
  </w:footnote>
  <w:footnote w:id="242">
    <w:p w14:paraId="778B67CA" w14:textId="77777777" w:rsidR="00540BBB" w:rsidRPr="001F4CC1" w:rsidRDefault="00540BBB" w:rsidP="001F4CC1">
      <w:pPr>
        <w:pStyle w:val="af3"/>
        <w:spacing w:line="280" w:lineRule="exact"/>
        <w:rPr>
          <w:rFonts w:asciiTheme="minorEastAsia" w:eastAsiaTheme="minorEastAsia" w:hAnsiTheme="minorEastAsia"/>
          <w:szCs w:val="20"/>
        </w:rPr>
      </w:pPr>
      <w:r w:rsidRPr="001F4CC1">
        <w:rPr>
          <w:rStyle w:val="af2"/>
        </w:rPr>
        <w:footnoteRef/>
      </w:r>
      <w:r w:rsidRPr="001F4CC1">
        <w:rPr>
          <w:rFonts w:asciiTheme="minorEastAsia" w:eastAsiaTheme="minorEastAsia" w:hAnsiTheme="minorEastAsia"/>
          <w:szCs w:val="20"/>
        </w:rPr>
        <w:t xml:space="preserve"> E01-P001 </w:t>
      </w:r>
      <w:r w:rsidRPr="001F4CC1">
        <w:rPr>
          <w:rFonts w:asciiTheme="minorEastAsia" w:eastAsiaTheme="minorEastAsia" w:hAnsiTheme="minorEastAsia" w:hint="eastAsia"/>
          <w:szCs w:val="20"/>
        </w:rPr>
        <w:t>正覺史</w:t>
      </w:r>
      <w:r w:rsidRPr="001F4CC1">
        <w:rPr>
          <w:rFonts w:asciiTheme="minorEastAsia" w:eastAsiaTheme="minorEastAsia" w:hAnsiTheme="minorEastAsia"/>
          <w:szCs w:val="20"/>
        </w:rPr>
        <w:t>-</w:t>
      </w:r>
      <w:r w:rsidRPr="001F4CC1">
        <w:rPr>
          <w:rFonts w:asciiTheme="minorEastAsia" w:eastAsiaTheme="minorEastAsia" w:hAnsiTheme="minorEastAsia" w:hint="eastAsia"/>
          <w:szCs w:val="20"/>
        </w:rPr>
        <w:t>校園宣導</w:t>
      </w:r>
      <w:r w:rsidRPr="001F4CC1">
        <w:rPr>
          <w:rFonts w:asciiTheme="minorEastAsia" w:eastAsiaTheme="minorEastAsia" w:hAnsiTheme="minorEastAsia"/>
          <w:szCs w:val="20"/>
        </w:rPr>
        <w:t>-</w:t>
      </w:r>
      <w:r w:rsidRPr="001F4CC1">
        <w:rPr>
          <w:rFonts w:asciiTheme="minorEastAsia" w:eastAsiaTheme="minorEastAsia" w:hAnsiTheme="minorEastAsia" w:hint="eastAsia"/>
          <w:szCs w:val="20"/>
        </w:rPr>
        <w:t>淑如</w:t>
      </w:r>
      <w:r w:rsidRPr="001F4CC1">
        <w:rPr>
          <w:rFonts w:asciiTheme="minorEastAsia" w:eastAsiaTheme="minorEastAsia" w:hAnsiTheme="minorEastAsia"/>
          <w:szCs w:val="20"/>
        </w:rPr>
        <w:t>20230615(11</w:t>
      </w:r>
      <w:r w:rsidRPr="001F4CC1">
        <w:rPr>
          <w:rFonts w:asciiTheme="minorEastAsia" w:eastAsiaTheme="minorEastAsia" w:hAnsiTheme="minorEastAsia" w:hint="eastAsia"/>
          <w:szCs w:val="20"/>
        </w:rPr>
        <w:t>期</w:t>
      </w:r>
      <w:r w:rsidRPr="001F4CC1">
        <w:rPr>
          <w:rFonts w:asciiTheme="minorEastAsia" w:eastAsiaTheme="minorEastAsia" w:hAnsiTheme="minorEastAsia"/>
          <w:szCs w:val="20"/>
        </w:rPr>
        <w:t>E01)</w:t>
      </w:r>
    </w:p>
  </w:footnote>
  <w:footnote w:id="243">
    <w:p w14:paraId="782FBEB9" w14:textId="77777777" w:rsidR="00540BBB" w:rsidRPr="00F13412" w:rsidRDefault="00540BBB" w:rsidP="00655C34">
      <w:pPr>
        <w:pStyle w:val="af3"/>
        <w:spacing w:line="240" w:lineRule="auto"/>
        <w:rPr>
          <w:ins w:id="1508" w:author="韓劍華" w:date="2025-12-26T15:42:00Z"/>
          <w:rFonts w:asciiTheme="majorEastAsia" w:eastAsiaTheme="majorEastAsia" w:hAnsiTheme="majorEastAsia"/>
          <w:szCs w:val="20"/>
        </w:rPr>
      </w:pPr>
      <w:ins w:id="1509" w:author="韓劍華" w:date="2025-12-26T15:42:00Z">
        <w:r w:rsidRPr="00F13412">
          <w:rPr>
            <w:rStyle w:val="af2"/>
            <w:rFonts w:asciiTheme="majorEastAsia" w:eastAsiaTheme="majorEastAsia" w:hAnsiTheme="majorEastAsia"/>
            <w:szCs w:val="20"/>
          </w:rPr>
          <w:footnoteRef/>
        </w:r>
        <w:r w:rsidRPr="00F13412">
          <w:rPr>
            <w:rFonts w:asciiTheme="majorEastAsia" w:eastAsiaTheme="majorEastAsia" w:hAnsiTheme="majorEastAsia"/>
            <w:szCs w:val="20"/>
          </w:rPr>
          <w:t xml:space="preserve"> E01-P001 </w:t>
        </w:r>
        <w:r w:rsidRPr="00F13412">
          <w:rPr>
            <w:rFonts w:asciiTheme="majorEastAsia" w:eastAsiaTheme="majorEastAsia" w:hAnsiTheme="majorEastAsia" w:hint="eastAsia"/>
            <w:szCs w:val="20"/>
          </w:rPr>
          <w:t>正覺史</w:t>
        </w:r>
        <w:r w:rsidRPr="00F13412">
          <w:rPr>
            <w:rFonts w:asciiTheme="majorEastAsia" w:eastAsiaTheme="majorEastAsia" w:hAnsiTheme="majorEastAsia"/>
            <w:szCs w:val="20"/>
          </w:rPr>
          <w:t>-</w:t>
        </w:r>
        <w:r w:rsidRPr="00F13412">
          <w:rPr>
            <w:rFonts w:asciiTheme="majorEastAsia" w:eastAsiaTheme="majorEastAsia" w:hAnsiTheme="majorEastAsia" w:hint="eastAsia"/>
            <w:szCs w:val="20"/>
          </w:rPr>
          <w:t>校園宣導</w:t>
        </w:r>
        <w:r w:rsidRPr="00F13412">
          <w:rPr>
            <w:rFonts w:asciiTheme="majorEastAsia" w:eastAsiaTheme="majorEastAsia" w:hAnsiTheme="majorEastAsia"/>
            <w:szCs w:val="20"/>
          </w:rPr>
          <w:t>-</w:t>
        </w:r>
        <w:r w:rsidRPr="00F13412">
          <w:rPr>
            <w:rFonts w:asciiTheme="majorEastAsia" w:eastAsiaTheme="majorEastAsia" w:hAnsiTheme="majorEastAsia" w:hint="eastAsia"/>
            <w:szCs w:val="20"/>
          </w:rPr>
          <w:t>淑如</w:t>
        </w:r>
        <w:r w:rsidRPr="00F13412">
          <w:rPr>
            <w:rFonts w:asciiTheme="majorEastAsia" w:eastAsiaTheme="majorEastAsia" w:hAnsiTheme="majorEastAsia"/>
            <w:szCs w:val="20"/>
          </w:rPr>
          <w:t>20230615(11</w:t>
        </w:r>
        <w:r w:rsidRPr="00F13412">
          <w:rPr>
            <w:rFonts w:asciiTheme="majorEastAsia" w:eastAsiaTheme="majorEastAsia" w:hAnsiTheme="majorEastAsia" w:hint="eastAsia"/>
            <w:szCs w:val="20"/>
          </w:rPr>
          <w:t>期</w:t>
        </w:r>
        <w:r w:rsidRPr="00F13412">
          <w:rPr>
            <w:rFonts w:asciiTheme="majorEastAsia" w:eastAsiaTheme="majorEastAsia" w:hAnsiTheme="majorEastAsia"/>
            <w:szCs w:val="20"/>
          </w:rPr>
          <w:t>E01)</w:t>
        </w:r>
      </w:ins>
    </w:p>
  </w:footnote>
  <w:footnote w:id="244">
    <w:p w14:paraId="5AB4ABA1" w14:textId="77777777" w:rsidR="00540BBB" w:rsidRPr="00F13412" w:rsidRDefault="00540BBB" w:rsidP="00655C34">
      <w:pPr>
        <w:pStyle w:val="af3"/>
        <w:spacing w:line="240" w:lineRule="auto"/>
        <w:rPr>
          <w:ins w:id="1510" w:author="韓劍華" w:date="2025-12-26T15:42:00Z"/>
          <w:rFonts w:asciiTheme="majorEastAsia" w:eastAsiaTheme="majorEastAsia" w:hAnsiTheme="majorEastAsia"/>
          <w:szCs w:val="20"/>
        </w:rPr>
      </w:pPr>
      <w:ins w:id="1511" w:author="韓劍華" w:date="2025-12-26T15:42:00Z">
        <w:r w:rsidRPr="00F13412">
          <w:rPr>
            <w:rStyle w:val="af2"/>
            <w:rFonts w:asciiTheme="majorEastAsia" w:eastAsiaTheme="majorEastAsia" w:hAnsiTheme="majorEastAsia"/>
            <w:szCs w:val="20"/>
          </w:rPr>
          <w:footnoteRef/>
        </w:r>
        <w:r w:rsidRPr="00F13412">
          <w:rPr>
            <w:rFonts w:asciiTheme="majorEastAsia" w:eastAsiaTheme="majorEastAsia" w:hAnsiTheme="majorEastAsia"/>
            <w:szCs w:val="20"/>
          </w:rPr>
          <w:t xml:space="preserve"> E01-P001 </w:t>
        </w:r>
        <w:r w:rsidRPr="00F13412">
          <w:rPr>
            <w:rFonts w:asciiTheme="majorEastAsia" w:eastAsiaTheme="majorEastAsia" w:hAnsiTheme="majorEastAsia" w:hint="eastAsia"/>
            <w:szCs w:val="20"/>
          </w:rPr>
          <w:t>正覺史</w:t>
        </w:r>
        <w:r w:rsidRPr="00F13412">
          <w:rPr>
            <w:rFonts w:asciiTheme="majorEastAsia" w:eastAsiaTheme="majorEastAsia" w:hAnsiTheme="majorEastAsia"/>
            <w:szCs w:val="20"/>
          </w:rPr>
          <w:t>-</w:t>
        </w:r>
        <w:r w:rsidRPr="00F13412">
          <w:rPr>
            <w:rFonts w:asciiTheme="majorEastAsia" w:eastAsiaTheme="majorEastAsia" w:hAnsiTheme="majorEastAsia" w:hint="eastAsia"/>
            <w:szCs w:val="20"/>
          </w:rPr>
          <w:t>校園宣導</w:t>
        </w:r>
        <w:r w:rsidRPr="00F13412">
          <w:rPr>
            <w:rFonts w:asciiTheme="majorEastAsia" w:eastAsiaTheme="majorEastAsia" w:hAnsiTheme="majorEastAsia"/>
            <w:szCs w:val="20"/>
          </w:rPr>
          <w:t>-</w:t>
        </w:r>
        <w:r w:rsidRPr="00F13412">
          <w:rPr>
            <w:rFonts w:asciiTheme="majorEastAsia" w:eastAsiaTheme="majorEastAsia" w:hAnsiTheme="majorEastAsia" w:hint="eastAsia"/>
            <w:szCs w:val="20"/>
          </w:rPr>
          <w:t>淑如</w:t>
        </w:r>
        <w:r w:rsidRPr="00F13412">
          <w:rPr>
            <w:rFonts w:asciiTheme="majorEastAsia" w:eastAsiaTheme="majorEastAsia" w:hAnsiTheme="majorEastAsia"/>
            <w:szCs w:val="20"/>
          </w:rPr>
          <w:t>20230615(11</w:t>
        </w:r>
        <w:r w:rsidRPr="00F13412">
          <w:rPr>
            <w:rFonts w:asciiTheme="majorEastAsia" w:eastAsiaTheme="majorEastAsia" w:hAnsiTheme="majorEastAsia" w:hint="eastAsia"/>
            <w:szCs w:val="20"/>
          </w:rPr>
          <w:t>期</w:t>
        </w:r>
        <w:r w:rsidRPr="00F13412">
          <w:rPr>
            <w:rFonts w:asciiTheme="majorEastAsia" w:eastAsiaTheme="majorEastAsia" w:hAnsiTheme="majorEastAsia"/>
            <w:szCs w:val="20"/>
          </w:rPr>
          <w:t>E01)</w:t>
        </w:r>
      </w:ins>
    </w:p>
  </w:footnote>
  <w:footnote w:id="245">
    <w:p w14:paraId="08D8145C" w14:textId="77777777" w:rsidR="00540BBB" w:rsidDel="00655C34" w:rsidRDefault="00540BBB">
      <w:pPr>
        <w:pStyle w:val="af3"/>
        <w:ind w:left="240" w:right="240"/>
        <w:rPr>
          <w:ins w:id="1512" w:author="淑真 張" w:date="2025-11-27T19:05:00Z"/>
          <w:del w:id="1513" w:author="韓劍華" w:date="2025-12-26T15:42:00Z"/>
        </w:rPr>
      </w:pPr>
      <w:ins w:id="1514" w:author="淑真 張" w:date="2025-11-27T19:05:00Z">
        <w:del w:id="1515" w:author="韓劍華" w:date="2025-12-26T15:42:00Z">
          <w:r w:rsidDel="00655C34">
            <w:rPr>
              <w:rStyle w:val="af2"/>
            </w:rPr>
            <w:footnoteRef/>
          </w:r>
          <w:r w:rsidDel="00655C34">
            <w:delText xml:space="preserve"> </w:delText>
          </w:r>
          <w:r w:rsidRPr="008522AF" w:rsidDel="00655C34">
            <w:rPr>
              <w:rFonts w:hint="eastAsia"/>
            </w:rPr>
            <w:delText xml:space="preserve">E01-P001 </w:delText>
          </w:r>
          <w:r w:rsidRPr="008522AF" w:rsidDel="00655C34">
            <w:rPr>
              <w:rFonts w:hint="eastAsia"/>
            </w:rPr>
            <w:delText>正覺史</w:delText>
          </w:r>
          <w:r w:rsidRPr="008522AF" w:rsidDel="00655C34">
            <w:rPr>
              <w:rFonts w:hint="eastAsia"/>
            </w:rPr>
            <w:delText>-</w:delText>
          </w:r>
          <w:r w:rsidRPr="008522AF" w:rsidDel="00655C34">
            <w:rPr>
              <w:rFonts w:hint="eastAsia"/>
            </w:rPr>
            <w:delText>校園宣導</w:delText>
          </w:r>
          <w:r w:rsidRPr="008522AF" w:rsidDel="00655C34">
            <w:rPr>
              <w:rFonts w:hint="eastAsia"/>
            </w:rPr>
            <w:delText>-</w:delText>
          </w:r>
          <w:r w:rsidRPr="008522AF" w:rsidDel="00655C34">
            <w:rPr>
              <w:rFonts w:hint="eastAsia"/>
            </w:rPr>
            <w:delText>淑如</w:delText>
          </w:r>
          <w:r w:rsidRPr="008522AF" w:rsidDel="00655C34">
            <w:rPr>
              <w:rFonts w:hint="eastAsia"/>
            </w:rPr>
            <w:delText>20230615(11</w:delText>
          </w:r>
          <w:r w:rsidRPr="008522AF" w:rsidDel="00655C34">
            <w:rPr>
              <w:rFonts w:hint="eastAsia"/>
            </w:rPr>
            <w:delText>期</w:delText>
          </w:r>
          <w:r w:rsidRPr="008522AF" w:rsidDel="00655C34">
            <w:rPr>
              <w:rFonts w:hint="eastAsia"/>
            </w:rPr>
            <w:delText>E01)</w:delText>
          </w:r>
        </w:del>
      </w:ins>
    </w:p>
  </w:footnote>
  <w:footnote w:id="246">
    <w:p w14:paraId="39900DF5" w14:textId="77777777" w:rsidR="00540BBB" w:rsidRPr="001F4CC1" w:rsidRDefault="00540BBB" w:rsidP="00401050">
      <w:pPr>
        <w:pStyle w:val="af3"/>
        <w:spacing w:line="280" w:lineRule="exact"/>
        <w:rPr>
          <w:ins w:id="1516" w:author="韓劍華" w:date="2025-12-21T00:01:00Z"/>
          <w:rFonts w:asciiTheme="minorEastAsia" w:eastAsiaTheme="minorEastAsia" w:hAnsiTheme="minorEastAsia"/>
          <w:szCs w:val="20"/>
        </w:rPr>
      </w:pPr>
      <w:ins w:id="1517" w:author="韓劍華" w:date="2025-12-21T00:01:00Z">
        <w:r w:rsidRPr="001F4CC1">
          <w:rPr>
            <w:rStyle w:val="af2"/>
          </w:rPr>
          <w:footnoteRef/>
        </w:r>
        <w:r w:rsidRPr="001F4CC1">
          <w:rPr>
            <w:rFonts w:asciiTheme="minorEastAsia" w:eastAsiaTheme="minorEastAsia" w:hAnsiTheme="minorEastAsia"/>
            <w:szCs w:val="20"/>
          </w:rPr>
          <w:t xml:space="preserve"> </w:t>
        </w:r>
        <w:r w:rsidRPr="001F4CC1">
          <w:rPr>
            <w:rFonts w:asciiTheme="minorEastAsia" w:eastAsiaTheme="minorEastAsia" w:hAnsiTheme="minorEastAsia" w:hint="eastAsia"/>
            <w:szCs w:val="20"/>
          </w:rPr>
          <w:t>《八個奇妙的心》末頁</w:t>
        </w:r>
      </w:ins>
    </w:p>
  </w:footnote>
  <w:footnote w:id="247">
    <w:p w14:paraId="0E93AA31" w14:textId="77777777" w:rsidR="00540BBB" w:rsidRDefault="00540BBB">
      <w:pPr>
        <w:pStyle w:val="af3"/>
        <w:rPr>
          <w:ins w:id="1518" w:author="淑真 張" w:date="2025-11-27T19:11:00Z"/>
        </w:rPr>
      </w:pPr>
      <w:ins w:id="1519" w:author="淑真 張" w:date="2025-11-27T19:11:00Z">
        <w:r>
          <w:rPr>
            <w:rStyle w:val="af2"/>
          </w:rPr>
          <w:footnoteRef/>
        </w:r>
        <w:r>
          <w:t xml:space="preserve"> </w:t>
        </w:r>
        <w:r>
          <w:rPr>
            <w:rFonts w:hint="eastAsia"/>
            <w:lang w:val="en-US"/>
          </w:rPr>
          <w:t xml:space="preserve">0338 </w:t>
        </w:r>
        <w:r>
          <w:rPr>
            <w:rFonts w:hint="eastAsia"/>
          </w:rPr>
          <w:t>《次法─實證佛法前應有的條件》目錄頁、、序頁</w:t>
        </w:r>
        <w:r>
          <w:rPr>
            <w:rFonts w:hint="eastAsia"/>
          </w:rPr>
          <w:t>8</w:t>
        </w:r>
        <w:r>
          <w:rPr>
            <w:rFonts w:hint="eastAsia"/>
          </w:rPr>
          <w:t>、序頁</w:t>
        </w:r>
        <w:r>
          <w:rPr>
            <w:rFonts w:hint="eastAsia"/>
          </w:rPr>
          <w:t>10</w:t>
        </w:r>
        <w:r>
          <w:rPr>
            <w:rFonts w:hint="eastAsia"/>
          </w:rPr>
          <w:t>、序頁</w:t>
        </w:r>
        <w:r>
          <w:rPr>
            <w:rFonts w:hint="eastAsia"/>
          </w:rPr>
          <w:t>13</w:t>
        </w:r>
        <w:r>
          <w:rPr>
            <w:rFonts w:hint="eastAsia"/>
          </w:rPr>
          <w:t>（原書）</w:t>
        </w:r>
      </w:ins>
    </w:p>
  </w:footnote>
  <w:footnote w:id="248">
    <w:p w14:paraId="51F4D48B" w14:textId="77777777" w:rsidR="00540BBB" w:rsidRDefault="00540BBB">
      <w:pPr>
        <w:pStyle w:val="af3"/>
        <w:ind w:leftChars="75" w:left="180"/>
        <w:rPr>
          <w:ins w:id="1525" w:author="淑真 張" w:date="2025-11-27T19:11:00Z"/>
        </w:rPr>
      </w:pPr>
      <w:ins w:id="1526" w:author="淑真 張" w:date="2025-11-27T19:11:00Z">
        <w:r>
          <w:rPr>
            <w:rStyle w:val="af2"/>
          </w:rPr>
          <w:footnoteRef/>
        </w:r>
        <w:r>
          <w:t xml:space="preserve"> </w:t>
        </w:r>
        <w:r>
          <w:rPr>
            <w:rFonts w:hint="eastAsia"/>
          </w:rPr>
          <w:t>0338</w:t>
        </w:r>
        <w:r>
          <w:rPr>
            <w:rFonts w:hint="eastAsia"/>
          </w:rPr>
          <w:t>《次法—實證佛法前應有的條件》（上）序</w:t>
        </w:r>
        <w:r>
          <w:rPr>
            <w:rFonts w:hint="eastAsia"/>
          </w:rPr>
          <w:t>5(14</w:t>
        </w:r>
        <w:r>
          <w:rPr>
            <w:rFonts w:hint="eastAsia"/>
          </w:rPr>
          <w:t>期</w:t>
        </w:r>
        <w:r>
          <w:rPr>
            <w:rFonts w:hint="eastAsia"/>
          </w:rPr>
          <w:t>B01)</w:t>
        </w:r>
      </w:ins>
    </w:p>
  </w:footnote>
  <w:footnote w:id="249">
    <w:p w14:paraId="3CA8BFCA" w14:textId="77777777" w:rsidR="00540BBB" w:rsidRDefault="00540BBB" w:rsidP="00E764CD">
      <w:pPr>
        <w:pStyle w:val="af3"/>
        <w:ind w:leftChars="75" w:left="180"/>
        <w:rPr>
          <w:ins w:id="1533" w:author="淑真 張" w:date="2025-11-27T19:12:00Z"/>
        </w:rPr>
      </w:pPr>
      <w:ins w:id="1534" w:author="淑真 張" w:date="2025-11-27T19:12:00Z">
        <w:r>
          <w:rPr>
            <w:rStyle w:val="af2"/>
          </w:rPr>
          <w:footnoteRef/>
        </w:r>
        <w:r w:rsidRPr="00E719C9">
          <w:rPr>
            <w:rFonts w:hint="eastAsia"/>
          </w:rPr>
          <w:t xml:space="preserve"> 0150</w:t>
        </w:r>
        <w:r w:rsidRPr="00E719C9">
          <w:rPr>
            <w:rFonts w:hint="eastAsia"/>
          </w:rPr>
          <w:t>《勝鬘經講記》第三輯</w:t>
        </w:r>
        <w:r w:rsidRPr="00E719C9">
          <w:rPr>
            <w:rFonts w:hint="eastAsia"/>
          </w:rPr>
          <w:t xml:space="preserve"> </w:t>
        </w:r>
        <w:r w:rsidRPr="00E719C9">
          <w:rPr>
            <w:rFonts w:hint="eastAsia"/>
          </w:rPr>
          <w:t>頁</w:t>
        </w:r>
        <w:r w:rsidRPr="00E719C9">
          <w:rPr>
            <w:rFonts w:hint="eastAsia"/>
          </w:rPr>
          <w:t>95(13</w:t>
        </w:r>
        <w:r w:rsidRPr="00E719C9">
          <w:rPr>
            <w:rFonts w:hint="eastAsia"/>
          </w:rPr>
          <w:t>期</w:t>
        </w:r>
        <w:r w:rsidRPr="00E719C9">
          <w:rPr>
            <w:rFonts w:hint="eastAsia"/>
          </w:rPr>
          <w:t>B05)</w:t>
        </w:r>
      </w:ins>
    </w:p>
  </w:footnote>
  <w:footnote w:id="250">
    <w:p w14:paraId="30D2721D" w14:textId="77777777" w:rsidR="00540BBB" w:rsidRDefault="00540BBB" w:rsidP="00E764CD">
      <w:pPr>
        <w:pStyle w:val="af3"/>
        <w:ind w:leftChars="75" w:left="180"/>
        <w:rPr>
          <w:ins w:id="1535" w:author="淑真 張" w:date="2025-11-27T19:12:00Z"/>
        </w:rPr>
      </w:pPr>
      <w:ins w:id="1536" w:author="淑真 張" w:date="2025-11-27T19:12:00Z">
        <w:r>
          <w:rPr>
            <w:rStyle w:val="af2"/>
          </w:rPr>
          <w:footnoteRef/>
        </w:r>
        <w:r>
          <w:t xml:space="preserve"> </w:t>
        </w:r>
        <w:r w:rsidRPr="00E719C9">
          <w:rPr>
            <w:rFonts w:hint="eastAsia"/>
          </w:rPr>
          <w:t>0431</w:t>
        </w:r>
        <w:r w:rsidRPr="00E719C9">
          <w:rPr>
            <w:rFonts w:hint="eastAsia"/>
          </w:rPr>
          <w:t>《正覺電子報》第</w:t>
        </w:r>
        <w:r w:rsidRPr="00E719C9">
          <w:rPr>
            <w:rFonts w:hint="eastAsia"/>
          </w:rPr>
          <w:t>177</w:t>
        </w:r>
        <w:r w:rsidRPr="00E719C9">
          <w:rPr>
            <w:rFonts w:hint="eastAsia"/>
          </w:rPr>
          <w:t>期〈平實導師開示──</w:t>
        </w:r>
        <w:r w:rsidRPr="00E719C9">
          <w:rPr>
            <w:rFonts w:hint="eastAsia"/>
          </w:rPr>
          <w:t>112</w:t>
        </w:r>
        <w:r w:rsidRPr="00E719C9">
          <w:rPr>
            <w:rFonts w:hint="eastAsia"/>
          </w:rPr>
          <w:t>年度會員大會</w:t>
        </w:r>
        <w:r w:rsidRPr="00E719C9">
          <w:rPr>
            <w:rFonts w:hint="eastAsia"/>
          </w:rPr>
          <w:t xml:space="preserve"> </w:t>
        </w:r>
        <w:r w:rsidRPr="00E719C9">
          <w:rPr>
            <w:rFonts w:hint="eastAsia"/>
          </w:rPr>
          <w:t>〉頁</w:t>
        </w:r>
        <w:r w:rsidRPr="00E719C9">
          <w:rPr>
            <w:rFonts w:hint="eastAsia"/>
          </w:rPr>
          <w:t>8</w:t>
        </w:r>
        <w:r w:rsidRPr="00E719C9">
          <w:rPr>
            <w:rFonts w:hint="eastAsia"/>
          </w:rPr>
          <w:t>、</w:t>
        </w:r>
        <w:r w:rsidRPr="00E719C9">
          <w:rPr>
            <w:rFonts w:hint="eastAsia"/>
          </w:rPr>
          <w:t>13(13</w:t>
        </w:r>
        <w:r w:rsidRPr="00E719C9">
          <w:rPr>
            <w:rFonts w:hint="eastAsia"/>
          </w:rPr>
          <w:t>期</w:t>
        </w:r>
        <w:r w:rsidRPr="00E719C9">
          <w:rPr>
            <w:rFonts w:hint="eastAsia"/>
          </w:rPr>
          <w:t>B05)</w:t>
        </w:r>
      </w:ins>
    </w:p>
  </w:footnote>
  <w:footnote w:id="251">
    <w:p w14:paraId="10D55A41" w14:textId="77777777" w:rsidR="00540BBB" w:rsidRPr="0015418D" w:rsidRDefault="00540BBB" w:rsidP="00E764CD">
      <w:pPr>
        <w:autoSpaceDE w:val="0"/>
        <w:autoSpaceDN w:val="0"/>
        <w:adjustRightInd w:val="0"/>
        <w:spacing w:line="240" w:lineRule="auto"/>
        <w:rPr>
          <w:ins w:id="1537" w:author="淑真 張" w:date="2025-11-27T19:13:00Z"/>
          <w:rFonts w:ascii="Times-Roman" w:eastAsia="Songti TC" w:hAnsi="Times-Roman" w:cs="Times-Roman"/>
          <w:color w:val="000000"/>
          <w:szCs w:val="20"/>
          <w:lang w:bidi="ar-SA"/>
        </w:rPr>
      </w:pPr>
      <w:ins w:id="1538" w:author="淑真 張" w:date="2025-11-27T19:13:00Z">
        <w:r>
          <w:rPr>
            <w:rStyle w:val="af2"/>
          </w:rPr>
          <w:footnoteRef/>
        </w:r>
        <w:r>
          <w:t xml:space="preserve"> 0352 </w:t>
        </w:r>
        <w:r w:rsidRPr="0015418D">
          <w:rPr>
            <w:rFonts w:ascii="Songti TC" w:eastAsia="Songti TC" w:cs="Songti TC" w:hint="eastAsia"/>
            <w:color w:val="000000"/>
            <w:sz w:val="20"/>
            <w:szCs w:val="20"/>
            <w:lang w:bidi="ar-SA"/>
          </w:rPr>
          <w:t>正覺電子報第</w:t>
        </w:r>
        <w:r w:rsidRPr="0015418D">
          <w:rPr>
            <w:rFonts w:ascii="Times-Roman" w:eastAsia="Songti TC" w:hAnsi="Times-Roman" w:cs="Times-Roman"/>
            <w:color w:val="000000"/>
            <w:sz w:val="20"/>
            <w:szCs w:val="20"/>
            <w:lang w:bidi="ar-SA"/>
          </w:rPr>
          <w:t>140</w:t>
        </w:r>
        <w:r w:rsidRPr="0015418D">
          <w:rPr>
            <w:rFonts w:ascii="Songti TC" w:eastAsia="Songti TC" w:hAnsi="Times-Roman" w:cs="Songti TC" w:hint="eastAsia"/>
            <w:color w:val="000000"/>
            <w:sz w:val="20"/>
            <w:szCs w:val="20"/>
            <w:lang w:bidi="ar-SA"/>
          </w:rPr>
          <w:t>期</w:t>
        </w:r>
        <w:r>
          <w:rPr>
            <w:rFonts w:ascii="Times-Roman" w:eastAsia="Songti TC" w:hAnsi="Times-Roman" w:cs="Times-Roman"/>
            <w:color w:val="000000"/>
            <w:sz w:val="20"/>
            <w:szCs w:val="20"/>
            <w:lang w:bidi="ar-SA"/>
          </w:rPr>
          <w:t xml:space="preserve"> </w:t>
        </w:r>
        <w:r w:rsidRPr="0015418D">
          <w:rPr>
            <w:rFonts w:ascii="Songti TC" w:eastAsia="Songti TC" w:hAnsi="Times-Roman" w:cs="Songti TC" w:hint="eastAsia"/>
            <w:color w:val="000000"/>
            <w:sz w:val="20"/>
            <w:szCs w:val="20"/>
            <w:lang w:bidi="ar-SA"/>
          </w:rPr>
          <w:t>頁</w:t>
        </w:r>
        <w:r w:rsidRPr="0015418D">
          <w:rPr>
            <w:rFonts w:ascii="Times-Roman" w:eastAsia="Songti TC" w:hAnsi="Times-Roman" w:cs="Times-Roman"/>
            <w:color w:val="000000"/>
            <w:sz w:val="20"/>
            <w:szCs w:val="20"/>
            <w:lang w:bidi="ar-SA"/>
          </w:rPr>
          <w:t>98-104</w:t>
        </w:r>
        <w:r>
          <w:rPr>
            <w:rFonts w:ascii="Times-Roman" w:eastAsia="Songti TC" w:hAnsi="Times-Roman" w:cs="Times-Roman"/>
            <w:color w:val="000000"/>
            <w:sz w:val="20"/>
            <w:szCs w:val="20"/>
            <w:lang w:bidi="ar-SA"/>
          </w:rPr>
          <w:t xml:space="preserve"> (A09 </w:t>
        </w:r>
        <w:r>
          <w:rPr>
            <w:rFonts w:ascii="Times-Roman" w:eastAsia="Songti TC" w:hAnsi="Times-Roman" w:cs="Times-Roman" w:hint="eastAsia"/>
            <w:color w:val="000000"/>
            <w:sz w:val="20"/>
            <w:szCs w:val="20"/>
            <w:lang w:bidi="ar-SA"/>
          </w:rPr>
          <w:t>第十三期</w:t>
        </w:r>
        <w:r>
          <w:rPr>
            <w:rFonts w:ascii="Times-Roman" w:eastAsia="Songti TC" w:hAnsi="Times-Roman" w:cs="Times-Roman"/>
            <w:color w:val="000000"/>
            <w:sz w:val="20"/>
            <w:szCs w:val="20"/>
            <w:lang w:bidi="ar-SA"/>
          </w:rPr>
          <w:t>)</w:t>
        </w:r>
      </w:ins>
    </w:p>
  </w:footnote>
  <w:footnote w:id="252">
    <w:p w14:paraId="29F63804" w14:textId="77777777" w:rsidR="00540BBB" w:rsidRPr="007075EA" w:rsidRDefault="00540BBB">
      <w:pPr>
        <w:pStyle w:val="af3"/>
        <w:ind w:leftChars="75" w:left="180"/>
        <w:rPr>
          <w:ins w:id="1541" w:author="淑真 張" w:date="2025-11-27T19:14:00Z"/>
          <w:lang w:val="en-US"/>
        </w:rPr>
      </w:pPr>
      <w:ins w:id="1542" w:author="淑真 張" w:date="2025-11-27T19:14:00Z">
        <w:r>
          <w:rPr>
            <w:rStyle w:val="af2"/>
          </w:rPr>
          <w:footnoteRef/>
        </w:r>
        <w:r w:rsidRPr="007075EA">
          <w:rPr>
            <w:lang w:val="en-US"/>
          </w:rPr>
          <w:t xml:space="preserve"> </w:t>
        </w:r>
        <w:r w:rsidRPr="007075EA">
          <w:rPr>
            <w:rFonts w:hint="eastAsia"/>
            <w:lang w:val="en-US"/>
          </w:rPr>
          <w:t xml:space="preserve">A07-P009 </w:t>
        </w:r>
        <w:r w:rsidRPr="007D63FC">
          <w:rPr>
            <w:rFonts w:hint="eastAsia"/>
          </w:rPr>
          <w:t>《中國佛教復興的起步》頁</w:t>
        </w:r>
        <w:r w:rsidRPr="007075EA">
          <w:rPr>
            <w:rFonts w:hint="eastAsia"/>
            <w:lang w:val="en-US"/>
          </w:rPr>
          <w:t xml:space="preserve">10-11 (A07 </w:t>
        </w:r>
        <w:r w:rsidRPr="007D63FC">
          <w:rPr>
            <w:rFonts w:hint="eastAsia"/>
          </w:rPr>
          <w:t>第十三期</w:t>
        </w:r>
        <w:r w:rsidRPr="007075EA">
          <w:rPr>
            <w:rFonts w:hint="eastAsia"/>
            <w:lang w:val="en-US"/>
          </w:rPr>
          <w:t>)</w:t>
        </w:r>
      </w:ins>
    </w:p>
  </w:footnote>
  <w:footnote w:id="253">
    <w:p w14:paraId="65CFA826" w14:textId="77777777" w:rsidR="00540BBB" w:rsidRPr="00295FEA" w:rsidRDefault="00540BBB" w:rsidP="00E764CD">
      <w:pPr>
        <w:pStyle w:val="af3"/>
        <w:ind w:leftChars="75" w:left="180"/>
        <w:rPr>
          <w:ins w:id="1543" w:author="淑真 張" w:date="2025-11-27T19:14:00Z"/>
          <w:lang w:val="en-US"/>
        </w:rPr>
      </w:pPr>
      <w:ins w:id="1544" w:author="淑真 張" w:date="2025-11-27T19:14:00Z">
        <w:r>
          <w:rPr>
            <w:rStyle w:val="af2"/>
          </w:rPr>
          <w:footnoteRef/>
        </w:r>
        <w:r w:rsidRPr="00295FEA">
          <w:rPr>
            <w:lang w:val="en-US"/>
          </w:rPr>
          <w:t>A07-P002</w:t>
        </w:r>
        <w:r>
          <w:rPr>
            <w:rFonts w:hint="eastAsia"/>
            <w:lang w:val="en-US"/>
          </w:rPr>
          <w:t xml:space="preserve"> </w:t>
        </w:r>
        <w:r w:rsidRPr="003C2DE7">
          <w:rPr>
            <w:rFonts w:hint="eastAsia"/>
            <w:lang w:val="en-US"/>
          </w:rPr>
          <w:t>2018/8/17</w:t>
        </w:r>
        <w:r w:rsidRPr="003C2DE7">
          <w:rPr>
            <w:rFonts w:hint="eastAsia"/>
            <w:lang w:val="en-US"/>
          </w:rPr>
          <w:t>同修會公告</w:t>
        </w:r>
      </w:ins>
    </w:p>
  </w:footnote>
  <w:footnote w:id="254">
    <w:p w14:paraId="71A61D5D" w14:textId="77777777" w:rsidR="00540BBB" w:rsidRPr="002251EE" w:rsidRDefault="00540BBB" w:rsidP="004C1D94">
      <w:pPr>
        <w:pStyle w:val="af3"/>
        <w:spacing w:line="280" w:lineRule="exact"/>
        <w:rPr>
          <w:lang w:val="en-US"/>
        </w:rPr>
      </w:pPr>
      <w:r>
        <w:rPr>
          <w:rStyle w:val="af2"/>
        </w:rPr>
        <w:footnoteRef/>
      </w:r>
      <w:r w:rsidRPr="00B236F9">
        <w:rPr>
          <w:lang w:val="en-US"/>
        </w:rPr>
        <w:t xml:space="preserve"> </w:t>
      </w:r>
      <w:r w:rsidRPr="00B236F9">
        <w:rPr>
          <w:rFonts w:ascii="微軟正黑體" w:eastAsia="微軟正黑體" w:hAnsi="微軟正黑體" w:cs="Times New Roman"/>
          <w:lang w:val="en-US"/>
        </w:rPr>
        <w:t>A12-P036</w:t>
      </w:r>
      <w:r w:rsidRPr="00B236F9">
        <w:rPr>
          <w:lang w:val="en-US"/>
        </w:rPr>
        <w:t xml:space="preserve"> </w:t>
      </w:r>
      <w:r>
        <w:rPr>
          <w:rFonts w:hint="eastAsia"/>
        </w:rPr>
        <w:t>《</w:t>
      </w:r>
      <w:r w:rsidRPr="00B236F9">
        <w:rPr>
          <w:rFonts w:ascii="微軟正黑體" w:eastAsia="微軟正黑體" w:hAnsi="微軟正黑體" w:cs="Times New Roman"/>
          <w:lang w:val="en-US"/>
        </w:rPr>
        <w:t>2018/12/15</w:t>
      </w:r>
      <w:r w:rsidRPr="00981569">
        <w:rPr>
          <w:rFonts w:ascii="微軟正黑體" w:eastAsia="微軟正黑體" w:hAnsi="微軟正黑體" w:cs="Times New Roman" w:hint="eastAsia"/>
        </w:rPr>
        <w:t>週六課後宣布</w:t>
      </w:r>
      <w:r>
        <w:rPr>
          <w:rFonts w:ascii="微軟正黑體" w:eastAsia="微軟正黑體" w:hAnsi="微軟正黑體" w:cs="Times New Roman" w:hint="eastAsia"/>
        </w:rPr>
        <w:t>》</w:t>
      </w:r>
      <w:r w:rsidRPr="00B236F9">
        <w:rPr>
          <w:rFonts w:ascii="微軟正黑體" w:eastAsia="微軟正黑體" w:hAnsi="微軟正黑體" w:cs="Times New Roman"/>
          <w:lang w:val="en-US"/>
        </w:rPr>
        <w:t>(12</w:t>
      </w:r>
      <w:r>
        <w:rPr>
          <w:rFonts w:ascii="微軟正黑體" w:eastAsia="微軟正黑體" w:hAnsi="微軟正黑體" w:cs="Times New Roman" w:hint="eastAsia"/>
        </w:rPr>
        <w:t>期</w:t>
      </w:r>
      <w:r w:rsidRPr="002251EE">
        <w:rPr>
          <w:rFonts w:ascii="微軟正黑體" w:eastAsia="微軟正黑體" w:hAnsi="微軟正黑體" w:cs="Times New Roman"/>
          <w:lang w:val="en-US"/>
        </w:rPr>
        <w:t>A12)</w:t>
      </w:r>
    </w:p>
  </w:footnote>
  <w:footnote w:id="255">
    <w:p w14:paraId="1B55EB74" w14:textId="77777777" w:rsidR="00540BBB" w:rsidRPr="00483D10" w:rsidRDefault="00540BBB" w:rsidP="0051492C">
      <w:pPr>
        <w:pStyle w:val="af3"/>
        <w:rPr>
          <w:ins w:id="1545" w:author="韓劍華" w:date="2025-12-26T16:23:00Z"/>
          <w:lang w:val="en-US"/>
        </w:rPr>
      </w:pPr>
      <w:ins w:id="1546" w:author="韓劍華" w:date="2025-12-26T16:23:00Z">
        <w:r>
          <w:rPr>
            <w:rStyle w:val="af2"/>
          </w:rPr>
          <w:footnoteRef/>
        </w:r>
        <w:r w:rsidRPr="00483D10">
          <w:rPr>
            <w:lang w:val="en-US"/>
          </w:rPr>
          <w:t xml:space="preserve"> </w:t>
        </w:r>
        <w:r w:rsidRPr="00483D10">
          <w:rPr>
            <w:rFonts w:ascii="微軟正黑體" w:eastAsia="微軟正黑體" w:hAnsi="微軟正黑體" w:cs="Times New Roman"/>
            <w:lang w:val="en-US"/>
          </w:rPr>
          <w:t>A12-P036</w:t>
        </w:r>
        <w:r w:rsidRPr="00483D10">
          <w:rPr>
            <w:lang w:val="en-US"/>
          </w:rPr>
          <w:t xml:space="preserve"> </w:t>
        </w:r>
        <w:r>
          <w:rPr>
            <w:rFonts w:hint="eastAsia"/>
          </w:rPr>
          <w:t>《</w:t>
        </w:r>
        <w:r w:rsidRPr="00483D10">
          <w:rPr>
            <w:rFonts w:ascii="微軟正黑體" w:eastAsia="微軟正黑體" w:hAnsi="微軟正黑體" w:cs="Times New Roman"/>
            <w:lang w:val="en-US"/>
          </w:rPr>
          <w:t>2018/12/15</w:t>
        </w:r>
        <w:r w:rsidRPr="00981569">
          <w:rPr>
            <w:rFonts w:ascii="微軟正黑體" w:eastAsia="微軟正黑體" w:hAnsi="微軟正黑體" w:cs="Times New Roman" w:hint="eastAsia"/>
          </w:rPr>
          <w:t>週六課後宣布</w:t>
        </w:r>
        <w:r>
          <w:rPr>
            <w:rFonts w:ascii="微軟正黑體" w:eastAsia="微軟正黑體" w:hAnsi="微軟正黑體" w:cs="Times New Roman" w:hint="eastAsia"/>
          </w:rPr>
          <w:t>》</w:t>
        </w:r>
        <w:r w:rsidRPr="00483D10">
          <w:rPr>
            <w:rFonts w:ascii="微軟正黑體" w:eastAsia="微軟正黑體" w:hAnsi="微軟正黑體" w:cs="Times New Roman"/>
            <w:lang w:val="en-US"/>
          </w:rPr>
          <w:t>(12</w:t>
        </w:r>
        <w:r>
          <w:rPr>
            <w:rFonts w:ascii="微軟正黑體" w:eastAsia="微軟正黑體" w:hAnsi="微軟正黑體" w:cs="Times New Roman" w:hint="eastAsia"/>
          </w:rPr>
          <w:t>期</w:t>
        </w:r>
        <w:r w:rsidRPr="00483D10">
          <w:rPr>
            <w:rFonts w:ascii="微軟正黑體" w:eastAsia="微軟正黑體" w:hAnsi="微軟正黑體" w:cs="Times New Roman"/>
            <w:lang w:val="en-US"/>
          </w:rPr>
          <w:t>A12)</w:t>
        </w:r>
      </w:ins>
    </w:p>
  </w:footnote>
  <w:footnote w:id="256">
    <w:p w14:paraId="50F7411E" w14:textId="77777777" w:rsidR="00540BBB" w:rsidRDefault="00540BBB" w:rsidP="00E764CD">
      <w:pPr>
        <w:pStyle w:val="af3"/>
        <w:ind w:leftChars="75" w:left="180"/>
        <w:rPr>
          <w:ins w:id="1547" w:author="淑真 張" w:date="2025-11-27T19:14:00Z"/>
        </w:rPr>
      </w:pPr>
      <w:ins w:id="1548" w:author="淑真 張" w:date="2025-11-27T19:14:00Z">
        <w:r>
          <w:rPr>
            <w:rStyle w:val="af2"/>
          </w:rPr>
          <w:footnoteRef/>
        </w:r>
        <w:r w:rsidRPr="00037CC4">
          <w:rPr>
            <w:rFonts w:hint="eastAsia"/>
          </w:rPr>
          <w:t xml:space="preserve">0372 </w:t>
        </w:r>
        <w:r w:rsidRPr="00037CC4">
          <w:rPr>
            <w:rFonts w:hint="eastAsia"/>
          </w:rPr>
          <w:t>正覺電子報第</w:t>
        </w:r>
        <w:r w:rsidRPr="00037CC4">
          <w:rPr>
            <w:rFonts w:hint="eastAsia"/>
          </w:rPr>
          <w:t>144</w:t>
        </w:r>
        <w:r w:rsidRPr="00037CC4">
          <w:rPr>
            <w:rFonts w:hint="eastAsia"/>
          </w:rPr>
          <w:t>期頁</w:t>
        </w:r>
        <w:r w:rsidRPr="00037CC4">
          <w:rPr>
            <w:rFonts w:hint="eastAsia"/>
          </w:rPr>
          <w:t>125</w:t>
        </w:r>
        <w:r>
          <w:rPr>
            <w:rFonts w:hint="eastAsia"/>
          </w:rPr>
          <w:t>(</w:t>
        </w:r>
        <w:r>
          <w:rPr>
            <w:rFonts w:hint="eastAsia"/>
          </w:rPr>
          <w:t>大事紀簡表</w:t>
        </w:r>
        <w:r>
          <w:rPr>
            <w:rFonts w:hint="eastAsia"/>
          </w:rPr>
          <w:t xml:space="preserve"> )</w:t>
        </w:r>
      </w:ins>
    </w:p>
  </w:footnote>
  <w:footnote w:id="257">
    <w:p w14:paraId="3889F3DD" w14:textId="77777777" w:rsidR="00540BBB" w:rsidRDefault="00540BBB" w:rsidP="00E764CD">
      <w:pPr>
        <w:pStyle w:val="af3"/>
        <w:ind w:leftChars="75" w:left="180"/>
        <w:rPr>
          <w:ins w:id="1549" w:author="淑真 張" w:date="2025-11-27T19:14:00Z"/>
        </w:rPr>
      </w:pPr>
      <w:ins w:id="1550" w:author="淑真 張" w:date="2025-11-27T19:14:00Z">
        <w:r>
          <w:rPr>
            <w:rStyle w:val="af2"/>
          </w:rPr>
          <w:footnoteRef/>
        </w:r>
        <w:r w:rsidRPr="00037CC4">
          <w:rPr>
            <w:rFonts w:hint="eastAsia"/>
          </w:rPr>
          <w:t xml:space="preserve">A04-P7 </w:t>
        </w:r>
        <w:r w:rsidRPr="00037CC4">
          <w:rPr>
            <w:rFonts w:hint="eastAsia"/>
          </w:rPr>
          <w:t>台北市佛教正覺同修會</w:t>
        </w:r>
        <w:r w:rsidRPr="00037CC4">
          <w:rPr>
            <w:rFonts w:hint="eastAsia"/>
          </w:rPr>
          <w:t>113</w:t>
        </w:r>
        <w:r w:rsidRPr="00037CC4">
          <w:rPr>
            <w:rFonts w:hint="eastAsia"/>
          </w:rPr>
          <w:t>年度會員大會會員手冊頁</w:t>
        </w:r>
        <w:r w:rsidRPr="00037CC4">
          <w:rPr>
            <w:rFonts w:hint="eastAsia"/>
          </w:rPr>
          <w:t>2</w:t>
        </w:r>
        <w:r>
          <w:rPr>
            <w:rFonts w:hint="eastAsia"/>
          </w:rPr>
          <w:t>(</w:t>
        </w:r>
        <w:r>
          <w:rPr>
            <w:rFonts w:hint="eastAsia"/>
          </w:rPr>
          <w:t>大事紀簡表</w:t>
        </w:r>
        <w:r>
          <w:rPr>
            <w:rFonts w:hint="eastAsia"/>
          </w:rPr>
          <w:t xml:space="preserve"> )</w:t>
        </w:r>
      </w:ins>
    </w:p>
  </w:footnote>
  <w:footnote w:id="258">
    <w:p w14:paraId="6395E8E0" w14:textId="77777777" w:rsidR="00540BBB" w:rsidRPr="00D473A4" w:rsidRDefault="00540BBB" w:rsidP="004C1D94">
      <w:pPr>
        <w:pStyle w:val="af3"/>
        <w:spacing w:line="280" w:lineRule="exact"/>
        <w:rPr>
          <w:ins w:id="1554" w:author="淑真 張" w:date="2025-11-27T19:16:00Z"/>
          <w:szCs w:val="20"/>
        </w:rPr>
      </w:pPr>
      <w:ins w:id="1555" w:author="淑真 張" w:date="2025-11-27T19:16:00Z">
        <w:r w:rsidRPr="00D473A4">
          <w:rPr>
            <w:rStyle w:val="af2"/>
            <w:szCs w:val="20"/>
          </w:rPr>
          <w:footnoteRef/>
        </w:r>
        <w:r w:rsidRPr="00D473A4">
          <w:rPr>
            <w:szCs w:val="20"/>
          </w:rPr>
          <w:t xml:space="preserve"> C09-P001 gmail-2020-2022</w:t>
        </w:r>
        <w:r w:rsidRPr="00D473A4">
          <w:rPr>
            <w:rFonts w:hint="eastAsia"/>
            <w:szCs w:val="20"/>
          </w:rPr>
          <w:t>年疫情間開停課等問題請教</w:t>
        </w:r>
        <w:r w:rsidRPr="00D473A4">
          <w:rPr>
            <w:szCs w:val="20"/>
          </w:rPr>
          <w:t>(3</w:t>
        </w:r>
        <w:r>
          <w:rPr>
            <w:szCs w:val="20"/>
          </w:rPr>
          <w:t>/0</w:t>
        </w:r>
        <w:r w:rsidRPr="00D473A4">
          <w:rPr>
            <w:szCs w:val="20"/>
          </w:rPr>
          <w:t>30</w:t>
        </w:r>
        <w:r w:rsidRPr="00D473A4">
          <w:rPr>
            <w:rFonts w:hint="eastAsia"/>
            <w:szCs w:val="20"/>
          </w:rPr>
          <w:t>經教學組確認日期</w:t>
        </w:r>
        <w:r w:rsidRPr="00D473A4">
          <w:rPr>
            <w:szCs w:val="20"/>
          </w:rPr>
          <w:t>) (3</w:t>
        </w:r>
        <w:r w:rsidRPr="00D473A4">
          <w:rPr>
            <w:rFonts w:hint="eastAsia"/>
            <w:szCs w:val="20"/>
          </w:rPr>
          <w:t>期</w:t>
        </w:r>
        <w:r w:rsidRPr="00D473A4">
          <w:rPr>
            <w:szCs w:val="20"/>
          </w:rPr>
          <w:t>C09)</w:t>
        </w:r>
      </w:ins>
    </w:p>
  </w:footnote>
  <w:footnote w:id="259">
    <w:p w14:paraId="55CFFC3A" w14:textId="77777777" w:rsidR="00540BBB" w:rsidRDefault="00540BBB" w:rsidP="00E764CD">
      <w:pPr>
        <w:pStyle w:val="af3"/>
        <w:spacing w:line="240" w:lineRule="auto"/>
        <w:rPr>
          <w:ins w:id="1556" w:author="淑真 張" w:date="2025-11-27T19:16:00Z"/>
          <w:lang w:val="en-US"/>
        </w:rPr>
      </w:pPr>
      <w:ins w:id="1557" w:author="淑真 張" w:date="2025-11-27T19:16:00Z">
        <w:r>
          <w:rPr>
            <w:rStyle w:val="af2"/>
          </w:rPr>
          <w:footnoteRef/>
        </w:r>
        <w:r>
          <w:rPr>
            <w:lang w:val="en-US"/>
          </w:rPr>
          <w:t xml:space="preserve"> </w:t>
        </w:r>
        <w:r>
          <w:rPr>
            <w:rFonts w:hint="eastAsia"/>
            <w:lang w:val="en-US"/>
          </w:rPr>
          <w:t>C09-P001(3</w:t>
        </w:r>
        <w:r>
          <w:rPr>
            <w:rFonts w:hint="eastAsia"/>
          </w:rPr>
          <w:t>期</w:t>
        </w:r>
        <w:r>
          <w:rPr>
            <w:rFonts w:hint="eastAsia"/>
            <w:lang w:val="en-US"/>
          </w:rPr>
          <w:t>C09)</w:t>
        </w:r>
      </w:ins>
    </w:p>
  </w:footnote>
  <w:footnote w:id="260">
    <w:p w14:paraId="1F92323D" w14:textId="77777777" w:rsidR="00540BBB" w:rsidRPr="00D473A4" w:rsidRDefault="00540BBB" w:rsidP="00EB24B6">
      <w:pPr>
        <w:pStyle w:val="af3"/>
        <w:spacing w:line="240" w:lineRule="auto"/>
        <w:rPr>
          <w:ins w:id="1558" w:author="韓劍華" w:date="2025-12-26T20:25:00Z"/>
          <w:szCs w:val="20"/>
        </w:rPr>
      </w:pPr>
      <w:ins w:id="1559" w:author="韓劍華" w:date="2025-12-26T20:25:00Z">
        <w:r w:rsidRPr="00D473A4">
          <w:rPr>
            <w:rStyle w:val="af2"/>
            <w:szCs w:val="20"/>
          </w:rPr>
          <w:footnoteRef/>
        </w:r>
        <w:r w:rsidRPr="00D473A4">
          <w:rPr>
            <w:szCs w:val="20"/>
          </w:rPr>
          <w:t xml:space="preserve"> D07-P003 gmail-</w:t>
        </w:r>
        <w:r w:rsidRPr="00D473A4">
          <w:rPr>
            <w:rFonts w:hint="eastAsia"/>
            <w:szCs w:val="20"/>
          </w:rPr>
          <w:t>疫情期間各項法會問題請教</w:t>
        </w:r>
        <w:r w:rsidRPr="00D473A4">
          <w:rPr>
            <w:szCs w:val="20"/>
          </w:rPr>
          <w:t>-</w:t>
        </w:r>
        <w:r w:rsidRPr="00D473A4">
          <w:rPr>
            <w:rFonts w:hint="eastAsia"/>
            <w:szCs w:val="20"/>
          </w:rPr>
          <w:t>福田部提供</w:t>
        </w:r>
        <w:r w:rsidRPr="00D473A4">
          <w:rPr>
            <w:szCs w:val="20"/>
          </w:rPr>
          <w:t>(2023</w:t>
        </w:r>
        <w:r>
          <w:rPr>
            <w:szCs w:val="20"/>
          </w:rPr>
          <w:t>/0</w:t>
        </w:r>
        <w:r w:rsidRPr="00D473A4">
          <w:rPr>
            <w:szCs w:val="20"/>
          </w:rPr>
          <w:t>3</w:t>
        </w:r>
        <w:r>
          <w:rPr>
            <w:szCs w:val="20"/>
          </w:rPr>
          <w:t>/0</w:t>
        </w:r>
        <w:r w:rsidRPr="00D473A4">
          <w:rPr>
            <w:szCs w:val="20"/>
          </w:rPr>
          <w:t>28)(3</w:t>
        </w:r>
        <w:r w:rsidRPr="00D473A4">
          <w:rPr>
            <w:rFonts w:hint="eastAsia"/>
            <w:szCs w:val="20"/>
          </w:rPr>
          <w:t>期</w:t>
        </w:r>
        <w:r w:rsidRPr="00D473A4">
          <w:rPr>
            <w:szCs w:val="20"/>
          </w:rPr>
          <w:t xml:space="preserve"> D07)</w:t>
        </w:r>
      </w:ins>
    </w:p>
  </w:footnote>
  <w:footnote w:id="261">
    <w:p w14:paraId="270C19D5" w14:textId="77777777" w:rsidR="00540BBB" w:rsidRDefault="00540BBB" w:rsidP="00E764CD">
      <w:pPr>
        <w:pStyle w:val="af3"/>
        <w:ind w:leftChars="75" w:left="180"/>
        <w:rPr>
          <w:ins w:id="1560" w:author="淑真 張" w:date="2025-11-27T19:16:00Z"/>
          <w:lang w:val="en-US"/>
        </w:rPr>
      </w:pPr>
      <w:ins w:id="1561" w:author="淑真 張" w:date="2025-11-27T19:16:00Z">
        <w:r>
          <w:rPr>
            <w:rStyle w:val="af2"/>
          </w:rPr>
          <w:footnoteRef/>
        </w:r>
        <w:r>
          <w:rPr>
            <w:lang w:val="en-US"/>
          </w:rPr>
          <w:t xml:space="preserve"> C09-P006​</w:t>
        </w:r>
        <w:r>
          <w:rPr>
            <w:rFonts w:hint="eastAsia"/>
            <w:lang w:val="en-US"/>
          </w:rPr>
          <w:t>(3</w:t>
        </w:r>
        <w:r>
          <w:rPr>
            <w:rFonts w:hint="eastAsia"/>
          </w:rPr>
          <w:t>期</w:t>
        </w:r>
        <w:r>
          <w:rPr>
            <w:lang w:val="en-US"/>
          </w:rPr>
          <w:t>C09)</w:t>
        </w:r>
      </w:ins>
    </w:p>
  </w:footnote>
  <w:footnote w:id="262">
    <w:p w14:paraId="67C2F297" w14:textId="77777777" w:rsidR="00540BBB" w:rsidRPr="0015418D" w:rsidRDefault="00540BBB" w:rsidP="00E764CD">
      <w:pPr>
        <w:autoSpaceDE w:val="0"/>
        <w:autoSpaceDN w:val="0"/>
        <w:adjustRightInd w:val="0"/>
        <w:spacing w:line="240" w:lineRule="auto"/>
        <w:ind w:leftChars="75" w:left="180"/>
        <w:rPr>
          <w:ins w:id="1562" w:author="淑真 張" w:date="2025-11-27T19:16:00Z"/>
          <w:rFonts w:ascii="Times-Roman" w:eastAsia="Songti TC" w:hAnsi="Times-Roman" w:cs="Times-Roman"/>
          <w:color w:val="000000"/>
          <w:szCs w:val="20"/>
          <w:lang w:bidi="ar-SA"/>
        </w:rPr>
      </w:pPr>
      <w:ins w:id="1563" w:author="淑真 張" w:date="2025-11-27T19:16:00Z">
        <w:r w:rsidRPr="0015418D">
          <w:rPr>
            <w:rStyle w:val="af2"/>
            <w:szCs w:val="20"/>
          </w:rPr>
          <w:footnoteRef/>
        </w:r>
        <w:r w:rsidRPr="0015418D">
          <w:rPr>
            <w:sz w:val="20"/>
            <w:szCs w:val="20"/>
          </w:rPr>
          <w:t xml:space="preserve"> 0380 </w:t>
        </w:r>
        <w:r w:rsidRPr="0015418D">
          <w:rPr>
            <w:rFonts w:ascii="Songti TC" w:eastAsia="Songti TC" w:cs="Songti TC" w:hint="eastAsia"/>
            <w:color w:val="000000"/>
            <w:sz w:val="20"/>
            <w:szCs w:val="20"/>
            <w:lang w:bidi="ar-SA"/>
          </w:rPr>
          <w:t>正覺電子報第</w:t>
        </w:r>
        <w:r w:rsidRPr="0015418D">
          <w:rPr>
            <w:rFonts w:ascii="Times-Roman" w:eastAsia="Songti TC" w:hAnsi="Times-Roman" w:cs="Times-Roman"/>
            <w:color w:val="000000"/>
            <w:sz w:val="20"/>
            <w:szCs w:val="20"/>
            <w:lang w:bidi="ar-SA"/>
          </w:rPr>
          <w:t>146</w:t>
        </w:r>
        <w:r w:rsidRPr="0015418D">
          <w:rPr>
            <w:rFonts w:ascii="Songti TC" w:eastAsia="Songti TC" w:hAnsi="Times-Roman" w:cs="Songti TC" w:hint="eastAsia"/>
            <w:color w:val="000000"/>
            <w:sz w:val="20"/>
            <w:szCs w:val="20"/>
            <w:lang w:bidi="ar-SA"/>
          </w:rPr>
          <w:t>期</w:t>
        </w:r>
        <w:r w:rsidRPr="0015418D">
          <w:rPr>
            <w:rFonts w:ascii="Times-Roman" w:eastAsia="Songti TC" w:hAnsi="Times-Roman" w:cs="Times-Roman"/>
            <w:color w:val="000000"/>
            <w:sz w:val="20"/>
            <w:szCs w:val="20"/>
            <w:lang w:bidi="ar-SA"/>
          </w:rPr>
          <w:t xml:space="preserve"> </w:t>
        </w:r>
        <w:r w:rsidRPr="0015418D">
          <w:rPr>
            <w:rFonts w:ascii="Songti TC" w:eastAsia="Songti TC" w:hAnsi="Times-Roman" w:cs="Songti TC" w:hint="eastAsia"/>
            <w:color w:val="000000"/>
            <w:sz w:val="20"/>
            <w:szCs w:val="20"/>
            <w:lang w:bidi="ar-SA"/>
          </w:rPr>
          <w:t>頁</w:t>
        </w:r>
        <w:r w:rsidRPr="0015418D">
          <w:rPr>
            <w:rFonts w:ascii="Times-Roman" w:eastAsia="Songti TC" w:hAnsi="Times-Roman" w:cs="Times-Roman"/>
            <w:color w:val="000000"/>
            <w:sz w:val="20"/>
            <w:szCs w:val="20"/>
            <w:lang w:bidi="ar-SA"/>
          </w:rPr>
          <w:t>95-96 (13</w:t>
        </w:r>
        <w:r w:rsidRPr="0015418D">
          <w:rPr>
            <w:rFonts w:ascii="Times-Roman" w:eastAsia="Songti TC" w:hAnsi="Times-Roman" w:cs="Times-Roman" w:hint="eastAsia"/>
            <w:color w:val="000000"/>
            <w:sz w:val="20"/>
            <w:szCs w:val="20"/>
            <w:lang w:bidi="ar-SA"/>
          </w:rPr>
          <w:t>期</w:t>
        </w:r>
        <w:r w:rsidRPr="0015418D">
          <w:rPr>
            <w:rFonts w:ascii="Times-Roman" w:eastAsia="Songti TC" w:hAnsi="Times-Roman" w:cs="Times-Roman"/>
            <w:color w:val="000000"/>
            <w:sz w:val="20"/>
            <w:szCs w:val="20"/>
            <w:lang w:bidi="ar-SA"/>
          </w:rPr>
          <w:t>A13)</w:t>
        </w:r>
      </w:ins>
    </w:p>
  </w:footnote>
  <w:footnote w:id="263">
    <w:p w14:paraId="4B8C6660" w14:textId="77777777" w:rsidR="00540BBB" w:rsidRDefault="00540BBB" w:rsidP="00E764CD">
      <w:pPr>
        <w:ind w:leftChars="75" w:left="180"/>
        <w:rPr>
          <w:ins w:id="1570" w:author="淑真 張" w:date="2025-11-27T19:16:00Z"/>
        </w:rPr>
      </w:pPr>
      <w:ins w:id="1571" w:author="淑真 張" w:date="2025-11-27T19:16:00Z">
        <w:r>
          <w:rPr>
            <w:rFonts w:hint="eastAsia"/>
            <w:szCs w:val="20"/>
          </w:rPr>
          <w:t>47</w:t>
        </w:r>
        <w:r>
          <w:rPr>
            <w:rFonts w:ascii="微軟正黑體" w:eastAsia="微軟正黑體" w:hAnsi="微軟正黑體" w:cs="Times New Roman" w:hint="eastAsia"/>
            <w:szCs w:val="24"/>
          </w:rPr>
          <w:t>0399</w:t>
        </w:r>
        <w:r w:rsidRPr="004F3039">
          <w:rPr>
            <w:rFonts w:ascii="微軟正黑體" w:eastAsia="微軟正黑體" w:hAnsi="微軟正黑體" w:cs="Times New Roman" w:hint="eastAsia"/>
            <w:szCs w:val="24"/>
          </w:rPr>
          <w:t>正覺電子報第158期頁78、88、94〈一位哲學博士的懺悔-至誠禮讚平實導師〉</w:t>
        </w:r>
        <w:r w:rsidRPr="004F3039">
          <w:rPr>
            <w:rFonts w:ascii="微軟正黑體" w:eastAsia="微軟正黑體" w:hAnsi="微軟正黑體" w:cs="Times New Roman"/>
            <w:szCs w:val="24"/>
          </w:rPr>
          <w:t>2021/6/30</w:t>
        </w:r>
        <w:r w:rsidRPr="004F3039">
          <w:rPr>
            <w:rFonts w:ascii="微軟正黑體" w:eastAsia="微軟正黑體" w:hAnsi="微軟正黑體" w:cs="Times New Roman" w:hint="eastAsia"/>
            <w:szCs w:val="24"/>
          </w:rPr>
          <w:t xml:space="preserve"> </w:t>
        </w:r>
        <w:r>
          <w:rPr>
            <w:rFonts w:ascii="微軟正黑體" w:eastAsia="微軟正黑體" w:hAnsi="微軟正黑體" w:cs="Times New Roman" w:hint="eastAsia"/>
            <w:szCs w:val="24"/>
          </w:rPr>
          <w:t>(13期C10)</w:t>
        </w:r>
      </w:ins>
    </w:p>
  </w:footnote>
  <w:footnote w:id="264">
    <w:p w14:paraId="145E83BE" w14:textId="77777777" w:rsidR="00540BBB" w:rsidRDefault="00540BBB" w:rsidP="0051492C">
      <w:pPr>
        <w:pStyle w:val="af3"/>
        <w:rPr>
          <w:ins w:id="1579" w:author="韓劍華" w:date="2025-12-26T16:28:00Z"/>
        </w:rPr>
      </w:pPr>
      <w:ins w:id="1580" w:author="韓劍華" w:date="2025-12-26T16:28:00Z">
        <w:r>
          <w:rPr>
            <w:rStyle w:val="af2"/>
          </w:rPr>
          <w:footnoteRef/>
        </w:r>
        <w:r>
          <w:t xml:space="preserve"> </w:t>
        </w:r>
        <w:r w:rsidRPr="00E921DE">
          <w:rPr>
            <w:rFonts w:hint="eastAsia"/>
          </w:rPr>
          <w:t xml:space="preserve">D05-P004 </w:t>
        </w:r>
        <w:r w:rsidRPr="00E921DE">
          <w:rPr>
            <w:rFonts w:hint="eastAsia"/>
          </w:rPr>
          <w:t>佛教正覺同修會</w:t>
        </w:r>
        <w:r w:rsidRPr="00E921DE">
          <w:rPr>
            <w:rFonts w:hint="eastAsia"/>
          </w:rPr>
          <w:t>-</w:t>
        </w:r>
        <w:r w:rsidRPr="00E921DE">
          <w:rPr>
            <w:rFonts w:hint="eastAsia"/>
          </w:rPr>
          <w:t>認識正覺</w:t>
        </w:r>
        <w:r w:rsidRPr="00E921DE">
          <w:rPr>
            <w:rFonts w:hint="eastAsia"/>
          </w:rPr>
          <w:t>-</w:t>
        </w:r>
        <w:r w:rsidRPr="00E921DE">
          <w:rPr>
            <w:rFonts w:hint="eastAsia"/>
          </w:rPr>
          <w:t>法會梵唄儀軌及教學音檔</w:t>
        </w:r>
        <w:r w:rsidRPr="00E921DE">
          <w:rPr>
            <w:rFonts w:hint="eastAsia"/>
          </w:rPr>
          <w:t>-</w:t>
        </w:r>
        <w:r w:rsidRPr="00E921DE">
          <w:rPr>
            <w:rFonts w:hint="eastAsia"/>
          </w:rPr>
          <w:t>新蒙山施食</w:t>
        </w:r>
        <w:r w:rsidRPr="00E921DE">
          <w:rPr>
            <w:rFonts w:hint="eastAsia"/>
          </w:rPr>
          <w:t>(1</w:t>
        </w:r>
        <w:r w:rsidRPr="00E921DE">
          <w:rPr>
            <w:rFonts w:hint="eastAsia"/>
          </w:rPr>
          <w:t>期</w:t>
        </w:r>
        <w:r w:rsidRPr="00E921DE">
          <w:rPr>
            <w:rFonts w:hint="eastAsia"/>
          </w:rPr>
          <w:t xml:space="preserve"> D05)</w:t>
        </w:r>
      </w:ins>
    </w:p>
  </w:footnote>
  <w:footnote w:id="265">
    <w:p w14:paraId="08F0BB1C" w14:textId="77777777" w:rsidR="00540BBB" w:rsidRDefault="00540BBB" w:rsidP="0051492C">
      <w:pPr>
        <w:pStyle w:val="af3"/>
        <w:rPr>
          <w:ins w:id="1586" w:author="韓劍華" w:date="2025-12-26T16:28:00Z"/>
        </w:rPr>
      </w:pPr>
      <w:ins w:id="1587" w:author="韓劍華" w:date="2025-12-26T16:28:00Z">
        <w:r>
          <w:rPr>
            <w:rStyle w:val="af2"/>
          </w:rPr>
          <w:footnoteRef/>
        </w:r>
        <w:r>
          <w:t xml:space="preserve"> </w:t>
        </w:r>
        <w:r w:rsidRPr="000A05F5">
          <w:rPr>
            <w:lang w:val="en-US"/>
          </w:rPr>
          <w:t>D05-P001</w:t>
        </w:r>
        <w:r>
          <w:rPr>
            <w:rFonts w:hint="eastAsia"/>
            <w:lang w:val="en-US"/>
          </w:rPr>
          <w:t xml:space="preserve"> </w:t>
        </w:r>
        <w:r w:rsidRPr="00A25F4F">
          <w:rPr>
            <w:rFonts w:hint="eastAsia"/>
            <w:lang w:val="en-US"/>
          </w:rPr>
          <w:t>佛教正覺同修會</w:t>
        </w:r>
        <w:r w:rsidRPr="00A25F4F">
          <w:rPr>
            <w:rFonts w:hint="eastAsia"/>
            <w:lang w:val="en-US"/>
          </w:rPr>
          <w:t>-</w:t>
        </w:r>
        <w:r w:rsidRPr="00A25F4F">
          <w:rPr>
            <w:rFonts w:hint="eastAsia"/>
            <w:lang w:val="en-US"/>
          </w:rPr>
          <w:t>認識正覺</w:t>
        </w:r>
        <w:r w:rsidRPr="00A25F4F">
          <w:rPr>
            <w:rFonts w:hint="eastAsia"/>
            <w:lang w:val="en-US"/>
          </w:rPr>
          <w:t>-</w:t>
        </w:r>
        <w:r w:rsidRPr="00A25F4F">
          <w:rPr>
            <w:rFonts w:hint="eastAsia"/>
            <w:lang w:val="en-US"/>
          </w:rPr>
          <w:t>法會梵唄儀軌及教學音檔</w:t>
        </w:r>
        <w:r w:rsidRPr="00A25F4F">
          <w:rPr>
            <w:rFonts w:hint="eastAsia"/>
            <w:lang w:val="en-US"/>
          </w:rPr>
          <w:t>-</w:t>
        </w:r>
        <w:r w:rsidRPr="00A25F4F">
          <w:rPr>
            <w:rFonts w:hint="eastAsia"/>
            <w:lang w:val="en-US"/>
          </w:rPr>
          <w:t>佛前大供</w:t>
        </w:r>
        <w:r w:rsidRPr="000A05F5">
          <w:rPr>
            <w:lang w:val="en-US"/>
          </w:rPr>
          <w:t>(1</w:t>
        </w:r>
        <w:r w:rsidRPr="00281067">
          <w:rPr>
            <w:rFonts w:hint="eastAsia"/>
          </w:rPr>
          <w:t>期</w:t>
        </w:r>
        <w:r w:rsidRPr="000A05F5">
          <w:rPr>
            <w:lang w:val="en-US"/>
          </w:rPr>
          <w:t xml:space="preserve"> D05)</w:t>
        </w:r>
      </w:ins>
    </w:p>
  </w:footnote>
  <w:footnote w:id="266">
    <w:p w14:paraId="5C45136E" w14:textId="77777777" w:rsidR="00540BBB" w:rsidRDefault="00540BBB" w:rsidP="001058A2">
      <w:pPr>
        <w:pStyle w:val="af3"/>
        <w:ind w:leftChars="75" w:left="180"/>
        <w:rPr>
          <w:ins w:id="1601" w:author="淑真 張" w:date="2025-11-27T19:18:00Z"/>
        </w:rPr>
      </w:pPr>
      <w:ins w:id="1602" w:author="淑真 張" w:date="2025-11-27T19:18:00Z">
        <w:r>
          <w:rPr>
            <w:rStyle w:val="af2"/>
          </w:rPr>
          <w:footnoteRef/>
        </w:r>
        <w:r>
          <w:t xml:space="preserve"> </w:t>
        </w:r>
        <w:r w:rsidRPr="00081086">
          <w:t>0395</w:t>
        </w:r>
        <w:r>
          <w:rPr>
            <w:rFonts w:hint="eastAsia"/>
          </w:rPr>
          <w:t>正覺電子報第</w:t>
        </w:r>
        <w:r>
          <w:rPr>
            <w:rFonts w:hint="eastAsia"/>
          </w:rPr>
          <w:t>155</w:t>
        </w:r>
        <w:r>
          <w:rPr>
            <w:rFonts w:hint="eastAsia"/>
          </w:rPr>
          <w:t>期頁</w:t>
        </w:r>
        <w:r>
          <w:rPr>
            <w:rFonts w:hint="eastAsia"/>
          </w:rPr>
          <w:t>125-126(13</w:t>
        </w:r>
        <w:r>
          <w:rPr>
            <w:rFonts w:hint="eastAsia"/>
          </w:rPr>
          <w:t>期</w:t>
        </w:r>
        <w:r>
          <w:rPr>
            <w:rFonts w:hint="eastAsia"/>
          </w:rPr>
          <w:t>A04)</w:t>
        </w:r>
      </w:ins>
    </w:p>
  </w:footnote>
  <w:footnote w:id="267">
    <w:p w14:paraId="1E5E5C2F" w14:textId="77777777" w:rsidR="00540BBB" w:rsidRPr="00E82DFE" w:rsidRDefault="00540BBB" w:rsidP="00E764CD">
      <w:pPr>
        <w:autoSpaceDE w:val="0"/>
        <w:autoSpaceDN w:val="0"/>
        <w:adjustRightInd w:val="0"/>
        <w:spacing w:line="240" w:lineRule="auto"/>
        <w:ind w:leftChars="75" w:left="180"/>
        <w:rPr>
          <w:ins w:id="1608" w:author="淑真 張" w:date="2025-11-27T19:19:00Z"/>
          <w:rFonts w:ascii="Times-Roman" w:eastAsia="Songti TC" w:hAnsi="Times-Roman" w:cs="Times-Roman"/>
          <w:color w:val="000000"/>
          <w:sz w:val="40"/>
          <w:szCs w:val="40"/>
          <w:lang w:bidi="ar-SA"/>
        </w:rPr>
      </w:pPr>
      <w:ins w:id="1609" w:author="淑真 張" w:date="2025-11-27T19:19:00Z">
        <w:r>
          <w:rPr>
            <w:rStyle w:val="af2"/>
          </w:rPr>
          <w:footnoteRef/>
        </w:r>
        <w:r>
          <w:t xml:space="preserve"> </w:t>
        </w:r>
        <w:r w:rsidRPr="0015418D">
          <w:rPr>
            <w:rFonts w:ascii="微軟正黑體" w:eastAsia="微軟正黑體" w:hAnsi="微軟正黑體" w:cs="Times New Roman"/>
            <w:sz w:val="20"/>
            <w:szCs w:val="20"/>
          </w:rPr>
          <w:t>0417</w:t>
        </w:r>
        <w:r w:rsidRPr="00E82DFE">
          <w:rPr>
            <w:rFonts w:ascii="Songti TC" w:eastAsia="Songti TC" w:cs="Songti TC" w:hint="eastAsia"/>
            <w:color w:val="000000"/>
            <w:sz w:val="20"/>
            <w:szCs w:val="20"/>
            <w:lang w:bidi="ar-SA"/>
          </w:rPr>
          <w:t>正覺電子報第</w:t>
        </w:r>
        <w:r w:rsidRPr="00E82DFE">
          <w:rPr>
            <w:rFonts w:ascii="Times-Roman" w:eastAsia="Songti TC" w:hAnsi="Times-Roman" w:cs="Times-Roman"/>
            <w:color w:val="000000"/>
            <w:sz w:val="20"/>
            <w:szCs w:val="20"/>
            <w:lang w:bidi="ar-SA"/>
          </w:rPr>
          <w:t>168</w:t>
        </w:r>
        <w:r w:rsidRPr="00E82DFE">
          <w:rPr>
            <w:rFonts w:ascii="Songti TC" w:eastAsia="Songti TC" w:hAnsi="Times-Roman" w:cs="Songti TC" w:hint="eastAsia"/>
            <w:color w:val="000000"/>
            <w:sz w:val="20"/>
            <w:szCs w:val="20"/>
            <w:lang w:bidi="ar-SA"/>
          </w:rPr>
          <w:t>期</w:t>
        </w:r>
        <w:r w:rsidRPr="00E82DFE">
          <w:rPr>
            <w:rFonts w:ascii="微軟正黑體" w:eastAsia="微軟正黑體" w:hAnsi="微軟正黑體" w:cs="Times New Roman" w:hint="eastAsia"/>
            <w:sz w:val="20"/>
            <w:szCs w:val="20"/>
          </w:rPr>
          <w:t>頁</w:t>
        </w:r>
        <w:r w:rsidRPr="00E82DFE">
          <w:rPr>
            <w:rFonts w:ascii="微軟正黑體" w:eastAsia="微軟正黑體" w:hAnsi="微軟正黑體" w:cs="Times New Roman"/>
            <w:sz w:val="20"/>
            <w:szCs w:val="20"/>
          </w:rPr>
          <w:t xml:space="preserve">73-75(A15 </w:t>
        </w:r>
        <w:r w:rsidRPr="00E82DFE">
          <w:rPr>
            <w:rFonts w:ascii="微軟正黑體" w:eastAsia="微軟正黑體" w:hAnsi="微軟正黑體" w:cs="Times New Roman" w:hint="eastAsia"/>
            <w:sz w:val="20"/>
            <w:szCs w:val="20"/>
          </w:rPr>
          <w:t>第</w:t>
        </w:r>
        <w:r w:rsidRPr="00E82DFE">
          <w:rPr>
            <w:rFonts w:ascii="微軟正黑體" w:eastAsia="微軟正黑體" w:hAnsi="微軟正黑體" w:cs="Times New Roman"/>
            <w:sz w:val="20"/>
            <w:szCs w:val="20"/>
          </w:rPr>
          <w:t>13</w:t>
        </w:r>
        <w:r w:rsidRPr="00E82DFE">
          <w:rPr>
            <w:rFonts w:ascii="微軟正黑體" w:eastAsia="微軟正黑體" w:hAnsi="微軟正黑體" w:cs="Times New Roman" w:hint="eastAsia"/>
            <w:sz w:val="20"/>
            <w:szCs w:val="20"/>
          </w:rPr>
          <w:t>期</w:t>
        </w:r>
        <w:r w:rsidRPr="00E82DFE">
          <w:rPr>
            <w:rFonts w:ascii="微軟正黑體" w:eastAsia="微軟正黑體" w:hAnsi="微軟正黑體" w:cs="Times New Roman"/>
            <w:sz w:val="20"/>
            <w:szCs w:val="20"/>
          </w:rPr>
          <w:t>)</w:t>
        </w:r>
      </w:ins>
    </w:p>
  </w:footnote>
  <w:footnote w:id="268">
    <w:p w14:paraId="67193F8E" w14:textId="77777777" w:rsidR="00540BBB" w:rsidRPr="005623C0" w:rsidRDefault="00540BBB" w:rsidP="005623C0">
      <w:pPr>
        <w:pStyle w:val="af3"/>
        <w:spacing w:line="280" w:lineRule="exact"/>
        <w:ind w:leftChars="75" w:left="180"/>
        <w:rPr>
          <w:ins w:id="1615" w:author="淑真 張" w:date="2025-11-27T19:19:00Z"/>
          <w:rFonts w:asciiTheme="minorEastAsia" w:eastAsiaTheme="minorEastAsia" w:hAnsiTheme="minorEastAsia"/>
          <w:szCs w:val="20"/>
        </w:rPr>
      </w:pPr>
      <w:ins w:id="1616" w:author="淑真 張" w:date="2025-11-27T19:19:00Z">
        <w:r w:rsidRPr="006E5AA5">
          <w:rPr>
            <w:rStyle w:val="af2"/>
            <w:szCs w:val="20"/>
          </w:rPr>
          <w:footnoteRef/>
        </w:r>
        <w:r w:rsidRPr="005623C0">
          <w:rPr>
            <w:rFonts w:asciiTheme="minorEastAsia" w:eastAsiaTheme="minorEastAsia" w:hAnsiTheme="minorEastAsia"/>
            <w:szCs w:val="20"/>
          </w:rPr>
          <w:t xml:space="preserve"> </w:t>
        </w:r>
        <w:r w:rsidRPr="005623C0">
          <w:rPr>
            <w:rFonts w:asciiTheme="minorEastAsia" w:eastAsiaTheme="minorEastAsia" w:hAnsiTheme="minorEastAsia"/>
            <w:szCs w:val="20"/>
            <w:lang w:val="en-US"/>
          </w:rPr>
          <w:t>E07-P004</w:t>
        </w:r>
        <w:r w:rsidRPr="005623C0">
          <w:rPr>
            <w:rFonts w:asciiTheme="minorEastAsia" w:eastAsiaTheme="minorEastAsia" w:hAnsiTheme="minorEastAsia" w:hint="eastAsia"/>
            <w:szCs w:val="20"/>
          </w:rPr>
          <w:t>網推處提供的網路推廣相關資料</w:t>
        </w:r>
        <w:r w:rsidRPr="005623C0">
          <w:rPr>
            <w:rFonts w:asciiTheme="minorEastAsia" w:eastAsiaTheme="minorEastAsia" w:hAnsiTheme="minorEastAsia"/>
            <w:szCs w:val="20"/>
            <w:lang w:val="en-US"/>
          </w:rPr>
          <w:t>(11</w:t>
        </w:r>
        <w:r w:rsidRPr="005623C0">
          <w:rPr>
            <w:rFonts w:asciiTheme="minorEastAsia" w:eastAsiaTheme="minorEastAsia" w:hAnsiTheme="minorEastAsia" w:hint="eastAsia"/>
            <w:szCs w:val="20"/>
          </w:rPr>
          <w:t>期</w:t>
        </w:r>
        <w:r w:rsidRPr="005623C0">
          <w:rPr>
            <w:rFonts w:asciiTheme="minorEastAsia" w:eastAsiaTheme="minorEastAsia" w:hAnsiTheme="minorEastAsia"/>
            <w:szCs w:val="20"/>
            <w:lang w:val="en-US"/>
          </w:rPr>
          <w:t>E07)</w:t>
        </w:r>
      </w:ins>
    </w:p>
  </w:footnote>
  <w:footnote w:id="269">
    <w:p w14:paraId="463139B1" w14:textId="77777777" w:rsidR="00540BBB" w:rsidRPr="005623C0" w:rsidRDefault="00540BBB" w:rsidP="005623C0">
      <w:pPr>
        <w:pStyle w:val="af3"/>
        <w:spacing w:line="280" w:lineRule="exact"/>
        <w:rPr>
          <w:rFonts w:asciiTheme="minorEastAsia" w:eastAsiaTheme="minorEastAsia" w:hAnsiTheme="minorEastAsia"/>
          <w:szCs w:val="20"/>
        </w:rPr>
      </w:pPr>
      <w:r w:rsidRPr="006E5AA5">
        <w:rPr>
          <w:rStyle w:val="af2"/>
          <w:szCs w:val="20"/>
        </w:rPr>
        <w:footnoteRef/>
      </w:r>
      <w:r w:rsidRPr="005623C0">
        <w:rPr>
          <w:rFonts w:asciiTheme="minorEastAsia" w:eastAsiaTheme="minorEastAsia" w:hAnsiTheme="minorEastAsia"/>
          <w:szCs w:val="20"/>
        </w:rPr>
        <w:t xml:space="preserve"> </w:t>
      </w:r>
      <w:r w:rsidRPr="005623C0">
        <w:rPr>
          <w:rFonts w:asciiTheme="minorEastAsia" w:eastAsiaTheme="minorEastAsia" w:hAnsiTheme="minorEastAsia" w:hint="eastAsia"/>
          <w:szCs w:val="20"/>
        </w:rPr>
        <w:t xml:space="preserve">依據大事紀簡表日期更改為2022/2/19 (14期A04) </w:t>
      </w:r>
    </w:p>
  </w:footnote>
  <w:footnote w:id="270">
    <w:p w14:paraId="4766F6EF" w14:textId="77777777" w:rsidR="00540BBB" w:rsidRDefault="00540BBB" w:rsidP="00E764CD">
      <w:pPr>
        <w:pStyle w:val="af3"/>
        <w:rPr>
          <w:ins w:id="1631" w:author="淑真 張" w:date="2025-11-27T19:20:00Z"/>
        </w:rPr>
      </w:pPr>
      <w:ins w:id="1632" w:author="淑真 張" w:date="2025-11-27T19:20:00Z">
        <w:r>
          <w:rPr>
            <w:rStyle w:val="af2"/>
          </w:rPr>
          <w:footnoteRef/>
        </w:r>
        <w:r>
          <w:t xml:space="preserve"> </w:t>
        </w:r>
        <w:r>
          <w:rPr>
            <w:rFonts w:hint="eastAsia"/>
          </w:rPr>
          <w:t xml:space="preserve">0415 </w:t>
        </w:r>
        <w:r>
          <w:rPr>
            <w:rFonts w:hint="eastAsia"/>
          </w:rPr>
          <w:t>正覺電子報第</w:t>
        </w:r>
        <w:r>
          <w:rPr>
            <w:rFonts w:hint="eastAsia"/>
          </w:rPr>
          <w:t>167</w:t>
        </w:r>
        <w:r>
          <w:rPr>
            <w:rFonts w:hint="eastAsia"/>
          </w:rPr>
          <w:t>期頁</w:t>
        </w:r>
        <w:r>
          <w:rPr>
            <w:rFonts w:hint="eastAsia"/>
          </w:rPr>
          <w:t>139</w:t>
        </w:r>
        <w:r w:rsidRPr="006E4380">
          <w:rPr>
            <w:rFonts w:hint="eastAsia"/>
          </w:rPr>
          <w:t>(B01 13</w:t>
        </w:r>
        <w:r w:rsidRPr="006E4380">
          <w:rPr>
            <w:rFonts w:hint="eastAsia"/>
          </w:rPr>
          <w:t>期</w:t>
        </w:r>
        <w:r w:rsidRPr="006E4380">
          <w:rPr>
            <w:rFonts w:hint="eastAsia"/>
          </w:rPr>
          <w:t>)</w:t>
        </w:r>
      </w:ins>
    </w:p>
  </w:footnote>
  <w:footnote w:id="271">
    <w:p w14:paraId="541C1566" w14:textId="77777777" w:rsidR="00540BBB" w:rsidRDefault="00540BBB">
      <w:pPr>
        <w:pStyle w:val="af3"/>
        <w:ind w:leftChars="75" w:left="180"/>
        <w:rPr>
          <w:ins w:id="1634" w:author="淑真 張" w:date="2025-11-27T19:20:00Z"/>
        </w:rPr>
      </w:pPr>
      <w:ins w:id="1635" w:author="淑真 張" w:date="2025-11-27T19:20:00Z">
        <w:r>
          <w:rPr>
            <w:rStyle w:val="af2"/>
          </w:rPr>
          <w:footnoteRef/>
        </w:r>
        <w:r>
          <w:t xml:space="preserve"> </w:t>
        </w:r>
        <w:r>
          <w:rPr>
            <w:rFonts w:hint="eastAsia"/>
          </w:rPr>
          <w:t>依據大事紀簡表日期更改為</w:t>
        </w:r>
        <w:r>
          <w:rPr>
            <w:rFonts w:hint="eastAsia"/>
          </w:rPr>
          <w:t>2022/2/19 (14</w:t>
        </w:r>
        <w:r>
          <w:rPr>
            <w:rFonts w:hint="eastAsia"/>
          </w:rPr>
          <w:t>期</w:t>
        </w:r>
        <w:r>
          <w:rPr>
            <w:rFonts w:hint="eastAsia"/>
          </w:rPr>
          <w:t xml:space="preserve">A04) </w:t>
        </w:r>
      </w:ins>
    </w:p>
  </w:footnote>
  <w:footnote w:id="272">
    <w:p w14:paraId="60DA17B1" w14:textId="77777777" w:rsidR="00540BBB" w:rsidRDefault="00540BBB" w:rsidP="00E764CD">
      <w:pPr>
        <w:snapToGrid w:val="0"/>
        <w:ind w:leftChars="75" w:left="180"/>
        <w:jc w:val="both"/>
        <w:rPr>
          <w:ins w:id="1638" w:author="淑真 張" w:date="2025-11-27T19:20:00Z"/>
        </w:rPr>
      </w:pPr>
      <w:ins w:id="1639" w:author="淑真 張" w:date="2025-11-27T19:20:00Z">
        <w:r>
          <w:rPr>
            <w:rStyle w:val="af2"/>
          </w:rPr>
          <w:footnoteRef/>
        </w:r>
        <w:r>
          <w:rPr>
            <w:rFonts w:hint="eastAsia"/>
          </w:rPr>
          <w:t xml:space="preserve"> </w:t>
        </w:r>
        <w:r w:rsidRPr="003E66A5">
          <w:rPr>
            <w:rFonts w:hint="eastAsia"/>
            <w:sz w:val="20"/>
            <w:szCs w:val="20"/>
          </w:rPr>
          <w:t>E0</w:t>
        </w:r>
        <w:r>
          <w:rPr>
            <w:rFonts w:hint="eastAsia"/>
            <w:sz w:val="20"/>
            <w:szCs w:val="20"/>
          </w:rPr>
          <w:t>3</w:t>
        </w:r>
        <w:r w:rsidRPr="003E66A5">
          <w:rPr>
            <w:rFonts w:hint="eastAsia"/>
            <w:sz w:val="20"/>
            <w:szCs w:val="20"/>
          </w:rPr>
          <w:t>-P0</w:t>
        </w:r>
        <w:r>
          <w:rPr>
            <w:rFonts w:hint="eastAsia"/>
            <w:sz w:val="20"/>
            <w:szCs w:val="20"/>
          </w:rPr>
          <w:t>06</w:t>
        </w:r>
        <w:r w:rsidRPr="003E66A5">
          <w:rPr>
            <w:rFonts w:hint="eastAsia"/>
            <w:sz w:val="20"/>
            <w:szCs w:val="20"/>
          </w:rPr>
          <w:t xml:space="preserve"> </w:t>
        </w:r>
        <w:r w:rsidRPr="0016338C">
          <w:rPr>
            <w:rFonts w:hint="eastAsia"/>
            <w:sz w:val="20"/>
            <w:szCs w:val="20"/>
          </w:rPr>
          <w:t>2022/4/23</w:t>
        </w:r>
        <w:r w:rsidRPr="0016338C">
          <w:rPr>
            <w:rFonts w:hint="eastAsia"/>
            <w:sz w:val="20"/>
            <w:szCs w:val="20"/>
          </w:rPr>
          <w:t>週六課後宣布</w:t>
        </w:r>
        <w:r w:rsidRPr="003E66A5">
          <w:rPr>
            <w:rFonts w:hint="eastAsia"/>
            <w:sz w:val="20"/>
            <w:szCs w:val="20"/>
          </w:rPr>
          <w:t>(1</w:t>
        </w:r>
        <w:r>
          <w:rPr>
            <w:rFonts w:hint="eastAsia"/>
            <w:sz w:val="20"/>
            <w:szCs w:val="20"/>
          </w:rPr>
          <w:t>2</w:t>
        </w:r>
        <w:r w:rsidRPr="003E66A5">
          <w:rPr>
            <w:rFonts w:hint="eastAsia"/>
            <w:sz w:val="20"/>
            <w:szCs w:val="20"/>
          </w:rPr>
          <w:t>期</w:t>
        </w:r>
        <w:r w:rsidRPr="003E66A5">
          <w:rPr>
            <w:rFonts w:hint="eastAsia"/>
            <w:sz w:val="20"/>
            <w:szCs w:val="20"/>
          </w:rPr>
          <w:t>E0</w:t>
        </w:r>
        <w:r>
          <w:rPr>
            <w:rFonts w:hint="eastAsia"/>
            <w:sz w:val="20"/>
            <w:szCs w:val="20"/>
          </w:rPr>
          <w:t>3</w:t>
        </w:r>
        <w:r w:rsidRPr="003E66A5">
          <w:rPr>
            <w:rFonts w:hint="eastAsia"/>
            <w:sz w:val="20"/>
            <w:szCs w:val="20"/>
          </w:rPr>
          <w:t>)</w:t>
        </w:r>
      </w:ins>
    </w:p>
  </w:footnote>
  <w:footnote w:id="273">
    <w:p w14:paraId="29CBD25F" w14:textId="77777777" w:rsidR="00540BBB" w:rsidRDefault="00540BBB" w:rsidP="00E764CD">
      <w:pPr>
        <w:snapToGrid w:val="0"/>
        <w:ind w:leftChars="75" w:left="180"/>
        <w:jc w:val="both"/>
        <w:rPr>
          <w:ins w:id="1640" w:author="淑真 張" w:date="2025-11-27T19:20:00Z"/>
        </w:rPr>
      </w:pPr>
      <w:ins w:id="1641" w:author="淑真 張" w:date="2025-11-27T19:20:00Z">
        <w:r>
          <w:rPr>
            <w:rStyle w:val="af2"/>
          </w:rPr>
          <w:footnoteRef/>
        </w:r>
        <w:r>
          <w:rPr>
            <w:rFonts w:hint="eastAsia"/>
          </w:rPr>
          <w:t xml:space="preserve"> </w:t>
        </w:r>
        <w:r w:rsidRPr="003E66A5">
          <w:rPr>
            <w:rFonts w:hint="eastAsia"/>
            <w:sz w:val="20"/>
            <w:szCs w:val="20"/>
          </w:rPr>
          <w:t>E0</w:t>
        </w:r>
        <w:r>
          <w:rPr>
            <w:rFonts w:hint="eastAsia"/>
            <w:sz w:val="20"/>
            <w:szCs w:val="20"/>
          </w:rPr>
          <w:t>3</w:t>
        </w:r>
        <w:r w:rsidRPr="003E66A5">
          <w:rPr>
            <w:rFonts w:hint="eastAsia"/>
            <w:sz w:val="20"/>
            <w:szCs w:val="20"/>
          </w:rPr>
          <w:t>-P0</w:t>
        </w:r>
        <w:r>
          <w:rPr>
            <w:rFonts w:hint="eastAsia"/>
            <w:sz w:val="20"/>
            <w:szCs w:val="20"/>
          </w:rPr>
          <w:t>04</w:t>
        </w:r>
        <w:r w:rsidRPr="003E66A5">
          <w:rPr>
            <w:rFonts w:hint="eastAsia"/>
            <w:sz w:val="20"/>
            <w:szCs w:val="20"/>
          </w:rPr>
          <w:t xml:space="preserve"> </w:t>
        </w:r>
        <w:r w:rsidRPr="00B73DA6">
          <w:rPr>
            <w:rFonts w:hint="eastAsia"/>
            <w:sz w:val="20"/>
            <w:szCs w:val="20"/>
          </w:rPr>
          <w:t>企劃組</w:t>
        </w:r>
        <w:r w:rsidRPr="00B73DA6">
          <w:rPr>
            <w:rFonts w:hint="eastAsia"/>
            <w:sz w:val="20"/>
            <w:szCs w:val="20"/>
          </w:rPr>
          <w:t>2022/1/15</w:t>
        </w:r>
        <w:r w:rsidRPr="00B73DA6">
          <w:rPr>
            <w:rFonts w:hint="eastAsia"/>
            <w:sz w:val="20"/>
            <w:szCs w:val="20"/>
          </w:rPr>
          <w:t>企劃案及九場活動流程表</w:t>
        </w:r>
        <w:r w:rsidRPr="003E66A5">
          <w:rPr>
            <w:rFonts w:hint="eastAsia"/>
            <w:sz w:val="20"/>
            <w:szCs w:val="20"/>
          </w:rPr>
          <w:t>(11</w:t>
        </w:r>
        <w:r w:rsidRPr="003E66A5">
          <w:rPr>
            <w:rFonts w:hint="eastAsia"/>
            <w:sz w:val="20"/>
            <w:szCs w:val="20"/>
          </w:rPr>
          <w:t>期</w:t>
        </w:r>
        <w:r w:rsidRPr="003E66A5">
          <w:rPr>
            <w:rFonts w:hint="eastAsia"/>
            <w:sz w:val="20"/>
            <w:szCs w:val="20"/>
          </w:rPr>
          <w:t>E0</w:t>
        </w:r>
        <w:r>
          <w:rPr>
            <w:rFonts w:hint="eastAsia"/>
            <w:sz w:val="20"/>
            <w:szCs w:val="20"/>
          </w:rPr>
          <w:t>3</w:t>
        </w:r>
        <w:r w:rsidRPr="003E66A5">
          <w:rPr>
            <w:rFonts w:hint="eastAsia"/>
            <w:sz w:val="20"/>
            <w:szCs w:val="20"/>
          </w:rPr>
          <w:t>)</w:t>
        </w:r>
      </w:ins>
    </w:p>
  </w:footnote>
  <w:footnote w:id="274">
    <w:p w14:paraId="0B523DAA" w14:textId="77777777" w:rsidR="00540BBB" w:rsidRDefault="00540BBB" w:rsidP="00E764CD">
      <w:pPr>
        <w:snapToGrid w:val="0"/>
        <w:ind w:leftChars="75" w:left="180"/>
        <w:jc w:val="both"/>
        <w:rPr>
          <w:ins w:id="1642" w:author="淑真 張" w:date="2025-11-27T19:20:00Z"/>
        </w:rPr>
      </w:pPr>
      <w:ins w:id="1643" w:author="淑真 張" w:date="2025-11-27T19:20:00Z">
        <w:r>
          <w:rPr>
            <w:rStyle w:val="af2"/>
          </w:rPr>
          <w:footnoteRef/>
        </w:r>
        <w:r>
          <w:rPr>
            <w:rFonts w:hint="eastAsia"/>
          </w:rPr>
          <w:t xml:space="preserve"> </w:t>
        </w:r>
        <w:r w:rsidRPr="003E66A5">
          <w:rPr>
            <w:rFonts w:hint="eastAsia"/>
            <w:sz w:val="20"/>
            <w:szCs w:val="20"/>
          </w:rPr>
          <w:t>E0</w:t>
        </w:r>
        <w:r>
          <w:rPr>
            <w:rFonts w:hint="eastAsia"/>
            <w:sz w:val="20"/>
            <w:szCs w:val="20"/>
          </w:rPr>
          <w:t>3</w:t>
        </w:r>
        <w:r w:rsidRPr="003E66A5">
          <w:rPr>
            <w:rFonts w:hint="eastAsia"/>
            <w:sz w:val="20"/>
            <w:szCs w:val="20"/>
          </w:rPr>
          <w:t>-P0</w:t>
        </w:r>
        <w:r>
          <w:rPr>
            <w:rFonts w:hint="eastAsia"/>
            <w:sz w:val="20"/>
            <w:szCs w:val="20"/>
          </w:rPr>
          <w:t>06</w:t>
        </w:r>
        <w:r w:rsidRPr="003E66A5">
          <w:rPr>
            <w:rFonts w:hint="eastAsia"/>
            <w:sz w:val="20"/>
            <w:szCs w:val="20"/>
          </w:rPr>
          <w:t xml:space="preserve"> </w:t>
        </w:r>
        <w:r w:rsidRPr="0016338C">
          <w:rPr>
            <w:rFonts w:hint="eastAsia"/>
            <w:sz w:val="20"/>
            <w:szCs w:val="20"/>
          </w:rPr>
          <w:t>2022/4/23</w:t>
        </w:r>
        <w:r w:rsidRPr="0016338C">
          <w:rPr>
            <w:rFonts w:hint="eastAsia"/>
            <w:sz w:val="20"/>
            <w:szCs w:val="20"/>
          </w:rPr>
          <w:t>週六課後宣布</w:t>
        </w:r>
        <w:r w:rsidRPr="003E66A5">
          <w:rPr>
            <w:rFonts w:hint="eastAsia"/>
            <w:sz w:val="20"/>
            <w:szCs w:val="20"/>
          </w:rPr>
          <w:t>(1</w:t>
        </w:r>
        <w:r>
          <w:rPr>
            <w:rFonts w:hint="eastAsia"/>
            <w:sz w:val="20"/>
            <w:szCs w:val="20"/>
          </w:rPr>
          <w:t>2</w:t>
        </w:r>
        <w:r w:rsidRPr="003E66A5">
          <w:rPr>
            <w:rFonts w:hint="eastAsia"/>
            <w:sz w:val="20"/>
            <w:szCs w:val="20"/>
          </w:rPr>
          <w:t>期</w:t>
        </w:r>
        <w:r w:rsidRPr="003E66A5">
          <w:rPr>
            <w:rFonts w:hint="eastAsia"/>
            <w:sz w:val="20"/>
            <w:szCs w:val="20"/>
          </w:rPr>
          <w:t>E0</w:t>
        </w:r>
        <w:r>
          <w:rPr>
            <w:rFonts w:hint="eastAsia"/>
            <w:sz w:val="20"/>
            <w:szCs w:val="20"/>
          </w:rPr>
          <w:t>3</w:t>
        </w:r>
        <w:r w:rsidRPr="003E66A5">
          <w:rPr>
            <w:rFonts w:hint="eastAsia"/>
            <w:sz w:val="20"/>
            <w:szCs w:val="20"/>
          </w:rPr>
          <w:t>)</w:t>
        </w:r>
      </w:ins>
    </w:p>
  </w:footnote>
  <w:footnote w:id="275">
    <w:p w14:paraId="6D144A3E" w14:textId="77777777" w:rsidR="00540BBB" w:rsidRDefault="00540BBB" w:rsidP="00E764CD">
      <w:pPr>
        <w:snapToGrid w:val="0"/>
        <w:ind w:leftChars="75" w:left="180"/>
        <w:jc w:val="both"/>
        <w:rPr>
          <w:ins w:id="1645" w:author="淑真 張" w:date="2025-11-27T19:20:00Z"/>
        </w:rPr>
      </w:pPr>
      <w:ins w:id="1646" w:author="淑真 張" w:date="2025-11-27T19:20:00Z">
        <w:r>
          <w:rPr>
            <w:rStyle w:val="af2"/>
          </w:rPr>
          <w:footnoteRef/>
        </w:r>
        <w:r>
          <w:rPr>
            <w:rFonts w:hint="eastAsia"/>
          </w:rPr>
          <w:t xml:space="preserve"> </w:t>
        </w:r>
        <w:r>
          <w:rPr>
            <w:rFonts w:hint="eastAsia"/>
            <w:sz w:val="20"/>
            <w:szCs w:val="20"/>
          </w:rPr>
          <w:t xml:space="preserve">E03-P012 </w:t>
        </w:r>
        <w:r w:rsidRPr="00AD270E">
          <w:rPr>
            <w:rFonts w:hint="eastAsia"/>
            <w:sz w:val="20"/>
            <w:szCs w:val="20"/>
          </w:rPr>
          <w:t>平實導師《成唯識論釋》新書發表會暨佛法大業論壇</w:t>
        </w:r>
        <w:r>
          <w:rPr>
            <w:rFonts w:hint="eastAsia"/>
            <w:sz w:val="20"/>
            <w:szCs w:val="20"/>
          </w:rPr>
          <w:t>影片公告、</w:t>
        </w:r>
        <w:r w:rsidRPr="003E66A5">
          <w:rPr>
            <w:rFonts w:hint="eastAsia"/>
            <w:sz w:val="20"/>
            <w:szCs w:val="20"/>
          </w:rPr>
          <w:t>E0</w:t>
        </w:r>
        <w:r>
          <w:rPr>
            <w:rFonts w:hint="eastAsia"/>
            <w:sz w:val="20"/>
            <w:szCs w:val="20"/>
          </w:rPr>
          <w:t>3</w:t>
        </w:r>
        <w:r w:rsidRPr="003E66A5">
          <w:rPr>
            <w:rFonts w:hint="eastAsia"/>
            <w:sz w:val="20"/>
            <w:szCs w:val="20"/>
          </w:rPr>
          <w:t>-P0</w:t>
        </w:r>
        <w:r>
          <w:rPr>
            <w:rFonts w:hint="eastAsia"/>
            <w:sz w:val="20"/>
            <w:szCs w:val="20"/>
          </w:rPr>
          <w:t>05</w:t>
        </w:r>
        <w:r w:rsidRPr="003E66A5">
          <w:rPr>
            <w:rFonts w:hint="eastAsia"/>
            <w:sz w:val="20"/>
            <w:szCs w:val="20"/>
          </w:rPr>
          <w:t xml:space="preserve"> </w:t>
        </w:r>
        <w:r w:rsidRPr="00243F1A">
          <w:rPr>
            <w:rFonts w:hint="eastAsia"/>
            <w:sz w:val="20"/>
            <w:szCs w:val="20"/>
          </w:rPr>
          <w:t>推廣部講座參加人員統計表</w:t>
        </w:r>
        <w:r w:rsidRPr="003E66A5">
          <w:rPr>
            <w:rFonts w:hint="eastAsia"/>
            <w:sz w:val="20"/>
            <w:szCs w:val="20"/>
          </w:rPr>
          <w:t>(11</w:t>
        </w:r>
        <w:r w:rsidRPr="003E66A5">
          <w:rPr>
            <w:rFonts w:hint="eastAsia"/>
            <w:sz w:val="20"/>
            <w:szCs w:val="20"/>
          </w:rPr>
          <w:t>期</w:t>
        </w:r>
        <w:r w:rsidRPr="003E66A5">
          <w:rPr>
            <w:rFonts w:hint="eastAsia"/>
            <w:sz w:val="20"/>
            <w:szCs w:val="20"/>
          </w:rPr>
          <w:t>E0</w:t>
        </w:r>
        <w:r>
          <w:rPr>
            <w:rFonts w:hint="eastAsia"/>
            <w:sz w:val="20"/>
            <w:szCs w:val="20"/>
          </w:rPr>
          <w:t>3</w:t>
        </w:r>
        <w:r w:rsidRPr="003E66A5">
          <w:rPr>
            <w:rFonts w:hint="eastAsia"/>
            <w:sz w:val="20"/>
            <w:szCs w:val="20"/>
          </w:rPr>
          <w:t>)</w:t>
        </w:r>
      </w:ins>
    </w:p>
  </w:footnote>
  <w:footnote w:id="276">
    <w:p w14:paraId="2E08436D" w14:textId="1D1AD147" w:rsidR="00540BBB" w:rsidRPr="005623C0" w:rsidRDefault="00540BBB" w:rsidP="005623C0">
      <w:pPr>
        <w:pStyle w:val="af3"/>
        <w:spacing w:line="280" w:lineRule="exact"/>
        <w:rPr>
          <w:rFonts w:asciiTheme="minorEastAsia" w:eastAsiaTheme="minorEastAsia" w:hAnsiTheme="minorEastAsia"/>
          <w:szCs w:val="20"/>
        </w:rPr>
      </w:pPr>
      <w:r w:rsidRPr="006E5AA5">
        <w:rPr>
          <w:rStyle w:val="af2"/>
          <w:szCs w:val="20"/>
        </w:rPr>
        <w:footnoteRef/>
      </w:r>
      <w:r w:rsidRPr="005623C0">
        <w:rPr>
          <w:rFonts w:asciiTheme="minorEastAsia" w:eastAsiaTheme="minorEastAsia" w:hAnsiTheme="minorEastAsia" w:hint="eastAsia"/>
          <w:szCs w:val="20"/>
        </w:rPr>
        <w:t xml:space="preserve"> A03-P021 112-03訪談紀錄-吳文清師姐-A(20230418)(11期A03)</w:t>
      </w:r>
    </w:p>
  </w:footnote>
  <w:footnote w:id="277">
    <w:p w14:paraId="6E349F1A" w14:textId="77777777" w:rsidR="00540BBB" w:rsidRDefault="00540BBB" w:rsidP="00E764CD">
      <w:pPr>
        <w:pStyle w:val="af3"/>
        <w:rPr>
          <w:ins w:id="1651" w:author="淑真 張" w:date="2025-11-27T19:21:00Z"/>
        </w:rPr>
      </w:pPr>
      <w:ins w:id="1652" w:author="淑真 張" w:date="2025-11-27T19:21:00Z">
        <w:r>
          <w:rPr>
            <w:rStyle w:val="af2"/>
          </w:rPr>
          <w:footnoteRef/>
        </w:r>
        <w:r w:rsidRPr="00037CC4">
          <w:rPr>
            <w:rFonts w:hint="eastAsia"/>
          </w:rPr>
          <w:t>A03-P021 112-03</w:t>
        </w:r>
        <w:r w:rsidRPr="00037CC4">
          <w:rPr>
            <w:rFonts w:hint="eastAsia"/>
          </w:rPr>
          <w:t>訪談紀錄</w:t>
        </w:r>
        <w:r w:rsidRPr="00037CC4">
          <w:rPr>
            <w:rFonts w:hint="eastAsia"/>
          </w:rPr>
          <w:t>-</w:t>
        </w:r>
        <w:r w:rsidRPr="00037CC4">
          <w:rPr>
            <w:rFonts w:hint="eastAsia"/>
          </w:rPr>
          <w:t>吳文清師姐</w:t>
        </w:r>
        <w:r w:rsidRPr="00037CC4">
          <w:rPr>
            <w:rFonts w:hint="eastAsia"/>
          </w:rPr>
          <w:t>-A(20230418)(11</w:t>
        </w:r>
        <w:r w:rsidRPr="00037CC4">
          <w:rPr>
            <w:rFonts w:hint="eastAsia"/>
          </w:rPr>
          <w:t>期</w:t>
        </w:r>
        <w:r w:rsidRPr="00037CC4">
          <w:rPr>
            <w:rFonts w:hint="eastAsia"/>
          </w:rPr>
          <w:t>A03)</w:t>
        </w:r>
      </w:ins>
    </w:p>
  </w:footnote>
  <w:footnote w:id="278">
    <w:p w14:paraId="0E0F792E" w14:textId="77777777" w:rsidR="00540BBB" w:rsidRPr="005623C0" w:rsidRDefault="00540BBB" w:rsidP="005623C0">
      <w:pPr>
        <w:pStyle w:val="af3"/>
        <w:spacing w:line="280" w:lineRule="exact"/>
        <w:rPr>
          <w:rFonts w:asciiTheme="minorEastAsia" w:eastAsiaTheme="minorEastAsia" w:hAnsiTheme="minorEastAsia"/>
          <w:szCs w:val="20"/>
        </w:rPr>
      </w:pPr>
      <w:r w:rsidRPr="006E5AA5">
        <w:rPr>
          <w:rStyle w:val="af2"/>
          <w:szCs w:val="20"/>
        </w:rPr>
        <w:footnoteRef/>
      </w:r>
      <w:r w:rsidRPr="005623C0">
        <w:rPr>
          <w:rFonts w:asciiTheme="minorEastAsia" w:eastAsiaTheme="minorEastAsia" w:hAnsiTheme="minorEastAsia"/>
          <w:szCs w:val="20"/>
        </w:rPr>
        <w:t xml:space="preserve"> E08-P001 </w:t>
      </w:r>
      <w:r w:rsidRPr="005623C0">
        <w:rPr>
          <w:rFonts w:asciiTheme="minorEastAsia" w:eastAsiaTheme="minorEastAsia" w:hAnsiTheme="minorEastAsia" w:hint="eastAsia"/>
          <w:szCs w:val="20"/>
        </w:rPr>
        <w:t>推廣部</w:t>
      </w:r>
      <w:r w:rsidRPr="005623C0">
        <w:rPr>
          <w:rFonts w:asciiTheme="minorEastAsia" w:eastAsiaTheme="minorEastAsia" w:hAnsiTheme="minorEastAsia"/>
          <w:szCs w:val="20"/>
        </w:rPr>
        <w:t>-</w:t>
      </w:r>
      <w:r w:rsidRPr="005623C0">
        <w:rPr>
          <w:rFonts w:asciiTheme="minorEastAsia" w:eastAsiaTheme="minorEastAsia" w:hAnsiTheme="minorEastAsia" w:hint="eastAsia"/>
          <w:szCs w:val="20"/>
        </w:rPr>
        <w:t>書香大市集創意活動會議資料</w:t>
      </w:r>
      <w:r w:rsidRPr="005623C0">
        <w:rPr>
          <w:rFonts w:asciiTheme="minorEastAsia" w:eastAsiaTheme="minorEastAsia" w:hAnsiTheme="minorEastAsia"/>
          <w:szCs w:val="20"/>
        </w:rPr>
        <w:t>-</w:t>
      </w:r>
      <w:r w:rsidRPr="005623C0">
        <w:rPr>
          <w:rFonts w:asciiTheme="minorEastAsia" w:eastAsiaTheme="minorEastAsia" w:hAnsiTheme="minorEastAsia" w:hint="eastAsia"/>
          <w:szCs w:val="20"/>
        </w:rPr>
        <w:t>活動檢討</w:t>
      </w:r>
      <w:r w:rsidRPr="005623C0">
        <w:rPr>
          <w:rFonts w:asciiTheme="minorEastAsia" w:eastAsiaTheme="minorEastAsia" w:hAnsiTheme="minorEastAsia"/>
          <w:szCs w:val="20"/>
        </w:rPr>
        <w:t>&amp;</w:t>
      </w:r>
      <w:r w:rsidRPr="005623C0">
        <w:rPr>
          <w:rFonts w:asciiTheme="minorEastAsia" w:eastAsiaTheme="minorEastAsia" w:hAnsiTheme="minorEastAsia" w:hint="eastAsia"/>
          <w:szCs w:val="20"/>
        </w:rPr>
        <w:t>來年建議結案報告</w:t>
      </w:r>
      <w:r w:rsidRPr="005623C0">
        <w:rPr>
          <w:rFonts w:asciiTheme="minorEastAsia" w:eastAsiaTheme="minorEastAsia" w:hAnsiTheme="minorEastAsia"/>
          <w:szCs w:val="20"/>
        </w:rPr>
        <w:t>-2022/012/06(11</w:t>
      </w:r>
      <w:r w:rsidRPr="005623C0">
        <w:rPr>
          <w:rFonts w:asciiTheme="minorEastAsia" w:eastAsiaTheme="minorEastAsia" w:hAnsiTheme="minorEastAsia" w:hint="eastAsia"/>
          <w:szCs w:val="20"/>
        </w:rPr>
        <w:t>期</w:t>
      </w:r>
      <w:r w:rsidRPr="005623C0">
        <w:rPr>
          <w:rFonts w:asciiTheme="minorEastAsia" w:eastAsiaTheme="minorEastAsia" w:hAnsiTheme="minorEastAsia"/>
          <w:szCs w:val="20"/>
        </w:rPr>
        <w:t>E08)</w:t>
      </w:r>
    </w:p>
  </w:footnote>
  <w:footnote w:id="279">
    <w:p w14:paraId="71B9C9C7" w14:textId="77777777" w:rsidR="00540BBB" w:rsidRDefault="00540BBB" w:rsidP="00E764CD">
      <w:pPr>
        <w:snapToGrid w:val="0"/>
        <w:jc w:val="both"/>
        <w:rPr>
          <w:ins w:id="1653" w:author="淑真 張" w:date="2025-11-27T19:21:00Z"/>
        </w:rPr>
      </w:pPr>
      <w:ins w:id="1654" w:author="淑真 張" w:date="2025-11-27T19:21:00Z">
        <w:r>
          <w:rPr>
            <w:rStyle w:val="af2"/>
          </w:rPr>
          <w:footnoteRef/>
        </w:r>
        <w:r>
          <w:rPr>
            <w:rFonts w:hint="eastAsia"/>
          </w:rPr>
          <w:t xml:space="preserve"> </w:t>
        </w:r>
        <w:r w:rsidRPr="003E66A5">
          <w:rPr>
            <w:rFonts w:hint="eastAsia"/>
            <w:sz w:val="20"/>
            <w:szCs w:val="20"/>
          </w:rPr>
          <w:t>E0</w:t>
        </w:r>
        <w:r>
          <w:rPr>
            <w:rFonts w:hint="eastAsia"/>
            <w:sz w:val="20"/>
            <w:szCs w:val="20"/>
          </w:rPr>
          <w:t>8</w:t>
        </w:r>
        <w:r w:rsidRPr="003E66A5">
          <w:rPr>
            <w:rFonts w:hint="eastAsia"/>
            <w:sz w:val="20"/>
            <w:szCs w:val="20"/>
          </w:rPr>
          <w:t>-P0</w:t>
        </w:r>
        <w:r>
          <w:rPr>
            <w:rFonts w:hint="eastAsia"/>
            <w:sz w:val="20"/>
            <w:szCs w:val="20"/>
          </w:rPr>
          <w:t>01</w:t>
        </w:r>
        <w:r w:rsidRPr="003E66A5">
          <w:rPr>
            <w:rFonts w:hint="eastAsia"/>
            <w:sz w:val="20"/>
            <w:szCs w:val="20"/>
          </w:rPr>
          <w:t xml:space="preserve"> </w:t>
        </w:r>
        <w:r w:rsidRPr="00BC227A">
          <w:rPr>
            <w:rFonts w:hint="eastAsia"/>
            <w:sz w:val="20"/>
            <w:szCs w:val="20"/>
          </w:rPr>
          <w:t>推廣部</w:t>
        </w:r>
        <w:r w:rsidRPr="00BC227A">
          <w:rPr>
            <w:rFonts w:hint="eastAsia"/>
            <w:sz w:val="20"/>
            <w:szCs w:val="20"/>
          </w:rPr>
          <w:t>-</w:t>
        </w:r>
        <w:r w:rsidRPr="00BC227A">
          <w:rPr>
            <w:rFonts w:hint="eastAsia"/>
            <w:sz w:val="20"/>
            <w:szCs w:val="20"/>
          </w:rPr>
          <w:t>書香大市集創意活動會議資料</w:t>
        </w:r>
        <w:r w:rsidRPr="00BC227A">
          <w:rPr>
            <w:rFonts w:hint="eastAsia"/>
            <w:sz w:val="20"/>
            <w:szCs w:val="20"/>
          </w:rPr>
          <w:t>-</w:t>
        </w:r>
        <w:r w:rsidRPr="00BC227A">
          <w:rPr>
            <w:rFonts w:hint="eastAsia"/>
            <w:sz w:val="20"/>
            <w:szCs w:val="20"/>
          </w:rPr>
          <w:t>活動檢討</w:t>
        </w:r>
        <w:r w:rsidRPr="00BC227A">
          <w:rPr>
            <w:rFonts w:hint="eastAsia"/>
            <w:sz w:val="20"/>
            <w:szCs w:val="20"/>
          </w:rPr>
          <w:t>&amp;</w:t>
        </w:r>
        <w:r w:rsidRPr="00BC227A">
          <w:rPr>
            <w:rFonts w:hint="eastAsia"/>
            <w:sz w:val="20"/>
            <w:szCs w:val="20"/>
          </w:rPr>
          <w:t>來年建議結案報告</w:t>
        </w:r>
        <w:r w:rsidRPr="00BC227A">
          <w:rPr>
            <w:rFonts w:hint="eastAsia"/>
            <w:sz w:val="20"/>
            <w:szCs w:val="20"/>
          </w:rPr>
          <w:t>-2022/12/6</w:t>
        </w:r>
        <w:r w:rsidRPr="003E66A5">
          <w:rPr>
            <w:rFonts w:hint="eastAsia"/>
            <w:sz w:val="20"/>
            <w:szCs w:val="20"/>
          </w:rPr>
          <w:t>(11</w:t>
        </w:r>
        <w:r w:rsidRPr="003E66A5">
          <w:rPr>
            <w:rFonts w:hint="eastAsia"/>
            <w:sz w:val="20"/>
            <w:szCs w:val="20"/>
          </w:rPr>
          <w:t>期</w:t>
        </w:r>
        <w:r w:rsidRPr="003E66A5">
          <w:rPr>
            <w:rFonts w:hint="eastAsia"/>
            <w:sz w:val="20"/>
            <w:szCs w:val="20"/>
          </w:rPr>
          <w:t>E0</w:t>
        </w:r>
        <w:r>
          <w:rPr>
            <w:rFonts w:hint="eastAsia"/>
            <w:sz w:val="20"/>
            <w:szCs w:val="20"/>
          </w:rPr>
          <w:t>8</w:t>
        </w:r>
        <w:r w:rsidRPr="003E66A5">
          <w:rPr>
            <w:rFonts w:hint="eastAsia"/>
            <w:sz w:val="20"/>
            <w:szCs w:val="20"/>
          </w:rPr>
          <w:t>)</w:t>
        </w:r>
      </w:ins>
    </w:p>
  </w:footnote>
  <w:footnote w:id="280">
    <w:p w14:paraId="02A87F41" w14:textId="77777777" w:rsidR="00540BBB" w:rsidRPr="005623C0" w:rsidRDefault="00540BBB" w:rsidP="005623C0">
      <w:pPr>
        <w:snapToGrid w:val="0"/>
        <w:spacing w:after="0" w:line="280" w:lineRule="exact"/>
        <w:jc w:val="both"/>
        <w:rPr>
          <w:rFonts w:asciiTheme="minorEastAsia" w:hAnsiTheme="minorEastAsia"/>
          <w:sz w:val="20"/>
          <w:szCs w:val="20"/>
        </w:rPr>
      </w:pPr>
      <w:r w:rsidRPr="006E5AA5">
        <w:rPr>
          <w:rStyle w:val="af2"/>
          <w:rFonts w:ascii="Arial" w:eastAsia="新細明體" w:hAnsi="Arial" w:cs="Cordia New"/>
          <w:kern w:val="0"/>
          <w:sz w:val="20"/>
          <w:szCs w:val="20"/>
          <w:lang w:val="zh-TW"/>
          <w14:ligatures w14:val="none"/>
        </w:rPr>
        <w:footnoteRef/>
      </w:r>
      <w:r w:rsidRPr="005623C0">
        <w:rPr>
          <w:rFonts w:asciiTheme="minorEastAsia" w:hAnsiTheme="minorEastAsia" w:hint="eastAsia"/>
          <w:sz w:val="20"/>
          <w:szCs w:val="20"/>
        </w:rPr>
        <w:t xml:space="preserve"> E03-P008 113-25正覺弘法史-訪談紀錄表-趙玲子老師-E(20240415)(12期E03)</w:t>
      </w:r>
    </w:p>
  </w:footnote>
  <w:footnote w:id="281">
    <w:p w14:paraId="124C521F" w14:textId="77777777" w:rsidR="00540BBB" w:rsidRDefault="00540BBB" w:rsidP="00BD7F90">
      <w:pPr>
        <w:snapToGrid w:val="0"/>
        <w:jc w:val="both"/>
        <w:rPr>
          <w:ins w:id="1655" w:author="韓劍華" w:date="2025-12-26T17:08:00Z"/>
        </w:rPr>
      </w:pPr>
      <w:ins w:id="1656" w:author="韓劍華" w:date="2025-12-26T17:08:00Z">
        <w:r>
          <w:rPr>
            <w:rStyle w:val="af2"/>
          </w:rPr>
          <w:footnoteRef/>
        </w:r>
        <w:r>
          <w:rPr>
            <w:rFonts w:hint="eastAsia"/>
          </w:rPr>
          <w:t xml:space="preserve"> </w:t>
        </w:r>
        <w:r w:rsidRPr="003E66A5">
          <w:rPr>
            <w:rFonts w:hint="eastAsia"/>
            <w:sz w:val="20"/>
            <w:szCs w:val="20"/>
          </w:rPr>
          <w:t>E0</w:t>
        </w:r>
        <w:r>
          <w:rPr>
            <w:rFonts w:hint="eastAsia"/>
            <w:sz w:val="20"/>
            <w:szCs w:val="20"/>
          </w:rPr>
          <w:t>3</w:t>
        </w:r>
        <w:r w:rsidRPr="003E66A5">
          <w:rPr>
            <w:rFonts w:hint="eastAsia"/>
            <w:sz w:val="20"/>
            <w:szCs w:val="20"/>
          </w:rPr>
          <w:t>-P0</w:t>
        </w:r>
        <w:r>
          <w:rPr>
            <w:rFonts w:hint="eastAsia"/>
            <w:sz w:val="20"/>
            <w:szCs w:val="20"/>
          </w:rPr>
          <w:t>08</w:t>
        </w:r>
        <w:r w:rsidRPr="003E66A5">
          <w:rPr>
            <w:rFonts w:hint="eastAsia"/>
            <w:sz w:val="20"/>
            <w:szCs w:val="20"/>
          </w:rPr>
          <w:t xml:space="preserve"> </w:t>
        </w:r>
        <w:r w:rsidRPr="00243F1A">
          <w:rPr>
            <w:rFonts w:hint="eastAsia"/>
            <w:sz w:val="20"/>
            <w:szCs w:val="20"/>
          </w:rPr>
          <w:t>113-25</w:t>
        </w:r>
        <w:r w:rsidRPr="00243F1A">
          <w:rPr>
            <w:rFonts w:hint="eastAsia"/>
            <w:sz w:val="20"/>
            <w:szCs w:val="20"/>
          </w:rPr>
          <w:t>正覺弘法史</w:t>
        </w:r>
        <w:r w:rsidRPr="00243F1A">
          <w:rPr>
            <w:rFonts w:hint="eastAsia"/>
            <w:sz w:val="20"/>
            <w:szCs w:val="20"/>
          </w:rPr>
          <w:t>-</w:t>
        </w:r>
        <w:r w:rsidRPr="00243F1A">
          <w:rPr>
            <w:rFonts w:hint="eastAsia"/>
            <w:sz w:val="20"/>
            <w:szCs w:val="20"/>
          </w:rPr>
          <w:t>訪談紀錄表</w:t>
        </w:r>
        <w:r w:rsidRPr="00243F1A">
          <w:rPr>
            <w:rFonts w:hint="eastAsia"/>
            <w:sz w:val="20"/>
            <w:szCs w:val="20"/>
          </w:rPr>
          <w:t>-</w:t>
        </w:r>
        <w:r w:rsidRPr="00243F1A">
          <w:rPr>
            <w:rFonts w:hint="eastAsia"/>
            <w:sz w:val="20"/>
            <w:szCs w:val="20"/>
          </w:rPr>
          <w:t>趙玲子老師</w:t>
        </w:r>
        <w:r w:rsidRPr="00243F1A">
          <w:rPr>
            <w:rFonts w:hint="eastAsia"/>
            <w:sz w:val="20"/>
            <w:szCs w:val="20"/>
          </w:rPr>
          <w:t>-E(20240415)</w:t>
        </w:r>
        <w:r w:rsidRPr="003E66A5">
          <w:rPr>
            <w:rFonts w:hint="eastAsia"/>
            <w:sz w:val="20"/>
            <w:szCs w:val="20"/>
          </w:rPr>
          <w:t>(1</w:t>
        </w:r>
        <w:r>
          <w:rPr>
            <w:rFonts w:hint="eastAsia"/>
            <w:sz w:val="20"/>
            <w:szCs w:val="20"/>
          </w:rPr>
          <w:t>2</w:t>
        </w:r>
        <w:r w:rsidRPr="003E66A5">
          <w:rPr>
            <w:rFonts w:hint="eastAsia"/>
            <w:sz w:val="20"/>
            <w:szCs w:val="20"/>
          </w:rPr>
          <w:t>期</w:t>
        </w:r>
        <w:r w:rsidRPr="003E66A5">
          <w:rPr>
            <w:rFonts w:hint="eastAsia"/>
            <w:sz w:val="20"/>
            <w:szCs w:val="20"/>
          </w:rPr>
          <w:t>E0</w:t>
        </w:r>
        <w:r>
          <w:rPr>
            <w:rFonts w:hint="eastAsia"/>
            <w:sz w:val="20"/>
            <w:szCs w:val="20"/>
          </w:rPr>
          <w:t>3</w:t>
        </w:r>
        <w:r w:rsidRPr="003E66A5">
          <w:rPr>
            <w:rFonts w:hint="eastAsia"/>
            <w:sz w:val="20"/>
            <w:szCs w:val="20"/>
          </w:rPr>
          <w:t>)</w:t>
        </w:r>
      </w:ins>
    </w:p>
  </w:footnote>
  <w:footnote w:id="282">
    <w:p w14:paraId="1C5C370C" w14:textId="77777777" w:rsidR="00540BBB" w:rsidRDefault="00540BBB" w:rsidP="00BD7F90">
      <w:pPr>
        <w:pStyle w:val="af3"/>
        <w:rPr>
          <w:ins w:id="1657" w:author="韓劍華" w:date="2025-12-26T17:08:00Z"/>
        </w:rPr>
      </w:pPr>
      <w:ins w:id="1658" w:author="韓劍華" w:date="2025-12-26T17:08:00Z">
        <w:r>
          <w:rPr>
            <w:rStyle w:val="af2"/>
          </w:rPr>
          <w:footnoteRef/>
        </w:r>
        <w:r>
          <w:t xml:space="preserve"> </w:t>
        </w:r>
        <w:r w:rsidRPr="00CB46FF">
          <w:rPr>
            <w:rFonts w:hint="eastAsia"/>
          </w:rPr>
          <w:t>E03-P008 113-25</w:t>
        </w:r>
        <w:r w:rsidRPr="00CB46FF">
          <w:rPr>
            <w:rFonts w:hint="eastAsia"/>
          </w:rPr>
          <w:t>正覺弘法史</w:t>
        </w:r>
        <w:r w:rsidRPr="00CB46FF">
          <w:rPr>
            <w:rFonts w:hint="eastAsia"/>
          </w:rPr>
          <w:t>-</w:t>
        </w:r>
        <w:r w:rsidRPr="00CB46FF">
          <w:rPr>
            <w:rFonts w:hint="eastAsia"/>
          </w:rPr>
          <w:t>訪談紀錄表</w:t>
        </w:r>
        <w:r w:rsidRPr="00CB46FF">
          <w:rPr>
            <w:rFonts w:hint="eastAsia"/>
          </w:rPr>
          <w:t>-</w:t>
        </w:r>
        <w:r w:rsidRPr="00CB46FF">
          <w:rPr>
            <w:rFonts w:hint="eastAsia"/>
          </w:rPr>
          <w:t>趙玲子老師</w:t>
        </w:r>
        <w:r w:rsidRPr="00CB46FF">
          <w:rPr>
            <w:rFonts w:hint="eastAsia"/>
          </w:rPr>
          <w:t>-E(20240415)(12</w:t>
        </w:r>
        <w:r w:rsidRPr="00CB46FF">
          <w:rPr>
            <w:rFonts w:hint="eastAsia"/>
          </w:rPr>
          <w:t>期</w:t>
        </w:r>
        <w:r w:rsidRPr="00CB46FF">
          <w:rPr>
            <w:rFonts w:hint="eastAsia"/>
          </w:rPr>
          <w:t>E03)</w:t>
        </w:r>
      </w:ins>
    </w:p>
  </w:footnote>
  <w:footnote w:id="283">
    <w:p w14:paraId="558F1BED" w14:textId="77777777" w:rsidR="00540BBB" w:rsidRDefault="00540BBB" w:rsidP="00E764CD">
      <w:pPr>
        <w:snapToGrid w:val="0"/>
        <w:ind w:leftChars="75" w:left="180"/>
        <w:jc w:val="both"/>
        <w:rPr>
          <w:ins w:id="1677" w:author="淑真 張" w:date="2025-11-27T19:23:00Z"/>
        </w:rPr>
      </w:pPr>
      <w:ins w:id="1678" w:author="淑真 張" w:date="2025-11-27T19:23:00Z">
        <w:r>
          <w:rPr>
            <w:rStyle w:val="af2"/>
          </w:rPr>
          <w:footnoteRef/>
        </w:r>
        <w:r>
          <w:rPr>
            <w:rFonts w:hint="eastAsia"/>
          </w:rPr>
          <w:t xml:space="preserve"> </w:t>
        </w:r>
        <w:r w:rsidRPr="00A0608E">
          <w:rPr>
            <w:rFonts w:cs="Cordia New"/>
            <w:sz w:val="20"/>
            <w:szCs w:val="25"/>
          </w:rPr>
          <w:t>E06-P004</w:t>
        </w:r>
        <w:r w:rsidRPr="00AC3FEE">
          <w:rPr>
            <w:rFonts w:cs="Cordia New" w:hint="eastAsia"/>
            <w:sz w:val="20"/>
            <w:szCs w:val="25"/>
          </w:rPr>
          <w:t>國家圖書館官網</w:t>
        </w:r>
        <w:r>
          <w:rPr>
            <w:rFonts w:cs="Cordia New" w:hint="eastAsia"/>
            <w:sz w:val="20"/>
            <w:szCs w:val="25"/>
          </w:rPr>
          <w:t>-</w:t>
        </w:r>
        <w:r>
          <w:rPr>
            <w:rFonts w:cs="Cordia New" w:hint="eastAsia"/>
            <w:sz w:val="20"/>
            <w:szCs w:val="25"/>
          </w:rPr>
          <w:t>活動剪影</w:t>
        </w:r>
        <w:r w:rsidRPr="00A0608E">
          <w:rPr>
            <w:rFonts w:cs="Cordia New" w:hint="eastAsia"/>
            <w:sz w:val="20"/>
            <w:szCs w:val="25"/>
          </w:rPr>
          <w:t>（</w:t>
        </w:r>
        <w:r w:rsidRPr="00A0608E">
          <w:rPr>
            <w:rFonts w:cs="Cordia New"/>
            <w:sz w:val="20"/>
            <w:szCs w:val="25"/>
          </w:rPr>
          <w:t>11</w:t>
        </w:r>
        <w:r w:rsidRPr="00A0608E">
          <w:rPr>
            <w:rFonts w:cs="Cordia New" w:hint="eastAsia"/>
            <w:sz w:val="20"/>
            <w:szCs w:val="25"/>
          </w:rPr>
          <w:t>期</w:t>
        </w:r>
        <w:r w:rsidRPr="00A0608E">
          <w:rPr>
            <w:rFonts w:cs="Cordia New"/>
            <w:sz w:val="20"/>
            <w:szCs w:val="25"/>
          </w:rPr>
          <w:t>E06</w:t>
        </w:r>
        <w:r w:rsidRPr="00A0608E">
          <w:rPr>
            <w:rFonts w:cs="Cordia New" w:hint="eastAsia"/>
            <w:sz w:val="20"/>
            <w:szCs w:val="25"/>
          </w:rPr>
          <w:t>）</w:t>
        </w:r>
      </w:ins>
    </w:p>
  </w:footnote>
  <w:footnote w:id="284">
    <w:p w14:paraId="6E2F3BC5" w14:textId="77777777" w:rsidR="00540BBB" w:rsidRDefault="00540BBB" w:rsidP="00E764CD">
      <w:pPr>
        <w:pStyle w:val="af3"/>
        <w:ind w:leftChars="75" w:left="180"/>
        <w:rPr>
          <w:ins w:id="1679" w:author="淑真 張" w:date="2025-11-27T19:23:00Z"/>
        </w:rPr>
      </w:pPr>
      <w:ins w:id="1680" w:author="淑真 張" w:date="2025-11-27T19:23:00Z">
        <w:r>
          <w:rPr>
            <w:rStyle w:val="af2"/>
          </w:rPr>
          <w:footnoteRef/>
        </w:r>
        <w:r>
          <w:t xml:space="preserve"> </w:t>
        </w:r>
        <w:r w:rsidRPr="00875925">
          <w:t>E06-P013</w:t>
        </w:r>
        <w:r>
          <w:rPr>
            <w:rFonts w:hint="eastAsia"/>
          </w:rPr>
          <w:t xml:space="preserve"> </w:t>
        </w:r>
        <w:r>
          <w:rPr>
            <w:rFonts w:hint="eastAsia"/>
          </w:rPr>
          <w:t>所有書籍管理紀要</w:t>
        </w:r>
        <w:r>
          <w:rPr>
            <w:rFonts w:hint="eastAsia"/>
          </w:rPr>
          <w:t>-</w:t>
        </w:r>
        <w:r w:rsidRPr="00875925">
          <w:rPr>
            <w:rFonts w:hint="eastAsia"/>
          </w:rPr>
          <w:t>由推廣部處長口述，負責菩薩整理</w:t>
        </w:r>
        <w:r>
          <w:rPr>
            <w:rFonts w:hint="eastAsia"/>
          </w:rPr>
          <w:t>-</w:t>
        </w:r>
        <w:r>
          <w:rPr>
            <w:rFonts w:hint="eastAsia"/>
          </w:rPr>
          <w:t>有關圖書館借書、贈書相關事項</w:t>
        </w:r>
        <w:r w:rsidRPr="00875925">
          <w:rPr>
            <w:rFonts w:hint="eastAsia"/>
          </w:rPr>
          <w:t>（</w:t>
        </w:r>
        <w:r w:rsidRPr="00875925">
          <w:rPr>
            <w:rFonts w:hint="eastAsia"/>
          </w:rPr>
          <w:t>11</w:t>
        </w:r>
        <w:r w:rsidRPr="00875925">
          <w:rPr>
            <w:rFonts w:hint="eastAsia"/>
          </w:rPr>
          <w:t>期</w:t>
        </w:r>
        <w:r w:rsidRPr="00875925">
          <w:rPr>
            <w:rFonts w:hint="eastAsia"/>
          </w:rPr>
          <w:t>E06</w:t>
        </w:r>
        <w:r w:rsidRPr="00875925">
          <w:rPr>
            <w:rFonts w:hint="eastAsia"/>
          </w:rPr>
          <w:t>）</w:t>
        </w:r>
      </w:ins>
    </w:p>
  </w:footnote>
  <w:footnote w:id="285">
    <w:p w14:paraId="2514EB41" w14:textId="77777777" w:rsidR="00540BBB" w:rsidRDefault="00540BBB" w:rsidP="00E764CD">
      <w:pPr>
        <w:pStyle w:val="af3"/>
        <w:ind w:leftChars="75" w:left="180"/>
        <w:rPr>
          <w:ins w:id="1681" w:author="淑真 張" w:date="2025-11-27T19:23:00Z"/>
        </w:rPr>
      </w:pPr>
      <w:ins w:id="1682" w:author="淑真 張" w:date="2025-11-27T19:23:00Z">
        <w:r>
          <w:rPr>
            <w:rStyle w:val="af2"/>
          </w:rPr>
          <w:footnoteRef/>
        </w:r>
        <w:r>
          <w:t xml:space="preserve"> </w:t>
        </w:r>
        <w:r w:rsidRPr="00730C2E">
          <w:rPr>
            <w:rFonts w:hint="eastAsia"/>
          </w:rPr>
          <w:t xml:space="preserve">E06-P001 </w:t>
        </w:r>
        <w:r w:rsidRPr="00730C2E">
          <w:rPr>
            <w:rFonts w:hint="eastAsia"/>
          </w:rPr>
          <w:t>正覺同修會</w:t>
        </w:r>
        <w:r w:rsidRPr="00730C2E">
          <w:rPr>
            <w:rFonts w:hint="eastAsia"/>
          </w:rPr>
          <w:t>-</w:t>
        </w:r>
        <w:r w:rsidRPr="00730C2E">
          <w:rPr>
            <w:rFonts w:hint="eastAsia"/>
          </w:rPr>
          <w:t>最新消息</w:t>
        </w:r>
        <w:r w:rsidRPr="00730C2E">
          <w:rPr>
            <w:rFonts w:hint="eastAsia"/>
          </w:rPr>
          <w:t>-</w:t>
        </w:r>
        <w:r w:rsidRPr="00730C2E">
          <w:rPr>
            <w:rFonts w:hint="eastAsia"/>
          </w:rPr>
          <w:t>新聞公告</w:t>
        </w:r>
        <w:r w:rsidRPr="00730C2E">
          <w:rPr>
            <w:rFonts w:hint="eastAsia"/>
          </w:rPr>
          <w:t>-</w:t>
        </w:r>
        <w:r w:rsidRPr="00730C2E">
          <w:rPr>
            <w:rFonts w:hint="eastAsia"/>
          </w:rPr>
          <w:t>正覺兩會致贈國家圖書館〈平實導師弘法鉅著《成唯識論釋》等〉典藏</w:t>
        </w:r>
        <w:r w:rsidRPr="00730C2E">
          <w:rPr>
            <w:rFonts w:hint="eastAsia"/>
          </w:rPr>
          <w:t>(11</w:t>
        </w:r>
        <w:r w:rsidRPr="00730C2E">
          <w:rPr>
            <w:rFonts w:hint="eastAsia"/>
          </w:rPr>
          <w:t>期</w:t>
        </w:r>
        <w:r w:rsidRPr="00730C2E">
          <w:rPr>
            <w:rFonts w:hint="eastAsia"/>
          </w:rPr>
          <w:t>E06)</w:t>
        </w:r>
      </w:ins>
    </w:p>
  </w:footnote>
  <w:footnote w:id="286">
    <w:p w14:paraId="2E91EBAA" w14:textId="77777777" w:rsidR="00540BBB" w:rsidRDefault="00540BBB" w:rsidP="00E764CD">
      <w:pPr>
        <w:pStyle w:val="af3"/>
        <w:ind w:leftChars="75" w:left="180"/>
        <w:rPr>
          <w:ins w:id="1683" w:author="淑真 張" w:date="2025-11-27T19:23:00Z"/>
        </w:rPr>
      </w:pPr>
      <w:ins w:id="1684" w:author="淑真 張" w:date="2025-11-27T19:23:00Z">
        <w:r>
          <w:rPr>
            <w:rStyle w:val="af2"/>
          </w:rPr>
          <w:footnoteRef/>
        </w:r>
        <w:r>
          <w:t xml:space="preserve"> </w:t>
        </w:r>
        <w:r>
          <w:rPr>
            <w:rFonts w:hint="eastAsia"/>
          </w:rPr>
          <w:t xml:space="preserve">E06-P011 </w:t>
        </w:r>
        <w:r>
          <w:rPr>
            <w:rFonts w:hint="eastAsia"/>
          </w:rPr>
          <w:t>國圖贈書緣起說明</w:t>
        </w:r>
        <w:r>
          <w:rPr>
            <w:rFonts w:hint="eastAsia"/>
          </w:rPr>
          <w:t>-</w:t>
        </w:r>
        <w:r>
          <w:rPr>
            <w:rFonts w:hint="eastAsia"/>
          </w:rPr>
          <w:t>致編譯部史傳部參考</w:t>
        </w:r>
        <w:r>
          <w:rPr>
            <w:rFonts w:hint="eastAsia"/>
          </w:rPr>
          <w:t>-2023/11/20</w:t>
        </w:r>
        <w:r w:rsidRPr="00822EEB">
          <w:rPr>
            <w:rFonts w:hint="eastAsia"/>
          </w:rPr>
          <w:t>(11</w:t>
        </w:r>
        <w:r w:rsidRPr="00822EEB">
          <w:rPr>
            <w:rFonts w:hint="eastAsia"/>
          </w:rPr>
          <w:t>期</w:t>
        </w:r>
        <w:r w:rsidRPr="00822EEB">
          <w:rPr>
            <w:rFonts w:hint="eastAsia"/>
          </w:rPr>
          <w:t>E06)</w:t>
        </w:r>
      </w:ins>
    </w:p>
  </w:footnote>
  <w:footnote w:id="287">
    <w:p w14:paraId="2F0AA470" w14:textId="77777777" w:rsidR="00540BBB" w:rsidRPr="00CC7101" w:rsidRDefault="00540BBB" w:rsidP="00E764CD">
      <w:pPr>
        <w:pStyle w:val="af3"/>
        <w:ind w:leftChars="75" w:left="180"/>
        <w:rPr>
          <w:ins w:id="1687" w:author="淑真 張" w:date="2025-11-27T19:23:00Z"/>
          <w:lang w:val="en-US"/>
        </w:rPr>
      </w:pPr>
      <w:ins w:id="1688" w:author="淑真 張" w:date="2025-11-27T19:23:00Z">
        <w:r>
          <w:rPr>
            <w:rStyle w:val="af2"/>
          </w:rPr>
          <w:footnoteRef/>
        </w:r>
        <w:r>
          <w:t xml:space="preserve"> </w:t>
        </w:r>
        <w:r w:rsidRPr="00B61DCA">
          <w:rPr>
            <w:rFonts w:hint="eastAsia"/>
          </w:rPr>
          <w:t xml:space="preserve">E06-P016 </w:t>
        </w:r>
        <w:r w:rsidRPr="00B61DCA">
          <w:rPr>
            <w:rFonts w:hint="eastAsia"/>
          </w:rPr>
          <w:t>正覺教育基金會</w:t>
        </w:r>
        <w:r w:rsidRPr="00B61DCA">
          <w:rPr>
            <w:rFonts w:hint="eastAsia"/>
          </w:rPr>
          <w:t>/</w:t>
        </w:r>
        <w:r w:rsidRPr="00B61DCA">
          <w:rPr>
            <w:rFonts w:hint="eastAsia"/>
          </w:rPr>
          <w:t>公益活動</w:t>
        </w:r>
        <w:r w:rsidRPr="00B61DCA">
          <w:rPr>
            <w:rFonts w:hint="eastAsia"/>
          </w:rPr>
          <w:t>/</w:t>
        </w:r>
        <w:r w:rsidRPr="00B61DCA">
          <w:rPr>
            <w:rFonts w:hint="eastAsia"/>
          </w:rPr>
          <w:t>書籍捐贈</w:t>
        </w:r>
        <w:r w:rsidRPr="00B61DCA">
          <w:rPr>
            <w:rFonts w:hint="eastAsia"/>
          </w:rPr>
          <w:t xml:space="preserve"> https://foundation.enlighten.org.tw/welfare/book-donation/npa20250224 (14</w:t>
        </w:r>
        <w:r w:rsidRPr="00B61DCA">
          <w:rPr>
            <w:rFonts w:hint="eastAsia"/>
          </w:rPr>
          <w:t>期</w:t>
        </w:r>
        <w:r w:rsidRPr="00B61DCA">
          <w:rPr>
            <w:rFonts w:hint="eastAsia"/>
          </w:rPr>
          <w:t>E06)</w:t>
        </w:r>
      </w:ins>
    </w:p>
  </w:footnote>
  <w:footnote w:id="288">
    <w:p w14:paraId="02606375" w14:textId="77777777" w:rsidR="00540BBB" w:rsidRPr="006E5AA5" w:rsidRDefault="00540BBB" w:rsidP="006E5AA5">
      <w:pPr>
        <w:pStyle w:val="af3"/>
        <w:spacing w:line="280" w:lineRule="exact"/>
        <w:rPr>
          <w:rFonts w:eastAsiaTheme="minorEastAsia" w:cs="Arial"/>
          <w:szCs w:val="20"/>
        </w:rPr>
      </w:pPr>
      <w:r w:rsidRPr="006E5AA5">
        <w:rPr>
          <w:rStyle w:val="af2"/>
          <w:rFonts w:eastAsiaTheme="minorEastAsia" w:cs="Arial"/>
          <w:szCs w:val="20"/>
        </w:rPr>
        <w:footnoteRef/>
      </w:r>
      <w:r w:rsidRPr="006E5AA5">
        <w:rPr>
          <w:rFonts w:eastAsiaTheme="minorEastAsia" w:cs="Arial"/>
          <w:szCs w:val="20"/>
        </w:rPr>
        <w:t xml:space="preserve"> E03-P010</w:t>
      </w:r>
      <w:r w:rsidRPr="006E5AA5">
        <w:rPr>
          <w:rFonts w:eastAsiaTheme="minorEastAsia" w:cs="Arial"/>
          <w:szCs w:val="20"/>
          <w:lang w:val="en-US"/>
        </w:rPr>
        <w:t xml:space="preserve"> 2023</w:t>
      </w:r>
      <w:r w:rsidRPr="006E5AA5">
        <w:rPr>
          <w:rFonts w:eastAsiaTheme="minorEastAsia" w:cs="Arial"/>
          <w:szCs w:val="20"/>
          <w:lang w:val="en-US"/>
        </w:rPr>
        <w:t>年正覺人生系列一日營講座參加人員統計表</w:t>
      </w:r>
      <w:r w:rsidRPr="006E5AA5">
        <w:rPr>
          <w:rFonts w:eastAsiaTheme="minorEastAsia" w:cs="Arial"/>
          <w:szCs w:val="20"/>
        </w:rPr>
        <w:t xml:space="preserve"> (12</w:t>
      </w:r>
      <w:r w:rsidRPr="006E5AA5">
        <w:rPr>
          <w:rFonts w:eastAsiaTheme="minorEastAsia" w:cs="Arial"/>
          <w:szCs w:val="20"/>
        </w:rPr>
        <w:t>期</w:t>
      </w:r>
      <w:r w:rsidRPr="006E5AA5">
        <w:rPr>
          <w:rFonts w:eastAsiaTheme="minorEastAsia" w:cs="Arial"/>
          <w:szCs w:val="20"/>
        </w:rPr>
        <w:t>E03</w:t>
      </w:r>
    </w:p>
  </w:footnote>
  <w:footnote w:id="289">
    <w:p w14:paraId="3930EA69" w14:textId="77777777" w:rsidR="00540BBB" w:rsidRPr="00A0608E" w:rsidRDefault="00540BBB" w:rsidP="00E764CD">
      <w:pPr>
        <w:snapToGrid w:val="0"/>
        <w:jc w:val="both"/>
        <w:rPr>
          <w:ins w:id="1691" w:author="淑真 張" w:date="2025-11-27T19:23:00Z"/>
          <w:sz w:val="20"/>
          <w:szCs w:val="20"/>
        </w:rPr>
      </w:pPr>
      <w:ins w:id="1692" w:author="淑真 張" w:date="2025-11-27T19:23:00Z">
        <w:r>
          <w:rPr>
            <w:rStyle w:val="af2"/>
          </w:rPr>
          <w:footnoteRef/>
        </w:r>
        <w:r>
          <w:rPr>
            <w:rFonts w:hint="eastAsia"/>
          </w:rPr>
          <w:t xml:space="preserve"> </w:t>
        </w:r>
        <w:r w:rsidRPr="006F3D3A">
          <w:rPr>
            <w:rFonts w:hint="eastAsia"/>
            <w:sz w:val="20"/>
            <w:szCs w:val="20"/>
          </w:rPr>
          <w:t>E03-P010</w:t>
        </w:r>
        <w:r>
          <w:rPr>
            <w:sz w:val="20"/>
            <w:szCs w:val="20"/>
          </w:rPr>
          <w:t xml:space="preserve"> </w:t>
        </w:r>
        <w:r>
          <w:rPr>
            <w:rFonts w:hint="eastAsia"/>
            <w:sz w:val="20"/>
            <w:szCs w:val="20"/>
          </w:rPr>
          <w:t>2023</w:t>
        </w:r>
        <w:r>
          <w:rPr>
            <w:rFonts w:hint="eastAsia"/>
            <w:sz w:val="20"/>
            <w:szCs w:val="20"/>
          </w:rPr>
          <w:t>年正覺人生系列一日營講座參加人員統計表</w:t>
        </w:r>
        <w:r w:rsidRPr="006F3D3A">
          <w:rPr>
            <w:rFonts w:hint="eastAsia"/>
            <w:sz w:val="20"/>
            <w:szCs w:val="20"/>
          </w:rPr>
          <w:t xml:space="preserve"> </w:t>
        </w:r>
        <w:r w:rsidRPr="003E66A5">
          <w:rPr>
            <w:rFonts w:hint="eastAsia"/>
            <w:sz w:val="20"/>
            <w:szCs w:val="20"/>
          </w:rPr>
          <w:t>(1</w:t>
        </w:r>
        <w:r>
          <w:rPr>
            <w:rFonts w:hint="eastAsia"/>
            <w:sz w:val="20"/>
            <w:szCs w:val="20"/>
          </w:rPr>
          <w:t>2</w:t>
        </w:r>
        <w:r w:rsidRPr="003E66A5">
          <w:rPr>
            <w:rFonts w:hint="eastAsia"/>
            <w:sz w:val="20"/>
            <w:szCs w:val="20"/>
          </w:rPr>
          <w:t>期</w:t>
        </w:r>
        <w:r w:rsidRPr="003E66A5">
          <w:rPr>
            <w:rFonts w:hint="eastAsia"/>
            <w:sz w:val="20"/>
            <w:szCs w:val="20"/>
          </w:rPr>
          <w:t>E0</w:t>
        </w:r>
        <w:r>
          <w:rPr>
            <w:rFonts w:hint="eastAsia"/>
            <w:sz w:val="20"/>
            <w:szCs w:val="20"/>
          </w:rPr>
          <w:t>3</w:t>
        </w:r>
        <w:r w:rsidRPr="003E66A5">
          <w:rPr>
            <w:rFonts w:hint="eastAsia"/>
            <w:sz w:val="20"/>
            <w:szCs w:val="20"/>
          </w:rPr>
          <w:t>)</w:t>
        </w:r>
      </w:ins>
    </w:p>
  </w:footnote>
  <w:footnote w:id="290">
    <w:p w14:paraId="249D8032" w14:textId="77777777" w:rsidR="00540BBB" w:rsidRDefault="00540BBB" w:rsidP="00E764CD">
      <w:pPr>
        <w:pStyle w:val="af3"/>
        <w:ind w:leftChars="75" w:left="180"/>
        <w:rPr>
          <w:ins w:id="1693" w:author="淑真 張" w:date="2025-11-27T19:23:00Z"/>
        </w:rPr>
      </w:pPr>
      <w:ins w:id="1694" w:author="淑真 張" w:date="2025-11-27T19:23:00Z">
        <w:r>
          <w:rPr>
            <w:rStyle w:val="af2"/>
          </w:rPr>
          <w:footnoteRef/>
        </w:r>
        <w:r>
          <w:t xml:space="preserve"> </w:t>
        </w:r>
        <w:r w:rsidRPr="00B85095">
          <w:t>E03-P010</w:t>
        </w:r>
        <w:r>
          <w:rPr>
            <w:rFonts w:hint="eastAsia"/>
          </w:rPr>
          <w:t xml:space="preserve"> </w:t>
        </w:r>
        <w:r w:rsidRPr="00B85095">
          <w:rPr>
            <w:rFonts w:hint="eastAsia"/>
          </w:rPr>
          <w:t>「正覺人生」一日營系列講座</w:t>
        </w:r>
        <w:r>
          <w:rPr>
            <w:rFonts w:hint="eastAsia"/>
          </w:rPr>
          <w:t>(13</w:t>
        </w:r>
        <w:r>
          <w:rPr>
            <w:rFonts w:hint="eastAsia"/>
          </w:rPr>
          <w:t>期</w:t>
        </w:r>
        <w:r>
          <w:rPr>
            <w:rFonts w:hint="eastAsia"/>
          </w:rPr>
          <w:t>E03)</w:t>
        </w:r>
      </w:ins>
    </w:p>
  </w:footnote>
  <w:footnote w:id="291">
    <w:p w14:paraId="494BC93E" w14:textId="77777777" w:rsidR="00540BBB" w:rsidRPr="00A0608E" w:rsidRDefault="00540BBB" w:rsidP="00E764CD">
      <w:pPr>
        <w:snapToGrid w:val="0"/>
        <w:ind w:leftChars="75" w:left="180"/>
        <w:jc w:val="both"/>
        <w:rPr>
          <w:ins w:id="1695" w:author="淑真 張" w:date="2025-11-27T19:23:00Z"/>
          <w:szCs w:val="20"/>
        </w:rPr>
      </w:pPr>
      <w:ins w:id="1696" w:author="淑真 張" w:date="2025-11-27T19:23:00Z">
        <w:r>
          <w:rPr>
            <w:rStyle w:val="af2"/>
          </w:rPr>
          <w:footnoteRef/>
        </w:r>
        <w:r>
          <w:t xml:space="preserve"> </w:t>
        </w:r>
        <w:r w:rsidRPr="00D019BD">
          <w:rPr>
            <w:rFonts w:cs="Cordia New"/>
            <w:sz w:val="20"/>
            <w:szCs w:val="25"/>
          </w:rPr>
          <w:t>E03-P007 2023/7/22</w:t>
        </w:r>
        <w:r w:rsidRPr="00D019BD">
          <w:rPr>
            <w:rFonts w:cs="Cordia New" w:hint="eastAsia"/>
            <w:sz w:val="20"/>
            <w:szCs w:val="25"/>
          </w:rPr>
          <w:t>週六（重）課後宣布</w:t>
        </w:r>
        <w:r w:rsidRPr="00A0608E">
          <w:rPr>
            <w:rFonts w:cs="Cordia New"/>
            <w:sz w:val="20"/>
            <w:szCs w:val="25"/>
          </w:rPr>
          <w:t>(12</w:t>
        </w:r>
        <w:r w:rsidRPr="00A0608E">
          <w:rPr>
            <w:rFonts w:cs="Cordia New" w:hint="eastAsia"/>
            <w:sz w:val="20"/>
            <w:szCs w:val="25"/>
          </w:rPr>
          <w:t>期</w:t>
        </w:r>
        <w:r w:rsidRPr="00A0608E">
          <w:rPr>
            <w:rFonts w:cs="Cordia New"/>
            <w:sz w:val="20"/>
            <w:szCs w:val="25"/>
          </w:rPr>
          <w:t>E03)</w:t>
        </w:r>
      </w:ins>
    </w:p>
  </w:footnote>
  <w:footnote w:id="292">
    <w:p w14:paraId="3F7FBB1C" w14:textId="77777777" w:rsidR="00540BBB" w:rsidRPr="006E5AA5" w:rsidRDefault="00540BBB" w:rsidP="006E5AA5">
      <w:pPr>
        <w:pStyle w:val="af3"/>
        <w:spacing w:line="280" w:lineRule="exact"/>
        <w:rPr>
          <w:rFonts w:eastAsiaTheme="minorEastAsia" w:cs="Arial"/>
          <w:szCs w:val="20"/>
        </w:rPr>
      </w:pPr>
      <w:r w:rsidRPr="006E5AA5">
        <w:rPr>
          <w:rStyle w:val="af2"/>
          <w:rFonts w:eastAsiaTheme="minorEastAsia" w:cs="Arial"/>
          <w:szCs w:val="20"/>
        </w:rPr>
        <w:footnoteRef/>
      </w:r>
      <w:r w:rsidRPr="006E5AA5">
        <w:rPr>
          <w:rFonts w:eastAsiaTheme="minorEastAsia" w:cs="Arial"/>
          <w:szCs w:val="20"/>
        </w:rPr>
        <w:t xml:space="preserve"> E06-P014 </w:t>
      </w:r>
      <w:r w:rsidRPr="006E5AA5">
        <w:rPr>
          <w:rFonts w:eastAsiaTheme="minorEastAsia" w:cs="Arial"/>
          <w:szCs w:val="20"/>
        </w:rPr>
        <w:t>正覺教育基金會</w:t>
      </w:r>
      <w:r w:rsidRPr="006E5AA5">
        <w:rPr>
          <w:rFonts w:eastAsiaTheme="minorEastAsia" w:cs="Arial"/>
          <w:szCs w:val="20"/>
        </w:rPr>
        <w:t>-</w:t>
      </w:r>
      <w:r w:rsidRPr="006E5AA5">
        <w:rPr>
          <w:rFonts w:eastAsiaTheme="minorEastAsia" w:cs="Arial"/>
          <w:szCs w:val="20"/>
          <w:lang w:val="en-US"/>
        </w:rPr>
        <w:t>公益活動</w:t>
      </w:r>
      <w:r w:rsidRPr="006E5AA5">
        <w:rPr>
          <w:rFonts w:eastAsiaTheme="minorEastAsia" w:cs="Arial"/>
          <w:szCs w:val="20"/>
        </w:rPr>
        <w:t>-</w:t>
      </w:r>
      <w:r w:rsidRPr="006E5AA5">
        <w:rPr>
          <w:rFonts w:eastAsiaTheme="minorEastAsia" w:cs="Arial"/>
          <w:szCs w:val="20"/>
          <w:lang w:val="en-US"/>
        </w:rPr>
        <w:t>書籍捐贈</w:t>
      </w:r>
      <w:r w:rsidRPr="006E5AA5">
        <w:rPr>
          <w:rFonts w:eastAsiaTheme="minorEastAsia" w:cs="Arial"/>
          <w:szCs w:val="20"/>
        </w:rPr>
        <w:t>-</w:t>
      </w:r>
      <w:r w:rsidRPr="006E5AA5">
        <w:rPr>
          <w:rFonts w:eastAsiaTheme="minorEastAsia" w:cs="Arial"/>
          <w:szCs w:val="20"/>
          <w:lang w:val="en-US"/>
        </w:rPr>
        <w:t>苗栗市國立聯合大學國鼎圖書館正覺贈書儀式</w:t>
      </w:r>
      <w:r w:rsidRPr="006E5AA5">
        <w:rPr>
          <w:rFonts w:eastAsiaTheme="minorEastAsia" w:cs="Arial"/>
          <w:szCs w:val="20"/>
        </w:rPr>
        <w:t>(12</w:t>
      </w:r>
      <w:r w:rsidRPr="006E5AA5">
        <w:rPr>
          <w:rFonts w:eastAsiaTheme="minorEastAsia" w:cs="Arial"/>
          <w:szCs w:val="20"/>
        </w:rPr>
        <w:t>期</w:t>
      </w:r>
      <w:r w:rsidRPr="006E5AA5">
        <w:rPr>
          <w:rFonts w:eastAsiaTheme="minorEastAsia" w:cs="Arial"/>
          <w:szCs w:val="20"/>
        </w:rPr>
        <w:t>E06)</w:t>
      </w:r>
    </w:p>
  </w:footnote>
  <w:footnote w:id="293">
    <w:p w14:paraId="2AE6C76C" w14:textId="77777777" w:rsidR="00540BBB" w:rsidRDefault="00540BBB">
      <w:pPr>
        <w:pStyle w:val="af3"/>
        <w:rPr>
          <w:ins w:id="1697" w:author="淑真 張" w:date="2025-11-27T19:23:00Z"/>
        </w:rPr>
      </w:pPr>
      <w:ins w:id="1698" w:author="淑真 張" w:date="2025-11-27T19:23:00Z">
        <w:r>
          <w:rPr>
            <w:rStyle w:val="af2"/>
          </w:rPr>
          <w:footnoteRef/>
        </w:r>
        <w:r>
          <w:t xml:space="preserve"> </w:t>
        </w:r>
        <w:r w:rsidRPr="00652A1C">
          <w:rPr>
            <w:rFonts w:hint="eastAsia"/>
          </w:rPr>
          <w:t xml:space="preserve">E06-P014 </w:t>
        </w:r>
        <w:r w:rsidRPr="00652A1C">
          <w:rPr>
            <w:rFonts w:hint="eastAsia"/>
          </w:rPr>
          <w:t>正覺教育基金會</w:t>
        </w:r>
        <w:r w:rsidRPr="00652A1C">
          <w:rPr>
            <w:rFonts w:hint="eastAsia"/>
          </w:rPr>
          <w:t>-</w:t>
        </w:r>
        <w:r w:rsidRPr="00652A1C">
          <w:rPr>
            <w:rFonts w:hint="eastAsia"/>
          </w:rPr>
          <w:t>公益活動</w:t>
        </w:r>
        <w:r w:rsidRPr="00652A1C">
          <w:rPr>
            <w:rFonts w:hint="eastAsia"/>
          </w:rPr>
          <w:t>-</w:t>
        </w:r>
        <w:r w:rsidRPr="00652A1C">
          <w:rPr>
            <w:rFonts w:hint="eastAsia"/>
          </w:rPr>
          <w:t>書籍捐贈</w:t>
        </w:r>
        <w:r w:rsidRPr="00652A1C">
          <w:rPr>
            <w:rFonts w:hint="eastAsia"/>
          </w:rPr>
          <w:t>-</w:t>
        </w:r>
        <w:r w:rsidRPr="00652A1C">
          <w:rPr>
            <w:rFonts w:hint="eastAsia"/>
          </w:rPr>
          <w:t>苗栗市國立聯合大學國鼎圖書館正覺贈書儀式</w:t>
        </w:r>
        <w:r w:rsidRPr="00652A1C">
          <w:rPr>
            <w:rFonts w:hint="eastAsia"/>
          </w:rPr>
          <w:t>(12</w:t>
        </w:r>
        <w:r w:rsidRPr="00652A1C">
          <w:rPr>
            <w:rFonts w:hint="eastAsia"/>
          </w:rPr>
          <w:t>期</w:t>
        </w:r>
        <w:r w:rsidRPr="00652A1C">
          <w:rPr>
            <w:rFonts w:hint="eastAsia"/>
          </w:rPr>
          <w:t>E06)</w:t>
        </w:r>
      </w:ins>
    </w:p>
  </w:footnote>
  <w:footnote w:id="294">
    <w:p w14:paraId="727D31D4" w14:textId="77777777" w:rsidR="00540BBB" w:rsidRDefault="00540BBB" w:rsidP="00E764CD">
      <w:pPr>
        <w:snapToGrid w:val="0"/>
        <w:ind w:leftChars="75" w:left="180"/>
        <w:jc w:val="both"/>
        <w:rPr>
          <w:ins w:id="1699" w:author="淑真 張" w:date="2025-11-27T19:23:00Z"/>
        </w:rPr>
      </w:pPr>
      <w:ins w:id="1700" w:author="淑真 張" w:date="2025-11-27T19:23:00Z">
        <w:r>
          <w:rPr>
            <w:rStyle w:val="af2"/>
          </w:rPr>
          <w:footnoteRef/>
        </w:r>
        <w:r>
          <w:rPr>
            <w:rFonts w:hint="eastAsia"/>
          </w:rPr>
          <w:t xml:space="preserve"> </w:t>
        </w:r>
        <w:r w:rsidRPr="003E66A5">
          <w:rPr>
            <w:rFonts w:hint="eastAsia"/>
            <w:sz w:val="20"/>
            <w:szCs w:val="20"/>
          </w:rPr>
          <w:t>E0</w:t>
        </w:r>
        <w:r>
          <w:rPr>
            <w:rFonts w:hint="eastAsia"/>
            <w:sz w:val="20"/>
            <w:szCs w:val="20"/>
          </w:rPr>
          <w:t>6</w:t>
        </w:r>
        <w:r w:rsidRPr="003E66A5">
          <w:rPr>
            <w:rFonts w:hint="eastAsia"/>
            <w:sz w:val="20"/>
            <w:szCs w:val="20"/>
          </w:rPr>
          <w:t>-P0</w:t>
        </w:r>
        <w:r>
          <w:rPr>
            <w:rFonts w:hint="eastAsia"/>
            <w:sz w:val="20"/>
            <w:szCs w:val="20"/>
          </w:rPr>
          <w:t>14</w:t>
        </w:r>
        <w:r w:rsidRPr="003E66A5">
          <w:rPr>
            <w:rFonts w:hint="eastAsia"/>
            <w:sz w:val="20"/>
            <w:szCs w:val="20"/>
          </w:rPr>
          <w:t xml:space="preserve"> </w:t>
        </w:r>
        <w:r w:rsidRPr="00D05C97">
          <w:rPr>
            <w:rFonts w:ascii="新細明體" w:hAnsi="新細明體" w:hint="eastAsia"/>
            <w:sz w:val="20"/>
            <w:szCs w:val="20"/>
          </w:rPr>
          <w:t>正覺教育基金會-公益活動-書籍捐贈-苗栗市國立聯合大學國鼎圖書館正覺贈書儀式</w:t>
        </w:r>
        <w:r w:rsidRPr="003E66A5">
          <w:rPr>
            <w:rFonts w:hint="eastAsia"/>
            <w:sz w:val="20"/>
            <w:szCs w:val="20"/>
          </w:rPr>
          <w:t>(1</w:t>
        </w:r>
        <w:r>
          <w:rPr>
            <w:rFonts w:hint="eastAsia"/>
            <w:sz w:val="20"/>
            <w:szCs w:val="20"/>
          </w:rPr>
          <w:t>2</w:t>
        </w:r>
        <w:r w:rsidRPr="003E66A5">
          <w:rPr>
            <w:rFonts w:hint="eastAsia"/>
            <w:sz w:val="20"/>
            <w:szCs w:val="20"/>
          </w:rPr>
          <w:t>期</w:t>
        </w:r>
        <w:r w:rsidRPr="003E66A5">
          <w:rPr>
            <w:rFonts w:hint="eastAsia"/>
            <w:sz w:val="20"/>
            <w:szCs w:val="20"/>
          </w:rPr>
          <w:t>E0</w:t>
        </w:r>
        <w:r>
          <w:rPr>
            <w:rFonts w:hint="eastAsia"/>
            <w:sz w:val="20"/>
            <w:szCs w:val="20"/>
          </w:rPr>
          <w:t>6</w:t>
        </w:r>
        <w:r w:rsidRPr="003E66A5">
          <w:rPr>
            <w:rFonts w:hint="eastAsia"/>
            <w:sz w:val="20"/>
            <w:szCs w:val="20"/>
          </w:rPr>
          <w:t>)</w:t>
        </w:r>
      </w:ins>
    </w:p>
  </w:footnote>
  <w:footnote w:id="295">
    <w:p w14:paraId="47ED89AD" w14:textId="77777777" w:rsidR="00540BBB" w:rsidRDefault="00540BBB" w:rsidP="00E764CD">
      <w:pPr>
        <w:snapToGrid w:val="0"/>
        <w:ind w:leftChars="75" w:left="180"/>
        <w:jc w:val="both"/>
        <w:rPr>
          <w:ins w:id="1701" w:author="淑真 張" w:date="2025-11-27T19:23:00Z"/>
        </w:rPr>
      </w:pPr>
      <w:ins w:id="1702" w:author="淑真 張" w:date="2025-11-27T19:23:00Z">
        <w:r>
          <w:rPr>
            <w:rStyle w:val="af2"/>
          </w:rPr>
          <w:footnoteRef/>
        </w:r>
        <w:r>
          <w:rPr>
            <w:rFonts w:hint="eastAsia"/>
          </w:rPr>
          <w:t xml:space="preserve"> </w:t>
        </w:r>
        <w:r w:rsidRPr="003E66A5">
          <w:rPr>
            <w:rFonts w:hint="eastAsia"/>
            <w:sz w:val="20"/>
            <w:szCs w:val="20"/>
          </w:rPr>
          <w:t>E0</w:t>
        </w:r>
        <w:r>
          <w:rPr>
            <w:rFonts w:hint="eastAsia"/>
            <w:sz w:val="20"/>
            <w:szCs w:val="20"/>
          </w:rPr>
          <w:t>6</w:t>
        </w:r>
        <w:r w:rsidRPr="003E66A5">
          <w:rPr>
            <w:rFonts w:hint="eastAsia"/>
            <w:sz w:val="20"/>
            <w:szCs w:val="20"/>
          </w:rPr>
          <w:t>-P0</w:t>
        </w:r>
        <w:r>
          <w:rPr>
            <w:rFonts w:hint="eastAsia"/>
            <w:sz w:val="20"/>
            <w:szCs w:val="20"/>
          </w:rPr>
          <w:t>14</w:t>
        </w:r>
        <w:r w:rsidRPr="003E66A5">
          <w:rPr>
            <w:rFonts w:hint="eastAsia"/>
            <w:sz w:val="20"/>
            <w:szCs w:val="20"/>
          </w:rPr>
          <w:t xml:space="preserve"> </w:t>
        </w:r>
        <w:r w:rsidRPr="00D05C97">
          <w:rPr>
            <w:rFonts w:ascii="新細明體" w:hAnsi="新細明體" w:hint="eastAsia"/>
            <w:sz w:val="20"/>
            <w:szCs w:val="20"/>
          </w:rPr>
          <w:t>正覺教育基金會-公益活動-書籍捐贈-苗栗市國立聯合大學國鼎圖書館正覺贈書儀式</w:t>
        </w:r>
        <w:r w:rsidRPr="003E66A5">
          <w:rPr>
            <w:rFonts w:hint="eastAsia"/>
            <w:sz w:val="20"/>
            <w:szCs w:val="20"/>
          </w:rPr>
          <w:t>(1</w:t>
        </w:r>
        <w:r>
          <w:rPr>
            <w:rFonts w:hint="eastAsia"/>
            <w:sz w:val="20"/>
            <w:szCs w:val="20"/>
          </w:rPr>
          <w:t>2</w:t>
        </w:r>
        <w:r w:rsidRPr="003E66A5">
          <w:rPr>
            <w:rFonts w:hint="eastAsia"/>
            <w:sz w:val="20"/>
            <w:szCs w:val="20"/>
          </w:rPr>
          <w:t>期</w:t>
        </w:r>
        <w:r w:rsidRPr="003E66A5">
          <w:rPr>
            <w:rFonts w:hint="eastAsia"/>
            <w:sz w:val="20"/>
            <w:szCs w:val="20"/>
          </w:rPr>
          <w:t>E0</w:t>
        </w:r>
        <w:r>
          <w:rPr>
            <w:rFonts w:hint="eastAsia"/>
            <w:sz w:val="20"/>
            <w:szCs w:val="20"/>
          </w:rPr>
          <w:t>6</w:t>
        </w:r>
        <w:r w:rsidRPr="003E66A5">
          <w:rPr>
            <w:rFonts w:hint="eastAsia"/>
            <w:sz w:val="20"/>
            <w:szCs w:val="20"/>
          </w:rPr>
          <w:t>)</w:t>
        </w:r>
      </w:ins>
    </w:p>
  </w:footnote>
  <w:footnote w:id="296">
    <w:p w14:paraId="7EC78ED5" w14:textId="77777777" w:rsidR="00540BBB" w:rsidRDefault="00540BBB">
      <w:pPr>
        <w:pStyle w:val="af3"/>
        <w:ind w:leftChars="75" w:left="180"/>
        <w:rPr>
          <w:ins w:id="1705" w:author="淑真 張" w:date="2025-11-27T19:23:00Z"/>
        </w:rPr>
      </w:pPr>
      <w:ins w:id="1706" w:author="淑真 張" w:date="2025-11-27T19:23:00Z">
        <w:r>
          <w:rPr>
            <w:rStyle w:val="af2"/>
          </w:rPr>
          <w:footnoteRef/>
        </w:r>
        <w:r>
          <w:t xml:space="preserve"> </w:t>
        </w:r>
        <w:r w:rsidRPr="009B26CC">
          <w:rPr>
            <w:rFonts w:hint="eastAsia"/>
          </w:rPr>
          <w:t>E06-P015</w:t>
        </w:r>
        <w:r w:rsidRPr="00320255">
          <w:rPr>
            <w:rFonts w:ascii="Songti TC" w:eastAsia="Songti TC" w:hAnsiTheme="minorHAnsi" w:cs="Songti TC" w:hint="eastAsia"/>
            <w:color w:val="000000"/>
            <w:szCs w:val="20"/>
            <w:lang w:val="en-US" w:bidi="ar-SA"/>
          </w:rPr>
          <w:t>佛教正覺同修會</w:t>
        </w:r>
        <w:r w:rsidRPr="00320255">
          <w:rPr>
            <w:rFonts w:ascii="Times-Roman" w:eastAsia="Songti TC" w:hAnsi="Times-Roman" w:cs="Times-Roman"/>
            <w:color w:val="000000"/>
            <w:szCs w:val="20"/>
            <w:lang w:val="en-US" w:bidi="ar-SA"/>
          </w:rPr>
          <w:t>/</w:t>
        </w:r>
        <w:r w:rsidRPr="00320255">
          <w:rPr>
            <w:rFonts w:ascii="Songti TC" w:eastAsia="Songti TC" w:hAnsi="Times-Roman" w:cs="Songti TC" w:hint="eastAsia"/>
            <w:color w:val="000000"/>
            <w:szCs w:val="20"/>
            <w:lang w:val="en-US" w:bidi="ar-SA"/>
          </w:rPr>
          <w:t>公益活動</w:t>
        </w:r>
        <w:r w:rsidRPr="00320255">
          <w:rPr>
            <w:rFonts w:ascii="Times-Roman" w:eastAsia="Songti TC" w:hAnsi="Times-Roman" w:cs="Times-Roman"/>
            <w:color w:val="000000"/>
            <w:szCs w:val="20"/>
            <w:lang w:val="en-US" w:bidi="ar-SA"/>
          </w:rPr>
          <w:t>/</w:t>
        </w:r>
        <w:r w:rsidRPr="00320255">
          <w:rPr>
            <w:rFonts w:ascii="Songti TC" w:eastAsia="Songti TC" w:hAnsi="Times-Roman" w:cs="Songti TC" w:hint="eastAsia"/>
            <w:color w:val="000000"/>
            <w:szCs w:val="20"/>
            <w:lang w:val="en-US" w:bidi="ar-SA"/>
          </w:rPr>
          <w:t>賑災及贊助社福機構</w:t>
        </w:r>
        <w:r>
          <w:rPr>
            <w:rFonts w:ascii="Songti TC" w:eastAsia="Songti TC" w:hAnsi="Times-Roman" w:cs="Songti TC"/>
            <w:color w:val="000000"/>
            <w:szCs w:val="20"/>
            <w:lang w:val="en-US" w:bidi="ar-SA"/>
          </w:rPr>
          <w:t xml:space="preserve"> </w:t>
        </w:r>
        <w:r w:rsidRPr="00320255">
          <w:rPr>
            <w:rFonts w:ascii="Times-Roman" w:eastAsia="Songti TC" w:hAnsi="Times-Roman" w:cs="Times-Roman"/>
            <w:color w:val="000000"/>
            <w:szCs w:val="20"/>
            <w:lang w:val="en-US" w:bidi="ar-SA"/>
          </w:rPr>
          <w:t>NEWShttps://www.enlighten.org.tw/social-assistance/20250204</w:t>
        </w:r>
        <w:r>
          <w:rPr>
            <w:rFonts w:ascii="Times-Roman" w:eastAsia="Songti TC" w:hAnsi="Times-Roman" w:cs="Times-Roman"/>
            <w:color w:val="000000"/>
            <w:szCs w:val="20"/>
            <w:lang w:val="en-US" w:bidi="ar-SA"/>
          </w:rPr>
          <w:t xml:space="preserve"> </w:t>
        </w:r>
        <w:r w:rsidRPr="002F0C76">
          <w:rPr>
            <w:rFonts w:ascii="微軟正黑體" w:eastAsia="微軟正黑體" w:hAnsi="微軟正黑體" w:cs="Times New Roman"/>
            <w:szCs w:val="20"/>
            <w:lang w:val="en-US"/>
          </w:rPr>
          <w:t>(14</w:t>
        </w:r>
        <w:r w:rsidRPr="002F0C76">
          <w:rPr>
            <w:rFonts w:ascii="微軟正黑體" w:eastAsia="微軟正黑體" w:hAnsi="微軟正黑體" w:cs="Times New Roman" w:hint="eastAsia"/>
            <w:szCs w:val="20"/>
            <w:lang w:val="en-US"/>
          </w:rPr>
          <w:t>期</w:t>
        </w:r>
        <w:r w:rsidRPr="002F0C76">
          <w:rPr>
            <w:rFonts w:ascii="微軟正黑體" w:eastAsia="微軟正黑體" w:hAnsi="微軟正黑體" w:cs="Times New Roman"/>
            <w:szCs w:val="20"/>
            <w:lang w:val="en-US"/>
          </w:rPr>
          <w:t>E06)</w:t>
        </w:r>
        <w:r w:rsidRPr="009B26CC">
          <w:rPr>
            <w:rFonts w:hint="eastAsia"/>
          </w:rPr>
          <w:t xml:space="preserve"> </w:t>
        </w:r>
      </w:ins>
    </w:p>
  </w:footnote>
  <w:footnote w:id="297">
    <w:p w14:paraId="71A3E5B8" w14:textId="77777777" w:rsidR="00540BBB" w:rsidRPr="00E27883" w:rsidRDefault="00540BBB" w:rsidP="00E764CD">
      <w:pPr>
        <w:pStyle w:val="af3"/>
        <w:ind w:leftChars="75" w:left="180"/>
        <w:rPr>
          <w:ins w:id="1709" w:author="淑真 張" w:date="2025-11-27T19:23:00Z"/>
          <w:lang w:val="en-US"/>
        </w:rPr>
      </w:pPr>
      <w:ins w:id="1710" w:author="淑真 張" w:date="2025-11-27T19:23:00Z">
        <w:r>
          <w:rPr>
            <w:rStyle w:val="af2"/>
          </w:rPr>
          <w:footnoteRef/>
        </w:r>
        <w:r w:rsidRPr="00E27883">
          <w:rPr>
            <w:lang w:val="en-US"/>
          </w:rPr>
          <w:t xml:space="preserve"> </w:t>
        </w:r>
        <w:r w:rsidRPr="00E27883">
          <w:rPr>
            <w:rFonts w:hint="eastAsia"/>
            <w:lang w:val="en-US"/>
          </w:rPr>
          <w:t>A12-P038</w:t>
        </w:r>
        <w:r>
          <w:rPr>
            <w:rFonts w:hint="eastAsia"/>
          </w:rPr>
          <w:t>、</w:t>
        </w:r>
        <w:r w:rsidRPr="00E27883">
          <w:rPr>
            <w:rFonts w:hint="eastAsia"/>
            <w:lang w:val="en-US"/>
          </w:rPr>
          <w:t>P041</w:t>
        </w:r>
        <w:r>
          <w:rPr>
            <w:rFonts w:hint="eastAsia"/>
            <w:lang w:val="en-US"/>
          </w:rPr>
          <w:t>、</w:t>
        </w:r>
        <w:r>
          <w:rPr>
            <w:rFonts w:hint="eastAsia"/>
            <w:lang w:val="en-US"/>
          </w:rPr>
          <w:t>P042</w:t>
        </w:r>
        <w:r>
          <w:rPr>
            <w:rFonts w:hint="eastAsia"/>
            <w:lang w:val="en-US"/>
          </w:rPr>
          <w:t>、</w:t>
        </w:r>
        <w:r>
          <w:rPr>
            <w:rFonts w:hint="eastAsia"/>
            <w:lang w:val="en-US"/>
          </w:rPr>
          <w:t>P048</w:t>
        </w:r>
      </w:ins>
    </w:p>
  </w:footnote>
  <w:footnote w:id="298">
    <w:p w14:paraId="16B818A5" w14:textId="77777777" w:rsidR="00540BBB" w:rsidRPr="006E5AA5" w:rsidRDefault="00540BBB" w:rsidP="006E5AA5">
      <w:pPr>
        <w:autoSpaceDE w:val="0"/>
        <w:autoSpaceDN w:val="0"/>
        <w:adjustRightInd w:val="0"/>
        <w:spacing w:after="0" w:line="280" w:lineRule="exact"/>
        <w:rPr>
          <w:rFonts w:ascii="Arial" w:hAnsi="Arial" w:cs="Arial"/>
          <w:color w:val="000000"/>
          <w:sz w:val="20"/>
          <w:szCs w:val="20"/>
          <w:lang w:bidi="ar-SA"/>
        </w:rPr>
      </w:pPr>
      <w:r w:rsidRPr="006E5AA5">
        <w:rPr>
          <w:rStyle w:val="af2"/>
          <w:rFonts w:ascii="Arial" w:hAnsi="Arial" w:cs="Arial"/>
          <w:sz w:val="20"/>
          <w:szCs w:val="20"/>
        </w:rPr>
        <w:footnoteRef/>
      </w:r>
      <w:r w:rsidRPr="006E5AA5">
        <w:rPr>
          <w:rFonts w:ascii="Arial" w:hAnsi="Arial" w:cs="Arial"/>
          <w:sz w:val="20"/>
          <w:szCs w:val="20"/>
        </w:rPr>
        <w:t xml:space="preserve"> 0453</w:t>
      </w:r>
      <w:r w:rsidRPr="006E5AA5">
        <w:rPr>
          <w:rFonts w:ascii="Arial" w:hAnsi="Arial" w:cs="Arial"/>
          <w:color w:val="000000"/>
          <w:sz w:val="20"/>
          <w:szCs w:val="20"/>
          <w:lang w:bidi="ar-SA"/>
        </w:rPr>
        <w:t>正覺電子報第</w:t>
      </w:r>
      <w:r w:rsidRPr="006E5AA5">
        <w:rPr>
          <w:rFonts w:ascii="Arial" w:hAnsi="Arial" w:cs="Arial"/>
          <w:color w:val="000000"/>
          <w:sz w:val="20"/>
          <w:szCs w:val="20"/>
          <w:lang w:bidi="ar-SA"/>
        </w:rPr>
        <w:t>187</w:t>
      </w:r>
      <w:r w:rsidRPr="006E5AA5">
        <w:rPr>
          <w:rFonts w:ascii="Arial" w:hAnsi="Arial" w:cs="Arial"/>
          <w:color w:val="000000"/>
          <w:sz w:val="20"/>
          <w:szCs w:val="20"/>
          <w:lang w:bidi="ar-SA"/>
        </w:rPr>
        <w:t>期</w:t>
      </w:r>
      <w:r w:rsidRPr="006E5AA5">
        <w:rPr>
          <w:rFonts w:ascii="Arial" w:hAnsi="Arial" w:cs="Arial"/>
          <w:color w:val="000000"/>
          <w:sz w:val="20"/>
          <w:szCs w:val="20"/>
          <w:lang w:bidi="ar-SA"/>
        </w:rPr>
        <w:t xml:space="preserve"> </w:t>
      </w:r>
      <w:r w:rsidRPr="006E5AA5">
        <w:rPr>
          <w:rFonts w:ascii="Arial" w:hAnsi="Arial" w:cs="Arial"/>
          <w:color w:val="000000"/>
          <w:sz w:val="20"/>
          <w:szCs w:val="20"/>
          <w:lang w:bidi="ar-SA"/>
        </w:rPr>
        <w:t>頁</w:t>
      </w:r>
      <w:r w:rsidRPr="006E5AA5">
        <w:rPr>
          <w:rFonts w:ascii="Arial" w:hAnsi="Arial" w:cs="Arial"/>
          <w:color w:val="000000"/>
          <w:sz w:val="20"/>
          <w:szCs w:val="20"/>
          <w:lang w:bidi="ar-SA"/>
        </w:rPr>
        <w:t>119 (13</w:t>
      </w:r>
      <w:r w:rsidRPr="006E5AA5">
        <w:rPr>
          <w:rFonts w:ascii="Arial" w:hAnsi="Arial" w:cs="Arial"/>
          <w:color w:val="000000"/>
          <w:sz w:val="20"/>
          <w:szCs w:val="20"/>
          <w:lang w:bidi="ar-SA"/>
        </w:rPr>
        <w:t>期</w:t>
      </w:r>
      <w:r w:rsidRPr="006E5AA5">
        <w:rPr>
          <w:rFonts w:ascii="Arial" w:hAnsi="Arial" w:cs="Arial"/>
          <w:color w:val="000000"/>
          <w:sz w:val="20"/>
          <w:szCs w:val="20"/>
          <w:lang w:bidi="ar-SA"/>
        </w:rPr>
        <w:t>A04)</w:t>
      </w:r>
    </w:p>
    <w:p w14:paraId="2F961D2D" w14:textId="77777777" w:rsidR="00540BBB" w:rsidRPr="009E25C5" w:rsidRDefault="00540BBB" w:rsidP="00F93AE8">
      <w:pPr>
        <w:pStyle w:val="af3"/>
        <w:rPr>
          <w:lang w:val="en-US"/>
        </w:rPr>
      </w:pPr>
    </w:p>
  </w:footnote>
  <w:footnote w:id="299">
    <w:p w14:paraId="04183477" w14:textId="77777777" w:rsidR="00540BBB" w:rsidRPr="0015418D" w:rsidRDefault="00540BBB" w:rsidP="00E764CD">
      <w:pPr>
        <w:autoSpaceDE w:val="0"/>
        <w:autoSpaceDN w:val="0"/>
        <w:adjustRightInd w:val="0"/>
        <w:spacing w:line="240" w:lineRule="auto"/>
        <w:rPr>
          <w:ins w:id="1714" w:author="淑真 張" w:date="2025-11-27T19:24:00Z"/>
          <w:rFonts w:ascii="Times-Roman" w:eastAsia="Songti TC" w:hAnsi="Times-Roman" w:cs="Times-Roman"/>
          <w:color w:val="000000"/>
          <w:sz w:val="20"/>
          <w:szCs w:val="20"/>
          <w:lang w:bidi="ar-SA"/>
        </w:rPr>
      </w:pPr>
      <w:ins w:id="1715" w:author="淑真 張" w:date="2025-11-27T19:24:00Z">
        <w:r>
          <w:rPr>
            <w:rStyle w:val="af2"/>
          </w:rPr>
          <w:footnoteRef/>
        </w:r>
        <w:r>
          <w:t xml:space="preserve"> 0453</w:t>
        </w:r>
        <w:r w:rsidRPr="0015418D">
          <w:rPr>
            <w:rFonts w:ascii="Songti TC" w:eastAsia="Songti TC" w:cs="Songti TC" w:hint="eastAsia"/>
            <w:color w:val="000000"/>
            <w:sz w:val="20"/>
            <w:szCs w:val="20"/>
            <w:lang w:bidi="ar-SA"/>
          </w:rPr>
          <w:t>正覺電子報第</w:t>
        </w:r>
        <w:r w:rsidRPr="0015418D">
          <w:rPr>
            <w:rFonts w:ascii="Times-Roman" w:eastAsia="Songti TC" w:hAnsi="Times-Roman" w:cs="Times-Roman"/>
            <w:color w:val="000000"/>
            <w:sz w:val="20"/>
            <w:szCs w:val="20"/>
            <w:lang w:bidi="ar-SA"/>
          </w:rPr>
          <w:t>187</w:t>
        </w:r>
        <w:r w:rsidRPr="0015418D">
          <w:rPr>
            <w:rFonts w:ascii="Songti TC" w:eastAsia="Songti TC" w:hAnsi="Times-Roman" w:cs="Songti TC" w:hint="eastAsia"/>
            <w:color w:val="000000"/>
            <w:sz w:val="20"/>
            <w:szCs w:val="20"/>
            <w:lang w:bidi="ar-SA"/>
          </w:rPr>
          <w:t>期</w:t>
        </w:r>
        <w:r>
          <w:rPr>
            <w:rFonts w:ascii="Times-Roman" w:eastAsia="Songti TC" w:hAnsi="Times-Roman" w:cs="Times-Roman" w:hint="eastAsia"/>
            <w:color w:val="000000"/>
            <w:sz w:val="20"/>
            <w:szCs w:val="20"/>
            <w:lang w:bidi="ar-SA"/>
          </w:rPr>
          <w:t xml:space="preserve"> </w:t>
        </w:r>
        <w:r w:rsidRPr="0015418D">
          <w:rPr>
            <w:rFonts w:ascii="Songti TC" w:eastAsia="Songti TC" w:hAnsi="Times-Roman" w:cs="Songti TC" w:hint="eastAsia"/>
            <w:color w:val="000000"/>
            <w:sz w:val="20"/>
            <w:szCs w:val="20"/>
            <w:lang w:bidi="ar-SA"/>
          </w:rPr>
          <w:t>頁</w:t>
        </w:r>
        <w:r w:rsidRPr="0015418D">
          <w:rPr>
            <w:rFonts w:ascii="Times-Roman" w:eastAsia="Songti TC" w:hAnsi="Times-Roman" w:cs="Times-Roman"/>
            <w:color w:val="000000"/>
            <w:sz w:val="20"/>
            <w:szCs w:val="20"/>
            <w:lang w:bidi="ar-SA"/>
          </w:rPr>
          <w:t>119</w:t>
        </w:r>
        <w:r>
          <w:rPr>
            <w:rFonts w:ascii="Times-Roman" w:eastAsia="Songti TC" w:hAnsi="Times-Roman" w:cs="Times-Roman" w:hint="eastAsia"/>
            <w:color w:val="000000"/>
            <w:sz w:val="20"/>
            <w:szCs w:val="20"/>
            <w:lang w:bidi="ar-SA"/>
          </w:rPr>
          <w:t xml:space="preserve"> </w:t>
        </w:r>
        <w:r>
          <w:rPr>
            <w:rFonts w:ascii="Times-Roman" w:eastAsia="Songti TC" w:hAnsi="Times-Roman" w:cs="Times-Roman"/>
            <w:color w:val="000000"/>
            <w:sz w:val="20"/>
            <w:szCs w:val="20"/>
            <w:lang w:bidi="ar-SA"/>
          </w:rPr>
          <w:t>(13</w:t>
        </w:r>
        <w:r>
          <w:rPr>
            <w:rFonts w:ascii="Times-Roman" w:eastAsia="Songti TC" w:hAnsi="Times-Roman" w:cs="Times-Roman" w:hint="eastAsia"/>
            <w:color w:val="000000"/>
            <w:sz w:val="20"/>
            <w:szCs w:val="20"/>
            <w:lang w:bidi="ar-SA"/>
          </w:rPr>
          <w:t>期</w:t>
        </w:r>
        <w:r>
          <w:rPr>
            <w:rFonts w:ascii="Times-Roman" w:eastAsia="Songti TC" w:hAnsi="Times-Roman" w:cs="Times-Roman"/>
            <w:color w:val="000000"/>
            <w:sz w:val="20"/>
            <w:szCs w:val="20"/>
            <w:lang w:bidi="ar-SA"/>
          </w:rPr>
          <w:t>A04)</w:t>
        </w:r>
      </w:ins>
    </w:p>
    <w:p w14:paraId="2FA16105" w14:textId="77777777" w:rsidR="00540BBB" w:rsidRPr="009E25C5" w:rsidRDefault="00540BBB">
      <w:pPr>
        <w:pStyle w:val="af3"/>
        <w:ind w:leftChars="75" w:left="180"/>
        <w:rPr>
          <w:ins w:id="1716" w:author="淑真 張" w:date="2025-11-27T19:24:00Z"/>
          <w:lang w:val="en-US"/>
        </w:rPr>
      </w:pPr>
    </w:p>
  </w:footnote>
  <w:footnote w:id="300">
    <w:p w14:paraId="163BF735" w14:textId="77777777" w:rsidR="00540BBB" w:rsidRDefault="00540BBB" w:rsidP="00E764CD">
      <w:pPr>
        <w:pStyle w:val="af3"/>
        <w:ind w:leftChars="75" w:left="180"/>
        <w:rPr>
          <w:ins w:id="1717" w:author="淑真 張" w:date="2025-11-27T19:25:00Z"/>
        </w:rPr>
      </w:pPr>
      <w:ins w:id="1718" w:author="淑真 張" w:date="2025-11-27T19:25:00Z">
        <w:r>
          <w:rPr>
            <w:rStyle w:val="af2"/>
          </w:rPr>
          <w:footnoteRef/>
        </w:r>
        <w:r>
          <w:t xml:space="preserve"> </w:t>
        </w:r>
        <w:r>
          <w:rPr>
            <w:rFonts w:hint="eastAsia"/>
          </w:rPr>
          <w:t>0461</w:t>
        </w:r>
        <w:r w:rsidRPr="000666AB">
          <w:rPr>
            <w:rFonts w:hint="eastAsia"/>
          </w:rPr>
          <w:t>《誰是師子身中蟲？》</w:t>
        </w:r>
        <w:r>
          <w:rPr>
            <w:rFonts w:hint="eastAsia"/>
          </w:rPr>
          <w:t>序頁</w:t>
        </w:r>
        <w:r>
          <w:rPr>
            <w:rFonts w:hint="eastAsia"/>
          </w:rPr>
          <w:t>10(</w:t>
        </w:r>
        <w:r>
          <w:rPr>
            <w:rFonts w:hint="eastAsia"/>
          </w:rPr>
          <w:t>原書</w:t>
        </w:r>
        <w:r>
          <w:rPr>
            <w:rFonts w:hint="eastAsia"/>
          </w:rPr>
          <w:t>)</w:t>
        </w:r>
      </w:ins>
    </w:p>
  </w:footnote>
  <w:footnote w:id="301">
    <w:p w14:paraId="158757DD" w14:textId="77777777" w:rsidR="00540BBB" w:rsidRDefault="00540BBB" w:rsidP="00E764CD">
      <w:pPr>
        <w:pStyle w:val="af3"/>
        <w:ind w:leftChars="75" w:left="180"/>
        <w:rPr>
          <w:ins w:id="1719" w:author="淑真 張" w:date="2025-11-27T19:25:00Z"/>
        </w:rPr>
      </w:pPr>
      <w:ins w:id="1720" w:author="淑真 張" w:date="2025-11-27T19:25:00Z">
        <w:r>
          <w:rPr>
            <w:rStyle w:val="af2"/>
          </w:rPr>
          <w:footnoteRef/>
        </w:r>
        <w:r>
          <w:t xml:space="preserve"> </w:t>
        </w:r>
        <w:r w:rsidRPr="006141C5">
          <w:rPr>
            <w:rFonts w:hint="eastAsia"/>
          </w:rPr>
          <w:t>0461</w:t>
        </w:r>
        <w:r w:rsidRPr="006141C5">
          <w:rPr>
            <w:rFonts w:hint="eastAsia"/>
          </w:rPr>
          <w:t>《誰是師子身中蟲？》序頁</w:t>
        </w:r>
        <w:r>
          <w:rPr>
            <w:rFonts w:hint="eastAsia"/>
          </w:rPr>
          <w:t>2</w:t>
        </w:r>
        <w:r w:rsidRPr="006141C5">
          <w:rPr>
            <w:rFonts w:hint="eastAsia"/>
          </w:rPr>
          <w:t>(</w:t>
        </w:r>
        <w:r w:rsidRPr="006141C5">
          <w:rPr>
            <w:rFonts w:hint="eastAsia"/>
          </w:rPr>
          <w:t>原書</w:t>
        </w:r>
        <w:r w:rsidRPr="006141C5">
          <w:rPr>
            <w:rFonts w:hint="eastAsia"/>
          </w:rPr>
          <w:t>)</w:t>
        </w:r>
      </w:ins>
    </w:p>
  </w:footnote>
  <w:footnote w:id="302">
    <w:p w14:paraId="04428830" w14:textId="77777777" w:rsidR="00540BBB" w:rsidRDefault="00540BBB" w:rsidP="00E764CD">
      <w:pPr>
        <w:pStyle w:val="af3"/>
        <w:ind w:leftChars="75" w:left="180"/>
        <w:rPr>
          <w:ins w:id="1721" w:author="淑真 張" w:date="2025-11-27T19:25:00Z"/>
        </w:rPr>
      </w:pPr>
      <w:ins w:id="1722" w:author="淑真 張" w:date="2025-11-27T19:25:00Z">
        <w:r>
          <w:rPr>
            <w:rStyle w:val="af2"/>
          </w:rPr>
          <w:footnoteRef/>
        </w:r>
        <w:r>
          <w:t xml:space="preserve"> </w:t>
        </w:r>
        <w:r>
          <w:rPr>
            <w:rFonts w:hint="eastAsia"/>
          </w:rPr>
          <w:t>0461</w:t>
        </w:r>
        <w:r w:rsidRPr="00A1775A">
          <w:rPr>
            <w:rFonts w:hint="eastAsia"/>
          </w:rPr>
          <w:t>《誰是師子身中蟲？》</w:t>
        </w:r>
        <w:r>
          <w:rPr>
            <w:rFonts w:hint="eastAsia"/>
          </w:rPr>
          <w:t>序頁</w:t>
        </w:r>
        <w:r>
          <w:rPr>
            <w:rFonts w:hint="eastAsia"/>
          </w:rPr>
          <w:t>9</w:t>
        </w:r>
        <w:r w:rsidRPr="00A1775A">
          <w:rPr>
            <w:rFonts w:hint="eastAsia"/>
          </w:rPr>
          <w:t>(</w:t>
        </w:r>
        <w:r w:rsidRPr="00A1775A">
          <w:rPr>
            <w:rFonts w:hint="eastAsia"/>
          </w:rPr>
          <w:t>原書</w:t>
        </w:r>
        <w:r w:rsidRPr="00A1775A">
          <w:rPr>
            <w:rFonts w:hint="eastAsia"/>
          </w:rPr>
          <w:t>)</w:t>
        </w:r>
      </w:ins>
    </w:p>
  </w:footnote>
  <w:footnote w:id="303">
    <w:p w14:paraId="50455D9F" w14:textId="77777777" w:rsidR="00540BBB" w:rsidRDefault="00540BBB" w:rsidP="00E764CD">
      <w:pPr>
        <w:pStyle w:val="af6"/>
        <w:ind w:leftChars="75" w:left="180"/>
        <w:rPr>
          <w:ins w:id="1723" w:author="淑真 張" w:date="2025-11-27T19:25:00Z"/>
        </w:rPr>
      </w:pPr>
      <w:ins w:id="1724" w:author="淑真 張" w:date="2025-11-27T19:25:00Z">
        <w:r>
          <w:rPr>
            <w:rStyle w:val="af2"/>
          </w:rPr>
          <w:footnoteRef/>
        </w:r>
        <w:r>
          <w:t xml:space="preserve"> </w:t>
        </w:r>
        <w:r w:rsidRPr="00367F13">
          <w:rPr>
            <w:rFonts w:hint="eastAsia"/>
            <w:sz w:val="20"/>
            <w:szCs w:val="25"/>
          </w:rPr>
          <w:t>2025/01/04</w:t>
        </w:r>
        <w:r w:rsidRPr="00367F13">
          <w:rPr>
            <w:rFonts w:hint="eastAsia"/>
            <w:sz w:val="20"/>
            <w:szCs w:val="25"/>
          </w:rPr>
          <w:t>《成唯識論》卷</w:t>
        </w:r>
        <w:r w:rsidRPr="00367F13">
          <w:rPr>
            <w:rFonts w:hint="eastAsia"/>
            <w:sz w:val="20"/>
            <w:szCs w:val="25"/>
          </w:rPr>
          <w:t>4</w:t>
        </w:r>
        <w:r w:rsidRPr="00367F13">
          <w:rPr>
            <w:rFonts w:hint="eastAsia"/>
            <w:sz w:val="20"/>
            <w:szCs w:val="25"/>
          </w:rPr>
          <w:t>開示</w:t>
        </w:r>
        <w:r w:rsidRPr="00367F13">
          <w:rPr>
            <w:rFonts w:hint="eastAsia"/>
            <w:sz w:val="20"/>
            <w:szCs w:val="25"/>
          </w:rPr>
          <w:t>(14</w:t>
        </w:r>
        <w:r w:rsidRPr="00367F13">
          <w:rPr>
            <w:rFonts w:hint="eastAsia"/>
            <w:sz w:val="20"/>
            <w:szCs w:val="25"/>
          </w:rPr>
          <w:t>期</w:t>
        </w:r>
        <w:r w:rsidRPr="00367F13">
          <w:rPr>
            <w:rFonts w:hint="eastAsia"/>
            <w:sz w:val="20"/>
            <w:szCs w:val="25"/>
          </w:rPr>
          <w:t>B01)</w:t>
        </w:r>
      </w:ins>
    </w:p>
    <w:p w14:paraId="102577F4" w14:textId="77777777" w:rsidR="00540BBB" w:rsidRDefault="00540BBB" w:rsidP="00E764CD">
      <w:pPr>
        <w:pStyle w:val="af3"/>
        <w:ind w:leftChars="75" w:left="180"/>
        <w:rPr>
          <w:ins w:id="1725" w:author="淑真 張" w:date="2025-11-27T19:25:00Z"/>
        </w:rPr>
      </w:pPr>
    </w:p>
  </w:footnote>
  <w:footnote w:id="304">
    <w:p w14:paraId="66967EE6" w14:textId="77777777" w:rsidR="00540BBB" w:rsidRPr="00323726" w:rsidRDefault="00540BBB" w:rsidP="00BA68EE">
      <w:pPr>
        <w:pStyle w:val="af3"/>
        <w:rPr>
          <w:ins w:id="1728" w:author="韓劍華" w:date="2025-12-26T19:12:00Z"/>
          <w:szCs w:val="20"/>
        </w:rPr>
      </w:pPr>
      <w:ins w:id="1729" w:author="韓劍華" w:date="2025-12-26T19:12:00Z">
        <w:r>
          <w:rPr>
            <w:rStyle w:val="af2"/>
          </w:rPr>
          <w:footnoteRef/>
        </w:r>
        <w:r w:rsidRPr="00323726">
          <w:rPr>
            <w:szCs w:val="20"/>
          </w:rPr>
          <w:t xml:space="preserve"> </w:t>
        </w:r>
        <w:r w:rsidRPr="005A01F7">
          <w:rPr>
            <w:rFonts w:ascii="微軟正黑體" w:eastAsia="微軟正黑體" w:hAnsi="微軟正黑體"/>
            <w:szCs w:val="20"/>
          </w:rPr>
          <w:t>0480正覺電子報第198期頁63-76〈千里萬里築夢來—平實導師無統無獨，兩者皆煩惱故〉(14期A09)</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72D54"/>
    <w:multiLevelType w:val="hybridMultilevel"/>
    <w:tmpl w:val="339EA884"/>
    <w:lvl w:ilvl="0" w:tplc="836899E6">
      <w:start w:val="1"/>
      <w:numFmt w:val="decimal"/>
      <w:lvlText w:val="%1."/>
      <w:lvlJc w:val="left"/>
      <w:pPr>
        <w:ind w:left="720" w:hanging="360"/>
      </w:pPr>
    </w:lvl>
    <w:lvl w:ilvl="1" w:tplc="7E8431EE">
      <w:start w:val="1"/>
      <w:numFmt w:val="decimal"/>
      <w:lvlText w:val="%2."/>
      <w:lvlJc w:val="left"/>
      <w:pPr>
        <w:ind w:left="720" w:hanging="360"/>
      </w:pPr>
    </w:lvl>
    <w:lvl w:ilvl="2" w:tplc="C5BAF6EA">
      <w:start w:val="1"/>
      <w:numFmt w:val="decimal"/>
      <w:lvlText w:val="%3."/>
      <w:lvlJc w:val="left"/>
      <w:pPr>
        <w:ind w:left="720" w:hanging="360"/>
      </w:pPr>
    </w:lvl>
    <w:lvl w:ilvl="3" w:tplc="2F845820">
      <w:start w:val="1"/>
      <w:numFmt w:val="decimal"/>
      <w:lvlText w:val="%4."/>
      <w:lvlJc w:val="left"/>
      <w:pPr>
        <w:ind w:left="720" w:hanging="360"/>
      </w:pPr>
    </w:lvl>
    <w:lvl w:ilvl="4" w:tplc="227C76F8">
      <w:start w:val="1"/>
      <w:numFmt w:val="decimal"/>
      <w:lvlText w:val="%5."/>
      <w:lvlJc w:val="left"/>
      <w:pPr>
        <w:ind w:left="720" w:hanging="360"/>
      </w:pPr>
    </w:lvl>
    <w:lvl w:ilvl="5" w:tplc="6E808E8E">
      <w:start w:val="1"/>
      <w:numFmt w:val="decimal"/>
      <w:lvlText w:val="%6."/>
      <w:lvlJc w:val="left"/>
      <w:pPr>
        <w:ind w:left="720" w:hanging="360"/>
      </w:pPr>
    </w:lvl>
    <w:lvl w:ilvl="6" w:tplc="4C76B7F4">
      <w:start w:val="1"/>
      <w:numFmt w:val="decimal"/>
      <w:lvlText w:val="%7."/>
      <w:lvlJc w:val="left"/>
      <w:pPr>
        <w:ind w:left="720" w:hanging="360"/>
      </w:pPr>
    </w:lvl>
    <w:lvl w:ilvl="7" w:tplc="B06E1A56">
      <w:start w:val="1"/>
      <w:numFmt w:val="decimal"/>
      <w:lvlText w:val="%8."/>
      <w:lvlJc w:val="left"/>
      <w:pPr>
        <w:ind w:left="720" w:hanging="360"/>
      </w:pPr>
    </w:lvl>
    <w:lvl w:ilvl="8" w:tplc="BBB6E42E">
      <w:start w:val="1"/>
      <w:numFmt w:val="decimal"/>
      <w:lvlText w:val="%9."/>
      <w:lvlJc w:val="left"/>
      <w:pPr>
        <w:ind w:left="720" w:hanging="360"/>
      </w:pPr>
    </w:lvl>
  </w:abstractNum>
  <w:abstractNum w:abstractNumId="1" w15:restartNumberingAfterBreak="0">
    <w:nsid w:val="1D76770D"/>
    <w:multiLevelType w:val="hybridMultilevel"/>
    <w:tmpl w:val="07AEDDCC"/>
    <w:lvl w:ilvl="0" w:tplc="7AA80C02">
      <w:start w:val="1"/>
      <w:numFmt w:val="decimal"/>
      <w:lvlText w:val="%1."/>
      <w:lvlJc w:val="left"/>
      <w:pPr>
        <w:ind w:left="1020" w:hanging="360"/>
      </w:pPr>
    </w:lvl>
    <w:lvl w:ilvl="1" w:tplc="1A44E8BE">
      <w:start w:val="1"/>
      <w:numFmt w:val="decimal"/>
      <w:lvlText w:val="%2."/>
      <w:lvlJc w:val="left"/>
      <w:pPr>
        <w:ind w:left="1020" w:hanging="360"/>
      </w:pPr>
    </w:lvl>
    <w:lvl w:ilvl="2" w:tplc="6ABACFD0">
      <w:start w:val="1"/>
      <w:numFmt w:val="decimal"/>
      <w:lvlText w:val="%3."/>
      <w:lvlJc w:val="left"/>
      <w:pPr>
        <w:ind w:left="1020" w:hanging="360"/>
      </w:pPr>
    </w:lvl>
    <w:lvl w:ilvl="3" w:tplc="EE967A08">
      <w:start w:val="1"/>
      <w:numFmt w:val="decimal"/>
      <w:lvlText w:val="%4."/>
      <w:lvlJc w:val="left"/>
      <w:pPr>
        <w:ind w:left="1020" w:hanging="360"/>
      </w:pPr>
    </w:lvl>
    <w:lvl w:ilvl="4" w:tplc="ED3CA188">
      <w:start w:val="1"/>
      <w:numFmt w:val="decimal"/>
      <w:lvlText w:val="%5."/>
      <w:lvlJc w:val="left"/>
      <w:pPr>
        <w:ind w:left="1020" w:hanging="360"/>
      </w:pPr>
    </w:lvl>
    <w:lvl w:ilvl="5" w:tplc="63EA6406">
      <w:start w:val="1"/>
      <w:numFmt w:val="decimal"/>
      <w:lvlText w:val="%6."/>
      <w:lvlJc w:val="left"/>
      <w:pPr>
        <w:ind w:left="1020" w:hanging="360"/>
      </w:pPr>
    </w:lvl>
    <w:lvl w:ilvl="6" w:tplc="CFAC9620">
      <w:start w:val="1"/>
      <w:numFmt w:val="decimal"/>
      <w:lvlText w:val="%7."/>
      <w:lvlJc w:val="left"/>
      <w:pPr>
        <w:ind w:left="1020" w:hanging="360"/>
      </w:pPr>
    </w:lvl>
    <w:lvl w:ilvl="7" w:tplc="D832B70C">
      <w:start w:val="1"/>
      <w:numFmt w:val="decimal"/>
      <w:lvlText w:val="%8."/>
      <w:lvlJc w:val="left"/>
      <w:pPr>
        <w:ind w:left="1020" w:hanging="360"/>
      </w:pPr>
    </w:lvl>
    <w:lvl w:ilvl="8" w:tplc="E2B60014">
      <w:start w:val="1"/>
      <w:numFmt w:val="decimal"/>
      <w:lvlText w:val="%9."/>
      <w:lvlJc w:val="left"/>
      <w:pPr>
        <w:ind w:left="1020" w:hanging="360"/>
      </w:pPr>
    </w:lvl>
  </w:abstractNum>
  <w:abstractNum w:abstractNumId="2" w15:restartNumberingAfterBreak="0">
    <w:nsid w:val="2C434647"/>
    <w:multiLevelType w:val="hybridMultilevel"/>
    <w:tmpl w:val="B826FC70"/>
    <w:lvl w:ilvl="0" w:tplc="EA0C5790">
      <w:start w:val="1"/>
      <w:numFmt w:val="decimal"/>
      <w:lvlText w:val="%1."/>
      <w:lvlJc w:val="left"/>
      <w:pPr>
        <w:ind w:left="720" w:hanging="360"/>
      </w:pPr>
    </w:lvl>
    <w:lvl w:ilvl="1" w:tplc="869EC780">
      <w:start w:val="1"/>
      <w:numFmt w:val="decimal"/>
      <w:lvlText w:val="%2."/>
      <w:lvlJc w:val="left"/>
      <w:pPr>
        <w:ind w:left="720" w:hanging="360"/>
      </w:pPr>
    </w:lvl>
    <w:lvl w:ilvl="2" w:tplc="2F8EDFB0">
      <w:start w:val="1"/>
      <w:numFmt w:val="decimal"/>
      <w:lvlText w:val="%3."/>
      <w:lvlJc w:val="left"/>
      <w:pPr>
        <w:ind w:left="720" w:hanging="360"/>
      </w:pPr>
    </w:lvl>
    <w:lvl w:ilvl="3" w:tplc="E48C8D18">
      <w:start w:val="1"/>
      <w:numFmt w:val="decimal"/>
      <w:lvlText w:val="%4."/>
      <w:lvlJc w:val="left"/>
      <w:pPr>
        <w:ind w:left="720" w:hanging="360"/>
      </w:pPr>
    </w:lvl>
    <w:lvl w:ilvl="4" w:tplc="58D44562">
      <w:start w:val="1"/>
      <w:numFmt w:val="decimal"/>
      <w:lvlText w:val="%5."/>
      <w:lvlJc w:val="left"/>
      <w:pPr>
        <w:ind w:left="720" w:hanging="360"/>
      </w:pPr>
    </w:lvl>
    <w:lvl w:ilvl="5" w:tplc="503696C4">
      <w:start w:val="1"/>
      <w:numFmt w:val="decimal"/>
      <w:lvlText w:val="%6."/>
      <w:lvlJc w:val="left"/>
      <w:pPr>
        <w:ind w:left="720" w:hanging="360"/>
      </w:pPr>
    </w:lvl>
    <w:lvl w:ilvl="6" w:tplc="416C4DB6">
      <w:start w:val="1"/>
      <w:numFmt w:val="decimal"/>
      <w:lvlText w:val="%7."/>
      <w:lvlJc w:val="left"/>
      <w:pPr>
        <w:ind w:left="720" w:hanging="360"/>
      </w:pPr>
    </w:lvl>
    <w:lvl w:ilvl="7" w:tplc="CAE4421A">
      <w:start w:val="1"/>
      <w:numFmt w:val="decimal"/>
      <w:lvlText w:val="%8."/>
      <w:lvlJc w:val="left"/>
      <w:pPr>
        <w:ind w:left="720" w:hanging="360"/>
      </w:pPr>
    </w:lvl>
    <w:lvl w:ilvl="8" w:tplc="614AEC58">
      <w:start w:val="1"/>
      <w:numFmt w:val="decimal"/>
      <w:lvlText w:val="%9."/>
      <w:lvlJc w:val="left"/>
      <w:pPr>
        <w:ind w:left="720" w:hanging="360"/>
      </w:pPr>
    </w:lvl>
  </w:abstractNum>
  <w:abstractNum w:abstractNumId="3" w15:restartNumberingAfterBreak="0">
    <w:nsid w:val="4D0B570A"/>
    <w:multiLevelType w:val="hybridMultilevel"/>
    <w:tmpl w:val="D292A0BC"/>
    <w:lvl w:ilvl="0" w:tplc="BE8C9960">
      <w:start w:val="1"/>
      <w:numFmt w:val="decimal"/>
      <w:lvlText w:val="%1."/>
      <w:lvlJc w:val="left"/>
      <w:pPr>
        <w:ind w:left="720" w:hanging="360"/>
      </w:pPr>
    </w:lvl>
    <w:lvl w:ilvl="1" w:tplc="6486BD4A">
      <w:start w:val="1"/>
      <w:numFmt w:val="decimal"/>
      <w:lvlText w:val="%2."/>
      <w:lvlJc w:val="left"/>
      <w:pPr>
        <w:ind w:left="720" w:hanging="360"/>
      </w:pPr>
    </w:lvl>
    <w:lvl w:ilvl="2" w:tplc="6B24CDD8">
      <w:start w:val="1"/>
      <w:numFmt w:val="decimal"/>
      <w:lvlText w:val="%3."/>
      <w:lvlJc w:val="left"/>
      <w:pPr>
        <w:ind w:left="720" w:hanging="360"/>
      </w:pPr>
    </w:lvl>
    <w:lvl w:ilvl="3" w:tplc="56D491CC">
      <w:start w:val="1"/>
      <w:numFmt w:val="decimal"/>
      <w:lvlText w:val="%4."/>
      <w:lvlJc w:val="left"/>
      <w:pPr>
        <w:ind w:left="720" w:hanging="360"/>
      </w:pPr>
    </w:lvl>
    <w:lvl w:ilvl="4" w:tplc="BED8D898">
      <w:start w:val="1"/>
      <w:numFmt w:val="decimal"/>
      <w:lvlText w:val="%5."/>
      <w:lvlJc w:val="left"/>
      <w:pPr>
        <w:ind w:left="720" w:hanging="360"/>
      </w:pPr>
    </w:lvl>
    <w:lvl w:ilvl="5" w:tplc="E57205BC">
      <w:start w:val="1"/>
      <w:numFmt w:val="decimal"/>
      <w:lvlText w:val="%6."/>
      <w:lvlJc w:val="left"/>
      <w:pPr>
        <w:ind w:left="720" w:hanging="360"/>
      </w:pPr>
    </w:lvl>
    <w:lvl w:ilvl="6" w:tplc="5CF0FCC6">
      <w:start w:val="1"/>
      <w:numFmt w:val="decimal"/>
      <w:lvlText w:val="%7."/>
      <w:lvlJc w:val="left"/>
      <w:pPr>
        <w:ind w:left="720" w:hanging="360"/>
      </w:pPr>
    </w:lvl>
    <w:lvl w:ilvl="7" w:tplc="F4E0B5E2">
      <w:start w:val="1"/>
      <w:numFmt w:val="decimal"/>
      <w:lvlText w:val="%8."/>
      <w:lvlJc w:val="left"/>
      <w:pPr>
        <w:ind w:left="720" w:hanging="360"/>
      </w:pPr>
    </w:lvl>
    <w:lvl w:ilvl="8" w:tplc="2C4477EA">
      <w:start w:val="1"/>
      <w:numFmt w:val="decimal"/>
      <w:lvlText w:val="%9."/>
      <w:lvlJc w:val="left"/>
      <w:pPr>
        <w:ind w:left="720" w:hanging="360"/>
      </w:pPr>
    </w:lvl>
  </w:abstractNum>
  <w:abstractNum w:abstractNumId="4" w15:restartNumberingAfterBreak="0">
    <w:nsid w:val="543C4011"/>
    <w:multiLevelType w:val="hybridMultilevel"/>
    <w:tmpl w:val="1BF85906"/>
    <w:lvl w:ilvl="0" w:tplc="CEF8AB48">
      <w:start w:val="1"/>
      <w:numFmt w:val="decimal"/>
      <w:lvlText w:val="%1."/>
      <w:lvlJc w:val="left"/>
      <w:pPr>
        <w:ind w:left="720" w:hanging="360"/>
      </w:pPr>
    </w:lvl>
    <w:lvl w:ilvl="1" w:tplc="8FE02118">
      <w:start w:val="1"/>
      <w:numFmt w:val="decimal"/>
      <w:lvlText w:val="%2."/>
      <w:lvlJc w:val="left"/>
      <w:pPr>
        <w:ind w:left="720" w:hanging="360"/>
      </w:pPr>
    </w:lvl>
    <w:lvl w:ilvl="2" w:tplc="EEDE5A4E">
      <w:start w:val="1"/>
      <w:numFmt w:val="decimal"/>
      <w:lvlText w:val="%3."/>
      <w:lvlJc w:val="left"/>
      <w:pPr>
        <w:ind w:left="720" w:hanging="360"/>
      </w:pPr>
    </w:lvl>
    <w:lvl w:ilvl="3" w:tplc="C2802ADE">
      <w:start w:val="1"/>
      <w:numFmt w:val="decimal"/>
      <w:lvlText w:val="%4."/>
      <w:lvlJc w:val="left"/>
      <w:pPr>
        <w:ind w:left="720" w:hanging="360"/>
      </w:pPr>
    </w:lvl>
    <w:lvl w:ilvl="4" w:tplc="00E81080">
      <w:start w:val="1"/>
      <w:numFmt w:val="decimal"/>
      <w:lvlText w:val="%5."/>
      <w:lvlJc w:val="left"/>
      <w:pPr>
        <w:ind w:left="720" w:hanging="360"/>
      </w:pPr>
    </w:lvl>
    <w:lvl w:ilvl="5" w:tplc="83C8F8AE">
      <w:start w:val="1"/>
      <w:numFmt w:val="decimal"/>
      <w:lvlText w:val="%6."/>
      <w:lvlJc w:val="left"/>
      <w:pPr>
        <w:ind w:left="720" w:hanging="360"/>
      </w:pPr>
    </w:lvl>
    <w:lvl w:ilvl="6" w:tplc="EB5E2A60">
      <w:start w:val="1"/>
      <w:numFmt w:val="decimal"/>
      <w:lvlText w:val="%7."/>
      <w:lvlJc w:val="left"/>
      <w:pPr>
        <w:ind w:left="720" w:hanging="360"/>
      </w:pPr>
    </w:lvl>
    <w:lvl w:ilvl="7" w:tplc="F32C6F12">
      <w:start w:val="1"/>
      <w:numFmt w:val="decimal"/>
      <w:lvlText w:val="%8."/>
      <w:lvlJc w:val="left"/>
      <w:pPr>
        <w:ind w:left="720" w:hanging="360"/>
      </w:pPr>
    </w:lvl>
    <w:lvl w:ilvl="8" w:tplc="963E59A0">
      <w:start w:val="1"/>
      <w:numFmt w:val="decimal"/>
      <w:lvlText w:val="%9."/>
      <w:lvlJc w:val="left"/>
      <w:pPr>
        <w:ind w:left="720" w:hanging="360"/>
      </w:pPr>
    </w:lvl>
  </w:abstractNum>
  <w:abstractNum w:abstractNumId="5" w15:restartNumberingAfterBreak="0">
    <w:nsid w:val="58B85C02"/>
    <w:multiLevelType w:val="hybridMultilevel"/>
    <w:tmpl w:val="055AC9F6"/>
    <w:lvl w:ilvl="0" w:tplc="8A5C8252">
      <w:start w:val="1"/>
      <w:numFmt w:val="decimal"/>
      <w:lvlText w:val="%1."/>
      <w:lvlJc w:val="left"/>
      <w:pPr>
        <w:ind w:left="1020" w:hanging="360"/>
      </w:pPr>
    </w:lvl>
    <w:lvl w:ilvl="1" w:tplc="2A50AED6">
      <w:start w:val="1"/>
      <w:numFmt w:val="decimal"/>
      <w:lvlText w:val="%2."/>
      <w:lvlJc w:val="left"/>
      <w:pPr>
        <w:ind w:left="1020" w:hanging="360"/>
      </w:pPr>
    </w:lvl>
    <w:lvl w:ilvl="2" w:tplc="F9F48A42">
      <w:start w:val="1"/>
      <w:numFmt w:val="decimal"/>
      <w:lvlText w:val="%3."/>
      <w:lvlJc w:val="left"/>
      <w:pPr>
        <w:ind w:left="1020" w:hanging="360"/>
      </w:pPr>
    </w:lvl>
    <w:lvl w:ilvl="3" w:tplc="7A36FCBA">
      <w:start w:val="1"/>
      <w:numFmt w:val="decimal"/>
      <w:lvlText w:val="%4."/>
      <w:lvlJc w:val="left"/>
      <w:pPr>
        <w:ind w:left="1020" w:hanging="360"/>
      </w:pPr>
    </w:lvl>
    <w:lvl w:ilvl="4" w:tplc="0F5C9C6A">
      <w:start w:val="1"/>
      <w:numFmt w:val="decimal"/>
      <w:lvlText w:val="%5."/>
      <w:lvlJc w:val="left"/>
      <w:pPr>
        <w:ind w:left="1020" w:hanging="360"/>
      </w:pPr>
    </w:lvl>
    <w:lvl w:ilvl="5" w:tplc="2066598A">
      <w:start w:val="1"/>
      <w:numFmt w:val="decimal"/>
      <w:lvlText w:val="%6."/>
      <w:lvlJc w:val="left"/>
      <w:pPr>
        <w:ind w:left="1020" w:hanging="360"/>
      </w:pPr>
    </w:lvl>
    <w:lvl w:ilvl="6" w:tplc="95B6E3C0">
      <w:start w:val="1"/>
      <w:numFmt w:val="decimal"/>
      <w:lvlText w:val="%7."/>
      <w:lvlJc w:val="left"/>
      <w:pPr>
        <w:ind w:left="1020" w:hanging="360"/>
      </w:pPr>
    </w:lvl>
    <w:lvl w:ilvl="7" w:tplc="FC840ECA">
      <w:start w:val="1"/>
      <w:numFmt w:val="decimal"/>
      <w:lvlText w:val="%8."/>
      <w:lvlJc w:val="left"/>
      <w:pPr>
        <w:ind w:left="1020" w:hanging="360"/>
      </w:pPr>
    </w:lvl>
    <w:lvl w:ilvl="8" w:tplc="DD5A5B62">
      <w:start w:val="1"/>
      <w:numFmt w:val="decimal"/>
      <w:lvlText w:val="%9."/>
      <w:lvlJc w:val="left"/>
      <w:pPr>
        <w:ind w:left="1020" w:hanging="360"/>
      </w:pPr>
    </w:lvl>
  </w:abstractNum>
  <w:abstractNum w:abstractNumId="6" w15:restartNumberingAfterBreak="0">
    <w:nsid w:val="5AD9773B"/>
    <w:multiLevelType w:val="hybridMultilevel"/>
    <w:tmpl w:val="CB7CF0FA"/>
    <w:lvl w:ilvl="0" w:tplc="6928A37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5F6D2741"/>
    <w:multiLevelType w:val="hybridMultilevel"/>
    <w:tmpl w:val="6ACC778C"/>
    <w:lvl w:ilvl="0" w:tplc="A33CE14E">
      <w:start w:val="1"/>
      <w:numFmt w:val="decimal"/>
      <w:lvlText w:val="%1."/>
      <w:lvlJc w:val="left"/>
      <w:pPr>
        <w:ind w:left="720" w:hanging="360"/>
      </w:pPr>
    </w:lvl>
    <w:lvl w:ilvl="1" w:tplc="2C2CDB7C">
      <w:start w:val="1"/>
      <w:numFmt w:val="decimal"/>
      <w:lvlText w:val="%2."/>
      <w:lvlJc w:val="left"/>
      <w:pPr>
        <w:ind w:left="720" w:hanging="360"/>
      </w:pPr>
    </w:lvl>
    <w:lvl w:ilvl="2" w:tplc="E83252A2">
      <w:start w:val="1"/>
      <w:numFmt w:val="decimal"/>
      <w:lvlText w:val="%3."/>
      <w:lvlJc w:val="left"/>
      <w:pPr>
        <w:ind w:left="720" w:hanging="360"/>
      </w:pPr>
    </w:lvl>
    <w:lvl w:ilvl="3" w:tplc="8062D466">
      <w:start w:val="1"/>
      <w:numFmt w:val="decimal"/>
      <w:lvlText w:val="%4."/>
      <w:lvlJc w:val="left"/>
      <w:pPr>
        <w:ind w:left="720" w:hanging="360"/>
      </w:pPr>
    </w:lvl>
    <w:lvl w:ilvl="4" w:tplc="C2E8F4F4">
      <w:start w:val="1"/>
      <w:numFmt w:val="decimal"/>
      <w:lvlText w:val="%5."/>
      <w:lvlJc w:val="left"/>
      <w:pPr>
        <w:ind w:left="720" w:hanging="360"/>
      </w:pPr>
    </w:lvl>
    <w:lvl w:ilvl="5" w:tplc="F8905C96">
      <w:start w:val="1"/>
      <w:numFmt w:val="decimal"/>
      <w:lvlText w:val="%6."/>
      <w:lvlJc w:val="left"/>
      <w:pPr>
        <w:ind w:left="720" w:hanging="360"/>
      </w:pPr>
    </w:lvl>
    <w:lvl w:ilvl="6" w:tplc="5F7A274E">
      <w:start w:val="1"/>
      <w:numFmt w:val="decimal"/>
      <w:lvlText w:val="%7."/>
      <w:lvlJc w:val="left"/>
      <w:pPr>
        <w:ind w:left="720" w:hanging="360"/>
      </w:pPr>
    </w:lvl>
    <w:lvl w:ilvl="7" w:tplc="38EC386C">
      <w:start w:val="1"/>
      <w:numFmt w:val="decimal"/>
      <w:lvlText w:val="%8."/>
      <w:lvlJc w:val="left"/>
      <w:pPr>
        <w:ind w:left="720" w:hanging="360"/>
      </w:pPr>
    </w:lvl>
    <w:lvl w:ilvl="8" w:tplc="E098BE2C">
      <w:start w:val="1"/>
      <w:numFmt w:val="decimal"/>
      <w:lvlText w:val="%9."/>
      <w:lvlJc w:val="left"/>
      <w:pPr>
        <w:ind w:left="720" w:hanging="360"/>
      </w:pPr>
    </w:lvl>
  </w:abstractNum>
  <w:abstractNum w:abstractNumId="8" w15:restartNumberingAfterBreak="0">
    <w:nsid w:val="600B508D"/>
    <w:multiLevelType w:val="hybridMultilevel"/>
    <w:tmpl w:val="FA50585C"/>
    <w:lvl w:ilvl="0" w:tplc="31E69B52">
      <w:start w:val="1"/>
      <w:numFmt w:val="decimal"/>
      <w:lvlText w:val="%1."/>
      <w:lvlJc w:val="left"/>
      <w:pPr>
        <w:ind w:left="720" w:hanging="360"/>
      </w:pPr>
    </w:lvl>
    <w:lvl w:ilvl="1" w:tplc="1AEAFD78">
      <w:start w:val="1"/>
      <w:numFmt w:val="decimal"/>
      <w:lvlText w:val="%2."/>
      <w:lvlJc w:val="left"/>
      <w:pPr>
        <w:ind w:left="720" w:hanging="360"/>
      </w:pPr>
    </w:lvl>
    <w:lvl w:ilvl="2" w:tplc="AD923AEC">
      <w:start w:val="1"/>
      <w:numFmt w:val="decimal"/>
      <w:lvlText w:val="%3."/>
      <w:lvlJc w:val="left"/>
      <w:pPr>
        <w:ind w:left="720" w:hanging="360"/>
      </w:pPr>
    </w:lvl>
    <w:lvl w:ilvl="3" w:tplc="C9CE7FB2">
      <w:start w:val="1"/>
      <w:numFmt w:val="decimal"/>
      <w:lvlText w:val="%4."/>
      <w:lvlJc w:val="left"/>
      <w:pPr>
        <w:ind w:left="720" w:hanging="360"/>
      </w:pPr>
    </w:lvl>
    <w:lvl w:ilvl="4" w:tplc="63122698">
      <w:start w:val="1"/>
      <w:numFmt w:val="decimal"/>
      <w:lvlText w:val="%5."/>
      <w:lvlJc w:val="left"/>
      <w:pPr>
        <w:ind w:left="720" w:hanging="360"/>
      </w:pPr>
    </w:lvl>
    <w:lvl w:ilvl="5" w:tplc="F7C8531A">
      <w:start w:val="1"/>
      <w:numFmt w:val="decimal"/>
      <w:lvlText w:val="%6."/>
      <w:lvlJc w:val="left"/>
      <w:pPr>
        <w:ind w:left="720" w:hanging="360"/>
      </w:pPr>
    </w:lvl>
    <w:lvl w:ilvl="6" w:tplc="6746424A">
      <w:start w:val="1"/>
      <w:numFmt w:val="decimal"/>
      <w:lvlText w:val="%7."/>
      <w:lvlJc w:val="left"/>
      <w:pPr>
        <w:ind w:left="720" w:hanging="360"/>
      </w:pPr>
    </w:lvl>
    <w:lvl w:ilvl="7" w:tplc="6602E9C4">
      <w:start w:val="1"/>
      <w:numFmt w:val="decimal"/>
      <w:lvlText w:val="%8."/>
      <w:lvlJc w:val="left"/>
      <w:pPr>
        <w:ind w:left="720" w:hanging="360"/>
      </w:pPr>
    </w:lvl>
    <w:lvl w:ilvl="8" w:tplc="8202149A">
      <w:start w:val="1"/>
      <w:numFmt w:val="decimal"/>
      <w:lvlText w:val="%9."/>
      <w:lvlJc w:val="left"/>
      <w:pPr>
        <w:ind w:left="720" w:hanging="360"/>
      </w:pPr>
    </w:lvl>
  </w:abstractNum>
  <w:abstractNum w:abstractNumId="9" w15:restartNumberingAfterBreak="0">
    <w:nsid w:val="6D552741"/>
    <w:multiLevelType w:val="hybridMultilevel"/>
    <w:tmpl w:val="B792CD34"/>
    <w:lvl w:ilvl="0" w:tplc="FFFFFFFF">
      <w:start w:val="1"/>
      <w:numFmt w:val="decimal"/>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1751806721">
    <w:abstractNumId w:val="9"/>
  </w:num>
  <w:num w:numId="2" w16cid:durableId="1917398085">
    <w:abstractNumId w:val="6"/>
  </w:num>
  <w:num w:numId="3" w16cid:durableId="983198176">
    <w:abstractNumId w:val="1"/>
  </w:num>
  <w:num w:numId="4" w16cid:durableId="608008163">
    <w:abstractNumId w:val="7"/>
  </w:num>
  <w:num w:numId="5" w16cid:durableId="1010108622">
    <w:abstractNumId w:val="2"/>
  </w:num>
  <w:num w:numId="6" w16cid:durableId="904605400">
    <w:abstractNumId w:val="0"/>
  </w:num>
  <w:num w:numId="7" w16cid:durableId="1829009532">
    <w:abstractNumId w:val="3"/>
  </w:num>
  <w:num w:numId="8" w16cid:durableId="1483497452">
    <w:abstractNumId w:val="8"/>
  </w:num>
  <w:num w:numId="9" w16cid:durableId="1566795196">
    <w:abstractNumId w:val="4"/>
  </w:num>
  <w:num w:numId="10" w16cid:durableId="43425269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駱淳渝">
    <w15:presenceInfo w15:providerId="None" w15:userId="駱淳渝"/>
  </w15:person>
  <w15:person w15:author="雅鴦">
    <w15:presenceInfo w15:providerId="None" w15:userId="雅鴦"/>
  </w15:person>
  <w15:person w15:author="韓劍華">
    <w15:presenceInfo w15:providerId="None" w15:userId="韓劍華"/>
  </w15:person>
  <w15:person w15:author="淑真 張">
    <w15:presenceInfo w15:providerId="Windows Live" w15:userId="7267b2016f0b9fe1"/>
  </w15:person>
  <w15:person w15:author="Chun Yu Lou">
    <w15:presenceInfo w15:providerId="Windows Live" w15:userId="754eec97220358d3"/>
  </w15:person>
  <w15:person w15:author="yayang L">
    <w15:presenceInfo w15:providerId="Windows Live" w15:userId="00bf8cd2882ebe68"/>
  </w15:person>
  <w15:person w15:author="王柄富">
    <w15:presenceInfo w15:providerId="Windows Live" w15:userId="ef0df6d59c201c4a"/>
  </w15:person>
  <w15:person w15:author="treeter chang">
    <w15:presenceInfo w15:providerId="Windows Live" w15:userId="e34424dfe2542857"/>
  </w15:person>
  <w15:person w15:author="麗薇">
    <w15:presenceInfo w15:providerId="None" w15:userId="麗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en-US" w:vendorID="64" w:dllVersion="0" w:nlCheck="1" w:checkStyle="0"/>
  <w:activeWritingStyle w:appName="MSWord" w:lang="zh-TW" w:vendorID="64" w:dllVersion="0" w:nlCheck="1" w:checkStyle="1"/>
  <w:trackRevision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A16"/>
    <w:rsid w:val="0000024B"/>
    <w:rsid w:val="00000D5C"/>
    <w:rsid w:val="00002D03"/>
    <w:rsid w:val="000030DB"/>
    <w:rsid w:val="000033AB"/>
    <w:rsid w:val="000035C5"/>
    <w:rsid w:val="00003AC8"/>
    <w:rsid w:val="000045FA"/>
    <w:rsid w:val="00004FD1"/>
    <w:rsid w:val="000071C8"/>
    <w:rsid w:val="0001079E"/>
    <w:rsid w:val="000107EE"/>
    <w:rsid w:val="00010CCA"/>
    <w:rsid w:val="0001152E"/>
    <w:rsid w:val="0001162E"/>
    <w:rsid w:val="0001333C"/>
    <w:rsid w:val="000134F0"/>
    <w:rsid w:val="00013510"/>
    <w:rsid w:val="000142F0"/>
    <w:rsid w:val="00014734"/>
    <w:rsid w:val="000163A4"/>
    <w:rsid w:val="00017BAA"/>
    <w:rsid w:val="00020652"/>
    <w:rsid w:val="000207F1"/>
    <w:rsid w:val="00021314"/>
    <w:rsid w:val="00021BBE"/>
    <w:rsid w:val="00023C0C"/>
    <w:rsid w:val="000254B7"/>
    <w:rsid w:val="000254B9"/>
    <w:rsid w:val="000255A0"/>
    <w:rsid w:val="00025877"/>
    <w:rsid w:val="000275B6"/>
    <w:rsid w:val="000279E3"/>
    <w:rsid w:val="00027CAA"/>
    <w:rsid w:val="00031EDF"/>
    <w:rsid w:val="000324DD"/>
    <w:rsid w:val="000324EC"/>
    <w:rsid w:val="00033019"/>
    <w:rsid w:val="000336F7"/>
    <w:rsid w:val="00033716"/>
    <w:rsid w:val="00033AB4"/>
    <w:rsid w:val="00033C6E"/>
    <w:rsid w:val="000350DF"/>
    <w:rsid w:val="00036990"/>
    <w:rsid w:val="0003793F"/>
    <w:rsid w:val="00037EC1"/>
    <w:rsid w:val="00040855"/>
    <w:rsid w:val="00040B7C"/>
    <w:rsid w:val="000413B2"/>
    <w:rsid w:val="000419B0"/>
    <w:rsid w:val="00041A46"/>
    <w:rsid w:val="000421DC"/>
    <w:rsid w:val="00044540"/>
    <w:rsid w:val="00044FCF"/>
    <w:rsid w:val="0004536A"/>
    <w:rsid w:val="00046F8F"/>
    <w:rsid w:val="000476FD"/>
    <w:rsid w:val="000479CC"/>
    <w:rsid w:val="00050EEA"/>
    <w:rsid w:val="00052B9B"/>
    <w:rsid w:val="000538EE"/>
    <w:rsid w:val="0005557D"/>
    <w:rsid w:val="00055BD6"/>
    <w:rsid w:val="00056134"/>
    <w:rsid w:val="000573D4"/>
    <w:rsid w:val="00060F6A"/>
    <w:rsid w:val="000615CE"/>
    <w:rsid w:val="00061A75"/>
    <w:rsid w:val="000623A1"/>
    <w:rsid w:val="00062C71"/>
    <w:rsid w:val="00063A6C"/>
    <w:rsid w:val="00065968"/>
    <w:rsid w:val="00065EF0"/>
    <w:rsid w:val="0006601E"/>
    <w:rsid w:val="000662CB"/>
    <w:rsid w:val="00066FF6"/>
    <w:rsid w:val="00067316"/>
    <w:rsid w:val="000718BF"/>
    <w:rsid w:val="00072022"/>
    <w:rsid w:val="00072B09"/>
    <w:rsid w:val="00073052"/>
    <w:rsid w:val="00074D29"/>
    <w:rsid w:val="0007509D"/>
    <w:rsid w:val="00075D95"/>
    <w:rsid w:val="00075E81"/>
    <w:rsid w:val="000768D2"/>
    <w:rsid w:val="00076F9F"/>
    <w:rsid w:val="000779D3"/>
    <w:rsid w:val="00080CA8"/>
    <w:rsid w:val="0008243E"/>
    <w:rsid w:val="0008247F"/>
    <w:rsid w:val="00082805"/>
    <w:rsid w:val="0008372A"/>
    <w:rsid w:val="000847CF"/>
    <w:rsid w:val="00084AD5"/>
    <w:rsid w:val="00084BF1"/>
    <w:rsid w:val="0008592E"/>
    <w:rsid w:val="0008599D"/>
    <w:rsid w:val="00086300"/>
    <w:rsid w:val="000877D0"/>
    <w:rsid w:val="000904F4"/>
    <w:rsid w:val="00091794"/>
    <w:rsid w:val="00091DFF"/>
    <w:rsid w:val="00092082"/>
    <w:rsid w:val="000926CE"/>
    <w:rsid w:val="00093309"/>
    <w:rsid w:val="000955C1"/>
    <w:rsid w:val="00095E20"/>
    <w:rsid w:val="0009603E"/>
    <w:rsid w:val="00096D15"/>
    <w:rsid w:val="00096FCE"/>
    <w:rsid w:val="000A31BB"/>
    <w:rsid w:val="000A3EB8"/>
    <w:rsid w:val="000A4E3B"/>
    <w:rsid w:val="000A5D69"/>
    <w:rsid w:val="000A691C"/>
    <w:rsid w:val="000B0219"/>
    <w:rsid w:val="000B11DE"/>
    <w:rsid w:val="000B1620"/>
    <w:rsid w:val="000B4CE3"/>
    <w:rsid w:val="000B5956"/>
    <w:rsid w:val="000B5B9F"/>
    <w:rsid w:val="000B6C2B"/>
    <w:rsid w:val="000B76D9"/>
    <w:rsid w:val="000C0841"/>
    <w:rsid w:val="000C08B0"/>
    <w:rsid w:val="000C0F43"/>
    <w:rsid w:val="000C12DF"/>
    <w:rsid w:val="000C455B"/>
    <w:rsid w:val="000C4AC5"/>
    <w:rsid w:val="000C5244"/>
    <w:rsid w:val="000C589E"/>
    <w:rsid w:val="000C613C"/>
    <w:rsid w:val="000C7705"/>
    <w:rsid w:val="000D02BF"/>
    <w:rsid w:val="000D0D9D"/>
    <w:rsid w:val="000D18E6"/>
    <w:rsid w:val="000D196F"/>
    <w:rsid w:val="000D1A02"/>
    <w:rsid w:val="000D5401"/>
    <w:rsid w:val="000D5625"/>
    <w:rsid w:val="000D612F"/>
    <w:rsid w:val="000D6C33"/>
    <w:rsid w:val="000D6EAF"/>
    <w:rsid w:val="000E070F"/>
    <w:rsid w:val="000E1187"/>
    <w:rsid w:val="000E220C"/>
    <w:rsid w:val="000E2D0D"/>
    <w:rsid w:val="000E3B58"/>
    <w:rsid w:val="000E4164"/>
    <w:rsid w:val="000E692D"/>
    <w:rsid w:val="000E7DE6"/>
    <w:rsid w:val="000F0648"/>
    <w:rsid w:val="000F0C80"/>
    <w:rsid w:val="000F142D"/>
    <w:rsid w:val="000F233F"/>
    <w:rsid w:val="000F3435"/>
    <w:rsid w:val="000F3723"/>
    <w:rsid w:val="000F3A69"/>
    <w:rsid w:val="000F3B62"/>
    <w:rsid w:val="000F45CF"/>
    <w:rsid w:val="000F48C3"/>
    <w:rsid w:val="000F748C"/>
    <w:rsid w:val="000F76FF"/>
    <w:rsid w:val="00100237"/>
    <w:rsid w:val="00100F08"/>
    <w:rsid w:val="00101CC4"/>
    <w:rsid w:val="001024BD"/>
    <w:rsid w:val="00102CF1"/>
    <w:rsid w:val="00103D8F"/>
    <w:rsid w:val="00104C55"/>
    <w:rsid w:val="00105658"/>
    <w:rsid w:val="001058A2"/>
    <w:rsid w:val="0010667A"/>
    <w:rsid w:val="00107D28"/>
    <w:rsid w:val="001103BE"/>
    <w:rsid w:val="00110DC8"/>
    <w:rsid w:val="001118AB"/>
    <w:rsid w:val="0011327A"/>
    <w:rsid w:val="00114D84"/>
    <w:rsid w:val="00115286"/>
    <w:rsid w:val="00115A37"/>
    <w:rsid w:val="00116526"/>
    <w:rsid w:val="00116AA0"/>
    <w:rsid w:val="00116E23"/>
    <w:rsid w:val="00117390"/>
    <w:rsid w:val="00117BA0"/>
    <w:rsid w:val="0012067F"/>
    <w:rsid w:val="0012089B"/>
    <w:rsid w:val="00121F85"/>
    <w:rsid w:val="00122060"/>
    <w:rsid w:val="001220CE"/>
    <w:rsid w:val="00122750"/>
    <w:rsid w:val="001227BE"/>
    <w:rsid w:val="001239D8"/>
    <w:rsid w:val="00123FB5"/>
    <w:rsid w:val="001241B6"/>
    <w:rsid w:val="001259C4"/>
    <w:rsid w:val="0012659F"/>
    <w:rsid w:val="001267CE"/>
    <w:rsid w:val="0013028F"/>
    <w:rsid w:val="00130661"/>
    <w:rsid w:val="0013089F"/>
    <w:rsid w:val="00130A4A"/>
    <w:rsid w:val="00131A48"/>
    <w:rsid w:val="00132192"/>
    <w:rsid w:val="00132FED"/>
    <w:rsid w:val="0013350B"/>
    <w:rsid w:val="0013437D"/>
    <w:rsid w:val="00134601"/>
    <w:rsid w:val="00134AEF"/>
    <w:rsid w:val="00134B8E"/>
    <w:rsid w:val="001358EB"/>
    <w:rsid w:val="00137FAB"/>
    <w:rsid w:val="00140E12"/>
    <w:rsid w:val="00140ED6"/>
    <w:rsid w:val="0014101E"/>
    <w:rsid w:val="001411E4"/>
    <w:rsid w:val="0014188F"/>
    <w:rsid w:val="001419DF"/>
    <w:rsid w:val="00141C2D"/>
    <w:rsid w:val="00142486"/>
    <w:rsid w:val="001425E1"/>
    <w:rsid w:val="00142777"/>
    <w:rsid w:val="001427CA"/>
    <w:rsid w:val="001433F1"/>
    <w:rsid w:val="001436E3"/>
    <w:rsid w:val="00144D7E"/>
    <w:rsid w:val="00145321"/>
    <w:rsid w:val="0014565F"/>
    <w:rsid w:val="001468C0"/>
    <w:rsid w:val="00146994"/>
    <w:rsid w:val="0014772D"/>
    <w:rsid w:val="00147B39"/>
    <w:rsid w:val="001500D3"/>
    <w:rsid w:val="001501AB"/>
    <w:rsid w:val="00150AC2"/>
    <w:rsid w:val="00151256"/>
    <w:rsid w:val="0015206D"/>
    <w:rsid w:val="00152129"/>
    <w:rsid w:val="00154555"/>
    <w:rsid w:val="00157577"/>
    <w:rsid w:val="00157709"/>
    <w:rsid w:val="00157ACE"/>
    <w:rsid w:val="001613EC"/>
    <w:rsid w:val="0016169C"/>
    <w:rsid w:val="001619CC"/>
    <w:rsid w:val="0016219A"/>
    <w:rsid w:val="00162B6F"/>
    <w:rsid w:val="00163103"/>
    <w:rsid w:val="00163FAE"/>
    <w:rsid w:val="00164790"/>
    <w:rsid w:val="00165772"/>
    <w:rsid w:val="00165EA2"/>
    <w:rsid w:val="00166148"/>
    <w:rsid w:val="00166337"/>
    <w:rsid w:val="00166B06"/>
    <w:rsid w:val="001671E7"/>
    <w:rsid w:val="0016781D"/>
    <w:rsid w:val="00167D10"/>
    <w:rsid w:val="00167DE2"/>
    <w:rsid w:val="001700DB"/>
    <w:rsid w:val="001700DF"/>
    <w:rsid w:val="00170FC7"/>
    <w:rsid w:val="001729A2"/>
    <w:rsid w:val="00172D90"/>
    <w:rsid w:val="00172E4F"/>
    <w:rsid w:val="00176126"/>
    <w:rsid w:val="00176A68"/>
    <w:rsid w:val="001772DD"/>
    <w:rsid w:val="001778D1"/>
    <w:rsid w:val="0017791F"/>
    <w:rsid w:val="001820BD"/>
    <w:rsid w:val="00182109"/>
    <w:rsid w:val="00182240"/>
    <w:rsid w:val="00183290"/>
    <w:rsid w:val="00185695"/>
    <w:rsid w:val="00185F9F"/>
    <w:rsid w:val="001864DD"/>
    <w:rsid w:val="0018652A"/>
    <w:rsid w:val="00187348"/>
    <w:rsid w:val="00187FD8"/>
    <w:rsid w:val="001904FE"/>
    <w:rsid w:val="00190F85"/>
    <w:rsid w:val="001917EA"/>
    <w:rsid w:val="00191CD1"/>
    <w:rsid w:val="001925EA"/>
    <w:rsid w:val="00192849"/>
    <w:rsid w:val="00193F15"/>
    <w:rsid w:val="0019422C"/>
    <w:rsid w:val="001942B6"/>
    <w:rsid w:val="00194624"/>
    <w:rsid w:val="00195617"/>
    <w:rsid w:val="00196A08"/>
    <w:rsid w:val="00196FE3"/>
    <w:rsid w:val="001976BB"/>
    <w:rsid w:val="001A0E06"/>
    <w:rsid w:val="001A26C8"/>
    <w:rsid w:val="001A2710"/>
    <w:rsid w:val="001A49D8"/>
    <w:rsid w:val="001A543E"/>
    <w:rsid w:val="001A7352"/>
    <w:rsid w:val="001A7C9D"/>
    <w:rsid w:val="001B0407"/>
    <w:rsid w:val="001B110F"/>
    <w:rsid w:val="001B122E"/>
    <w:rsid w:val="001B127D"/>
    <w:rsid w:val="001B15B4"/>
    <w:rsid w:val="001B1EFA"/>
    <w:rsid w:val="001B356A"/>
    <w:rsid w:val="001B4277"/>
    <w:rsid w:val="001B53C7"/>
    <w:rsid w:val="001B5643"/>
    <w:rsid w:val="001B660B"/>
    <w:rsid w:val="001B7F15"/>
    <w:rsid w:val="001C09A7"/>
    <w:rsid w:val="001C1823"/>
    <w:rsid w:val="001C2464"/>
    <w:rsid w:val="001C3365"/>
    <w:rsid w:val="001C3541"/>
    <w:rsid w:val="001C4BE1"/>
    <w:rsid w:val="001D0FF1"/>
    <w:rsid w:val="001D1BDA"/>
    <w:rsid w:val="001D220F"/>
    <w:rsid w:val="001D233E"/>
    <w:rsid w:val="001D3C48"/>
    <w:rsid w:val="001D3F00"/>
    <w:rsid w:val="001D575F"/>
    <w:rsid w:val="001D6B80"/>
    <w:rsid w:val="001D6C61"/>
    <w:rsid w:val="001D7A48"/>
    <w:rsid w:val="001E0627"/>
    <w:rsid w:val="001E08DB"/>
    <w:rsid w:val="001E0A00"/>
    <w:rsid w:val="001E0C40"/>
    <w:rsid w:val="001E1244"/>
    <w:rsid w:val="001E13D5"/>
    <w:rsid w:val="001E203F"/>
    <w:rsid w:val="001E25FB"/>
    <w:rsid w:val="001E32C7"/>
    <w:rsid w:val="001E46CE"/>
    <w:rsid w:val="001E5A19"/>
    <w:rsid w:val="001E5DFF"/>
    <w:rsid w:val="001E5E32"/>
    <w:rsid w:val="001E6D58"/>
    <w:rsid w:val="001F3562"/>
    <w:rsid w:val="001F42D8"/>
    <w:rsid w:val="001F49DB"/>
    <w:rsid w:val="001F4CC1"/>
    <w:rsid w:val="001F4F4F"/>
    <w:rsid w:val="001F6004"/>
    <w:rsid w:val="001F6D3E"/>
    <w:rsid w:val="001F7181"/>
    <w:rsid w:val="00201151"/>
    <w:rsid w:val="00201333"/>
    <w:rsid w:val="00201362"/>
    <w:rsid w:val="002015DE"/>
    <w:rsid w:val="00203190"/>
    <w:rsid w:val="00203501"/>
    <w:rsid w:val="00204F09"/>
    <w:rsid w:val="00205449"/>
    <w:rsid w:val="0020572B"/>
    <w:rsid w:val="00206EFD"/>
    <w:rsid w:val="002073D4"/>
    <w:rsid w:val="00210526"/>
    <w:rsid w:val="00210874"/>
    <w:rsid w:val="00210949"/>
    <w:rsid w:val="00210D06"/>
    <w:rsid w:val="00211A5E"/>
    <w:rsid w:val="00211B32"/>
    <w:rsid w:val="00211BF8"/>
    <w:rsid w:val="00211F15"/>
    <w:rsid w:val="00212BA7"/>
    <w:rsid w:val="00214042"/>
    <w:rsid w:val="00215E42"/>
    <w:rsid w:val="00216223"/>
    <w:rsid w:val="0021659C"/>
    <w:rsid w:val="00216988"/>
    <w:rsid w:val="00217809"/>
    <w:rsid w:val="002178E5"/>
    <w:rsid w:val="00217A08"/>
    <w:rsid w:val="00220484"/>
    <w:rsid w:val="00220634"/>
    <w:rsid w:val="00220E7A"/>
    <w:rsid w:val="00220EA4"/>
    <w:rsid w:val="00221293"/>
    <w:rsid w:val="00222588"/>
    <w:rsid w:val="0022331B"/>
    <w:rsid w:val="002251EE"/>
    <w:rsid w:val="0022776C"/>
    <w:rsid w:val="00230B0A"/>
    <w:rsid w:val="002312EB"/>
    <w:rsid w:val="00231F14"/>
    <w:rsid w:val="00232525"/>
    <w:rsid w:val="00232AAB"/>
    <w:rsid w:val="00233094"/>
    <w:rsid w:val="00233834"/>
    <w:rsid w:val="002348F1"/>
    <w:rsid w:val="00235D76"/>
    <w:rsid w:val="00237780"/>
    <w:rsid w:val="00240686"/>
    <w:rsid w:val="0024177D"/>
    <w:rsid w:val="00241E6D"/>
    <w:rsid w:val="0024250C"/>
    <w:rsid w:val="00242DFD"/>
    <w:rsid w:val="00243033"/>
    <w:rsid w:val="002435E9"/>
    <w:rsid w:val="00243882"/>
    <w:rsid w:val="002438FD"/>
    <w:rsid w:val="0024538A"/>
    <w:rsid w:val="002456DA"/>
    <w:rsid w:val="00245815"/>
    <w:rsid w:val="00245C8B"/>
    <w:rsid w:val="00245EBF"/>
    <w:rsid w:val="0024608F"/>
    <w:rsid w:val="002471EA"/>
    <w:rsid w:val="002474C1"/>
    <w:rsid w:val="00250481"/>
    <w:rsid w:val="00250607"/>
    <w:rsid w:val="00252F00"/>
    <w:rsid w:val="00253185"/>
    <w:rsid w:val="00253443"/>
    <w:rsid w:val="002547F4"/>
    <w:rsid w:val="00254BFE"/>
    <w:rsid w:val="00255A65"/>
    <w:rsid w:val="00261653"/>
    <w:rsid w:val="002617E6"/>
    <w:rsid w:val="00261EF9"/>
    <w:rsid w:val="002623B8"/>
    <w:rsid w:val="00262ADA"/>
    <w:rsid w:val="00264CB3"/>
    <w:rsid w:val="0026503B"/>
    <w:rsid w:val="002651CB"/>
    <w:rsid w:val="00270EE0"/>
    <w:rsid w:val="002716D5"/>
    <w:rsid w:val="00273D75"/>
    <w:rsid w:val="00273FE6"/>
    <w:rsid w:val="0027478C"/>
    <w:rsid w:val="00276781"/>
    <w:rsid w:val="00276B1C"/>
    <w:rsid w:val="00276D7B"/>
    <w:rsid w:val="00277477"/>
    <w:rsid w:val="0028017E"/>
    <w:rsid w:val="0028333A"/>
    <w:rsid w:val="002833C8"/>
    <w:rsid w:val="0028444F"/>
    <w:rsid w:val="00284609"/>
    <w:rsid w:val="002850B2"/>
    <w:rsid w:val="0028522E"/>
    <w:rsid w:val="002852AD"/>
    <w:rsid w:val="00285950"/>
    <w:rsid w:val="002862EE"/>
    <w:rsid w:val="00286A91"/>
    <w:rsid w:val="00287ECC"/>
    <w:rsid w:val="00290491"/>
    <w:rsid w:val="00290941"/>
    <w:rsid w:val="0029156F"/>
    <w:rsid w:val="00291EA0"/>
    <w:rsid w:val="00291F5A"/>
    <w:rsid w:val="00293B51"/>
    <w:rsid w:val="00295136"/>
    <w:rsid w:val="0029582B"/>
    <w:rsid w:val="00295C0C"/>
    <w:rsid w:val="002969CE"/>
    <w:rsid w:val="00297198"/>
    <w:rsid w:val="0029725B"/>
    <w:rsid w:val="0029731D"/>
    <w:rsid w:val="00297C9B"/>
    <w:rsid w:val="00297D26"/>
    <w:rsid w:val="002A1558"/>
    <w:rsid w:val="002A1CAA"/>
    <w:rsid w:val="002A20E0"/>
    <w:rsid w:val="002A21B8"/>
    <w:rsid w:val="002A42DC"/>
    <w:rsid w:val="002A4C2B"/>
    <w:rsid w:val="002A5EE1"/>
    <w:rsid w:val="002A615D"/>
    <w:rsid w:val="002A64BC"/>
    <w:rsid w:val="002A71DA"/>
    <w:rsid w:val="002B0232"/>
    <w:rsid w:val="002B07BD"/>
    <w:rsid w:val="002B08D8"/>
    <w:rsid w:val="002B1AB9"/>
    <w:rsid w:val="002B2273"/>
    <w:rsid w:val="002B2A29"/>
    <w:rsid w:val="002B2E66"/>
    <w:rsid w:val="002B3104"/>
    <w:rsid w:val="002B3758"/>
    <w:rsid w:val="002B417E"/>
    <w:rsid w:val="002B57F3"/>
    <w:rsid w:val="002B5859"/>
    <w:rsid w:val="002B6CBE"/>
    <w:rsid w:val="002C09F3"/>
    <w:rsid w:val="002C0A69"/>
    <w:rsid w:val="002C0D35"/>
    <w:rsid w:val="002C1D07"/>
    <w:rsid w:val="002C230A"/>
    <w:rsid w:val="002C259C"/>
    <w:rsid w:val="002C2A12"/>
    <w:rsid w:val="002C2A60"/>
    <w:rsid w:val="002C3448"/>
    <w:rsid w:val="002C35AC"/>
    <w:rsid w:val="002C368F"/>
    <w:rsid w:val="002C55AC"/>
    <w:rsid w:val="002C5BF6"/>
    <w:rsid w:val="002C61F7"/>
    <w:rsid w:val="002D01B0"/>
    <w:rsid w:val="002D110B"/>
    <w:rsid w:val="002D17DC"/>
    <w:rsid w:val="002D1E1C"/>
    <w:rsid w:val="002D251E"/>
    <w:rsid w:val="002D28A2"/>
    <w:rsid w:val="002D37B4"/>
    <w:rsid w:val="002D4177"/>
    <w:rsid w:val="002D4FD9"/>
    <w:rsid w:val="002D5A25"/>
    <w:rsid w:val="002D640B"/>
    <w:rsid w:val="002D65BE"/>
    <w:rsid w:val="002D6F69"/>
    <w:rsid w:val="002D6F8A"/>
    <w:rsid w:val="002D6FAE"/>
    <w:rsid w:val="002D734F"/>
    <w:rsid w:val="002D7601"/>
    <w:rsid w:val="002D7981"/>
    <w:rsid w:val="002D7B09"/>
    <w:rsid w:val="002E0D4F"/>
    <w:rsid w:val="002E1AF3"/>
    <w:rsid w:val="002E1CB6"/>
    <w:rsid w:val="002E3144"/>
    <w:rsid w:val="002E49B6"/>
    <w:rsid w:val="002E5749"/>
    <w:rsid w:val="002E635F"/>
    <w:rsid w:val="002F1285"/>
    <w:rsid w:val="002F175A"/>
    <w:rsid w:val="002F1B32"/>
    <w:rsid w:val="002F3E1C"/>
    <w:rsid w:val="002F5C24"/>
    <w:rsid w:val="002F5C47"/>
    <w:rsid w:val="002F7C32"/>
    <w:rsid w:val="002F7C79"/>
    <w:rsid w:val="0030116D"/>
    <w:rsid w:val="00301449"/>
    <w:rsid w:val="00301880"/>
    <w:rsid w:val="00302253"/>
    <w:rsid w:val="0030294C"/>
    <w:rsid w:val="0030360A"/>
    <w:rsid w:val="00303C0D"/>
    <w:rsid w:val="003050A4"/>
    <w:rsid w:val="00305F15"/>
    <w:rsid w:val="00306025"/>
    <w:rsid w:val="003064E7"/>
    <w:rsid w:val="003069D3"/>
    <w:rsid w:val="00306FA0"/>
    <w:rsid w:val="00307409"/>
    <w:rsid w:val="003076CA"/>
    <w:rsid w:val="00310A99"/>
    <w:rsid w:val="00311081"/>
    <w:rsid w:val="003119B7"/>
    <w:rsid w:val="00312278"/>
    <w:rsid w:val="00312329"/>
    <w:rsid w:val="00312729"/>
    <w:rsid w:val="0031356A"/>
    <w:rsid w:val="003139CE"/>
    <w:rsid w:val="00314B55"/>
    <w:rsid w:val="003156A4"/>
    <w:rsid w:val="003164C4"/>
    <w:rsid w:val="00317DB6"/>
    <w:rsid w:val="003202DE"/>
    <w:rsid w:val="003214DC"/>
    <w:rsid w:val="003215A3"/>
    <w:rsid w:val="0032294E"/>
    <w:rsid w:val="003234F3"/>
    <w:rsid w:val="00323D33"/>
    <w:rsid w:val="003256F4"/>
    <w:rsid w:val="003265E0"/>
    <w:rsid w:val="00326CB0"/>
    <w:rsid w:val="00326D7C"/>
    <w:rsid w:val="0032775D"/>
    <w:rsid w:val="00331107"/>
    <w:rsid w:val="0033137F"/>
    <w:rsid w:val="003315B5"/>
    <w:rsid w:val="00331945"/>
    <w:rsid w:val="00332853"/>
    <w:rsid w:val="00334297"/>
    <w:rsid w:val="003348A3"/>
    <w:rsid w:val="003351E7"/>
    <w:rsid w:val="00336517"/>
    <w:rsid w:val="00337350"/>
    <w:rsid w:val="0033774D"/>
    <w:rsid w:val="003378DE"/>
    <w:rsid w:val="00337D69"/>
    <w:rsid w:val="003406F3"/>
    <w:rsid w:val="003416E0"/>
    <w:rsid w:val="00343438"/>
    <w:rsid w:val="00343D56"/>
    <w:rsid w:val="003453F7"/>
    <w:rsid w:val="00345B8D"/>
    <w:rsid w:val="00345FBA"/>
    <w:rsid w:val="00346B61"/>
    <w:rsid w:val="0034725E"/>
    <w:rsid w:val="0035091A"/>
    <w:rsid w:val="00352773"/>
    <w:rsid w:val="00352E31"/>
    <w:rsid w:val="00352E7F"/>
    <w:rsid w:val="0035321A"/>
    <w:rsid w:val="00355F9A"/>
    <w:rsid w:val="00356D31"/>
    <w:rsid w:val="00356ED9"/>
    <w:rsid w:val="003605E1"/>
    <w:rsid w:val="00361575"/>
    <w:rsid w:val="003615D7"/>
    <w:rsid w:val="00361ABE"/>
    <w:rsid w:val="00361FE3"/>
    <w:rsid w:val="00362528"/>
    <w:rsid w:val="00363596"/>
    <w:rsid w:val="00365727"/>
    <w:rsid w:val="00367126"/>
    <w:rsid w:val="0037009C"/>
    <w:rsid w:val="003706A4"/>
    <w:rsid w:val="00372EAA"/>
    <w:rsid w:val="003730F5"/>
    <w:rsid w:val="003732B6"/>
    <w:rsid w:val="00375D29"/>
    <w:rsid w:val="00377050"/>
    <w:rsid w:val="00377CE0"/>
    <w:rsid w:val="00380076"/>
    <w:rsid w:val="00380760"/>
    <w:rsid w:val="00382ECC"/>
    <w:rsid w:val="003831B5"/>
    <w:rsid w:val="00383259"/>
    <w:rsid w:val="00385884"/>
    <w:rsid w:val="00385C3B"/>
    <w:rsid w:val="00386499"/>
    <w:rsid w:val="00386F70"/>
    <w:rsid w:val="0038757D"/>
    <w:rsid w:val="00387599"/>
    <w:rsid w:val="00391E2E"/>
    <w:rsid w:val="0039218C"/>
    <w:rsid w:val="00392ADE"/>
    <w:rsid w:val="00393A44"/>
    <w:rsid w:val="00393C8B"/>
    <w:rsid w:val="0039611F"/>
    <w:rsid w:val="00396E15"/>
    <w:rsid w:val="00397A81"/>
    <w:rsid w:val="003A0862"/>
    <w:rsid w:val="003A1BAB"/>
    <w:rsid w:val="003A2455"/>
    <w:rsid w:val="003A2DE6"/>
    <w:rsid w:val="003A4141"/>
    <w:rsid w:val="003A5DB4"/>
    <w:rsid w:val="003A6827"/>
    <w:rsid w:val="003A6E95"/>
    <w:rsid w:val="003A721A"/>
    <w:rsid w:val="003A7366"/>
    <w:rsid w:val="003B0E6C"/>
    <w:rsid w:val="003B122E"/>
    <w:rsid w:val="003B1A0F"/>
    <w:rsid w:val="003B1CB0"/>
    <w:rsid w:val="003B531B"/>
    <w:rsid w:val="003B5669"/>
    <w:rsid w:val="003B7165"/>
    <w:rsid w:val="003C05BA"/>
    <w:rsid w:val="003C1C02"/>
    <w:rsid w:val="003C1F9C"/>
    <w:rsid w:val="003C215D"/>
    <w:rsid w:val="003C2A15"/>
    <w:rsid w:val="003C2BFD"/>
    <w:rsid w:val="003C3563"/>
    <w:rsid w:val="003C3735"/>
    <w:rsid w:val="003C3B90"/>
    <w:rsid w:val="003C4E83"/>
    <w:rsid w:val="003C585E"/>
    <w:rsid w:val="003C6401"/>
    <w:rsid w:val="003C7BE0"/>
    <w:rsid w:val="003C7FD0"/>
    <w:rsid w:val="003D01BB"/>
    <w:rsid w:val="003D0917"/>
    <w:rsid w:val="003D19BD"/>
    <w:rsid w:val="003D27C0"/>
    <w:rsid w:val="003D3791"/>
    <w:rsid w:val="003D42B7"/>
    <w:rsid w:val="003D4620"/>
    <w:rsid w:val="003D4F7F"/>
    <w:rsid w:val="003D57A5"/>
    <w:rsid w:val="003D6E67"/>
    <w:rsid w:val="003E0FC9"/>
    <w:rsid w:val="003E1890"/>
    <w:rsid w:val="003E2714"/>
    <w:rsid w:val="003E2DA6"/>
    <w:rsid w:val="003E399A"/>
    <w:rsid w:val="003E445D"/>
    <w:rsid w:val="003E4570"/>
    <w:rsid w:val="003E64E1"/>
    <w:rsid w:val="003E6AD4"/>
    <w:rsid w:val="003E6D59"/>
    <w:rsid w:val="003E6DED"/>
    <w:rsid w:val="003E75E5"/>
    <w:rsid w:val="003E7D85"/>
    <w:rsid w:val="003F0DD7"/>
    <w:rsid w:val="003F1978"/>
    <w:rsid w:val="003F2927"/>
    <w:rsid w:val="003F3520"/>
    <w:rsid w:val="003F538F"/>
    <w:rsid w:val="003F60BE"/>
    <w:rsid w:val="003F6505"/>
    <w:rsid w:val="003F665B"/>
    <w:rsid w:val="003F6F70"/>
    <w:rsid w:val="003F7586"/>
    <w:rsid w:val="003F7633"/>
    <w:rsid w:val="00400B1C"/>
    <w:rsid w:val="00401050"/>
    <w:rsid w:val="004016CF"/>
    <w:rsid w:val="00401BEF"/>
    <w:rsid w:val="00402ADA"/>
    <w:rsid w:val="00403859"/>
    <w:rsid w:val="004075F7"/>
    <w:rsid w:val="0041069A"/>
    <w:rsid w:val="00413152"/>
    <w:rsid w:val="004136F7"/>
    <w:rsid w:val="00413CEF"/>
    <w:rsid w:val="00414DFC"/>
    <w:rsid w:val="00415093"/>
    <w:rsid w:val="00415D43"/>
    <w:rsid w:val="00415E72"/>
    <w:rsid w:val="00416258"/>
    <w:rsid w:val="00416741"/>
    <w:rsid w:val="00420126"/>
    <w:rsid w:val="004201FA"/>
    <w:rsid w:val="004211C7"/>
    <w:rsid w:val="00425851"/>
    <w:rsid w:val="0042590A"/>
    <w:rsid w:val="00425C73"/>
    <w:rsid w:val="00425CE1"/>
    <w:rsid w:val="00425F7A"/>
    <w:rsid w:val="00426E67"/>
    <w:rsid w:val="00427141"/>
    <w:rsid w:val="00427E1A"/>
    <w:rsid w:val="00431076"/>
    <w:rsid w:val="0043108A"/>
    <w:rsid w:val="004320CF"/>
    <w:rsid w:val="004345F6"/>
    <w:rsid w:val="00434B5D"/>
    <w:rsid w:val="00436FE4"/>
    <w:rsid w:val="004373A2"/>
    <w:rsid w:val="00437AEB"/>
    <w:rsid w:val="00437B99"/>
    <w:rsid w:val="0044005D"/>
    <w:rsid w:val="00441114"/>
    <w:rsid w:val="004411C9"/>
    <w:rsid w:val="00441468"/>
    <w:rsid w:val="004422EE"/>
    <w:rsid w:val="0044254A"/>
    <w:rsid w:val="00442D74"/>
    <w:rsid w:val="00443D82"/>
    <w:rsid w:val="00444D85"/>
    <w:rsid w:val="0044565F"/>
    <w:rsid w:val="00445BB8"/>
    <w:rsid w:val="00447FD9"/>
    <w:rsid w:val="00450330"/>
    <w:rsid w:val="0045082F"/>
    <w:rsid w:val="00450ECB"/>
    <w:rsid w:val="00452090"/>
    <w:rsid w:val="00452E67"/>
    <w:rsid w:val="004537C7"/>
    <w:rsid w:val="004538DD"/>
    <w:rsid w:val="0045420E"/>
    <w:rsid w:val="00454A16"/>
    <w:rsid w:val="00454D84"/>
    <w:rsid w:val="0045551A"/>
    <w:rsid w:val="00456567"/>
    <w:rsid w:val="00456B21"/>
    <w:rsid w:val="00457F01"/>
    <w:rsid w:val="0046002D"/>
    <w:rsid w:val="00460C56"/>
    <w:rsid w:val="00460F51"/>
    <w:rsid w:val="00461E1E"/>
    <w:rsid w:val="00465AD3"/>
    <w:rsid w:val="004669E9"/>
    <w:rsid w:val="00467468"/>
    <w:rsid w:val="00467B5A"/>
    <w:rsid w:val="00471079"/>
    <w:rsid w:val="00471EAC"/>
    <w:rsid w:val="00472EC5"/>
    <w:rsid w:val="00473461"/>
    <w:rsid w:val="00473CA3"/>
    <w:rsid w:val="0047569B"/>
    <w:rsid w:val="00475BAF"/>
    <w:rsid w:val="00476750"/>
    <w:rsid w:val="00481740"/>
    <w:rsid w:val="0048413A"/>
    <w:rsid w:val="004857AF"/>
    <w:rsid w:val="00487B3D"/>
    <w:rsid w:val="00487F04"/>
    <w:rsid w:val="00490B13"/>
    <w:rsid w:val="00490F5A"/>
    <w:rsid w:val="00490F83"/>
    <w:rsid w:val="00491DA6"/>
    <w:rsid w:val="00492137"/>
    <w:rsid w:val="0049215A"/>
    <w:rsid w:val="00492A7C"/>
    <w:rsid w:val="00493722"/>
    <w:rsid w:val="00494364"/>
    <w:rsid w:val="00494ECB"/>
    <w:rsid w:val="00495F63"/>
    <w:rsid w:val="004961D8"/>
    <w:rsid w:val="00496BA9"/>
    <w:rsid w:val="004A0723"/>
    <w:rsid w:val="004A07CC"/>
    <w:rsid w:val="004A20F8"/>
    <w:rsid w:val="004A2612"/>
    <w:rsid w:val="004A27A0"/>
    <w:rsid w:val="004A36DB"/>
    <w:rsid w:val="004A426B"/>
    <w:rsid w:val="004A4EA6"/>
    <w:rsid w:val="004A6408"/>
    <w:rsid w:val="004A67C1"/>
    <w:rsid w:val="004A7612"/>
    <w:rsid w:val="004A7BF2"/>
    <w:rsid w:val="004A7D2E"/>
    <w:rsid w:val="004B0CA8"/>
    <w:rsid w:val="004B117F"/>
    <w:rsid w:val="004B13D2"/>
    <w:rsid w:val="004B1764"/>
    <w:rsid w:val="004B333A"/>
    <w:rsid w:val="004B3F57"/>
    <w:rsid w:val="004B3F69"/>
    <w:rsid w:val="004B6CD4"/>
    <w:rsid w:val="004B7846"/>
    <w:rsid w:val="004B7AE2"/>
    <w:rsid w:val="004C02CA"/>
    <w:rsid w:val="004C17D0"/>
    <w:rsid w:val="004C1D94"/>
    <w:rsid w:val="004C31D8"/>
    <w:rsid w:val="004C3ACB"/>
    <w:rsid w:val="004C3F9C"/>
    <w:rsid w:val="004C5AFD"/>
    <w:rsid w:val="004C60E7"/>
    <w:rsid w:val="004C733C"/>
    <w:rsid w:val="004C7432"/>
    <w:rsid w:val="004D0776"/>
    <w:rsid w:val="004D1B29"/>
    <w:rsid w:val="004D1F85"/>
    <w:rsid w:val="004D247F"/>
    <w:rsid w:val="004D2BB3"/>
    <w:rsid w:val="004D371E"/>
    <w:rsid w:val="004D3C68"/>
    <w:rsid w:val="004D45DD"/>
    <w:rsid w:val="004D7E50"/>
    <w:rsid w:val="004E07D8"/>
    <w:rsid w:val="004E07DF"/>
    <w:rsid w:val="004E109B"/>
    <w:rsid w:val="004E1285"/>
    <w:rsid w:val="004E12C9"/>
    <w:rsid w:val="004E15AB"/>
    <w:rsid w:val="004E1D9E"/>
    <w:rsid w:val="004E2B37"/>
    <w:rsid w:val="004E38F0"/>
    <w:rsid w:val="004E4B88"/>
    <w:rsid w:val="004E5366"/>
    <w:rsid w:val="004E564F"/>
    <w:rsid w:val="004E59EC"/>
    <w:rsid w:val="004E5F24"/>
    <w:rsid w:val="004E6010"/>
    <w:rsid w:val="004F04A1"/>
    <w:rsid w:val="004F0A1E"/>
    <w:rsid w:val="004F1639"/>
    <w:rsid w:val="004F1EDE"/>
    <w:rsid w:val="004F1F2B"/>
    <w:rsid w:val="004F6476"/>
    <w:rsid w:val="00501147"/>
    <w:rsid w:val="00501E65"/>
    <w:rsid w:val="00502D20"/>
    <w:rsid w:val="005045ED"/>
    <w:rsid w:val="005047A4"/>
    <w:rsid w:val="00504E82"/>
    <w:rsid w:val="00506BE6"/>
    <w:rsid w:val="005073E8"/>
    <w:rsid w:val="00507693"/>
    <w:rsid w:val="00510292"/>
    <w:rsid w:val="00510CA4"/>
    <w:rsid w:val="00511B62"/>
    <w:rsid w:val="00511E2A"/>
    <w:rsid w:val="005123CF"/>
    <w:rsid w:val="00513024"/>
    <w:rsid w:val="0051358D"/>
    <w:rsid w:val="0051492C"/>
    <w:rsid w:val="005149D5"/>
    <w:rsid w:val="00515711"/>
    <w:rsid w:val="00515C69"/>
    <w:rsid w:val="00515ED4"/>
    <w:rsid w:val="005160EC"/>
    <w:rsid w:val="005162E3"/>
    <w:rsid w:val="00516A00"/>
    <w:rsid w:val="00516C56"/>
    <w:rsid w:val="00520731"/>
    <w:rsid w:val="005222CD"/>
    <w:rsid w:val="00522B7B"/>
    <w:rsid w:val="005246B2"/>
    <w:rsid w:val="00525E0F"/>
    <w:rsid w:val="005307B9"/>
    <w:rsid w:val="00530D19"/>
    <w:rsid w:val="00531524"/>
    <w:rsid w:val="005327ED"/>
    <w:rsid w:val="00532827"/>
    <w:rsid w:val="00532BF4"/>
    <w:rsid w:val="00533394"/>
    <w:rsid w:val="0053597C"/>
    <w:rsid w:val="00535DA0"/>
    <w:rsid w:val="00536C8F"/>
    <w:rsid w:val="00540B0B"/>
    <w:rsid w:val="00540BBB"/>
    <w:rsid w:val="00545170"/>
    <w:rsid w:val="00545970"/>
    <w:rsid w:val="005460BE"/>
    <w:rsid w:val="00546470"/>
    <w:rsid w:val="00551FDB"/>
    <w:rsid w:val="00552187"/>
    <w:rsid w:val="00552251"/>
    <w:rsid w:val="00552AF5"/>
    <w:rsid w:val="00553A0C"/>
    <w:rsid w:val="00553F92"/>
    <w:rsid w:val="0055554C"/>
    <w:rsid w:val="00555571"/>
    <w:rsid w:val="005559B0"/>
    <w:rsid w:val="00556F22"/>
    <w:rsid w:val="0055722A"/>
    <w:rsid w:val="005610FE"/>
    <w:rsid w:val="005623C0"/>
    <w:rsid w:val="00563159"/>
    <w:rsid w:val="00563227"/>
    <w:rsid w:val="005637CE"/>
    <w:rsid w:val="005638BE"/>
    <w:rsid w:val="005649BA"/>
    <w:rsid w:val="005658B7"/>
    <w:rsid w:val="0056615C"/>
    <w:rsid w:val="005663CE"/>
    <w:rsid w:val="005664B0"/>
    <w:rsid w:val="0056765F"/>
    <w:rsid w:val="00567D8E"/>
    <w:rsid w:val="00570397"/>
    <w:rsid w:val="00570CD2"/>
    <w:rsid w:val="00573AB6"/>
    <w:rsid w:val="00574AAE"/>
    <w:rsid w:val="00574BB1"/>
    <w:rsid w:val="005752CD"/>
    <w:rsid w:val="005758F8"/>
    <w:rsid w:val="00575A19"/>
    <w:rsid w:val="005770F7"/>
    <w:rsid w:val="00577960"/>
    <w:rsid w:val="0058166C"/>
    <w:rsid w:val="0058203B"/>
    <w:rsid w:val="0058239D"/>
    <w:rsid w:val="005837BF"/>
    <w:rsid w:val="005843BC"/>
    <w:rsid w:val="00584E64"/>
    <w:rsid w:val="005870AB"/>
    <w:rsid w:val="00590EA4"/>
    <w:rsid w:val="00591C7F"/>
    <w:rsid w:val="00592761"/>
    <w:rsid w:val="00592A63"/>
    <w:rsid w:val="00592BC5"/>
    <w:rsid w:val="00594D9F"/>
    <w:rsid w:val="00595262"/>
    <w:rsid w:val="00595492"/>
    <w:rsid w:val="00595A86"/>
    <w:rsid w:val="00595B85"/>
    <w:rsid w:val="00596CDF"/>
    <w:rsid w:val="005A014B"/>
    <w:rsid w:val="005A0E1B"/>
    <w:rsid w:val="005A2927"/>
    <w:rsid w:val="005A319D"/>
    <w:rsid w:val="005A4563"/>
    <w:rsid w:val="005A57BF"/>
    <w:rsid w:val="005A756E"/>
    <w:rsid w:val="005A7FA7"/>
    <w:rsid w:val="005B0CDF"/>
    <w:rsid w:val="005B10B8"/>
    <w:rsid w:val="005B1362"/>
    <w:rsid w:val="005B1E39"/>
    <w:rsid w:val="005B1E69"/>
    <w:rsid w:val="005B304E"/>
    <w:rsid w:val="005B39A0"/>
    <w:rsid w:val="005B3A53"/>
    <w:rsid w:val="005B41BC"/>
    <w:rsid w:val="005B6702"/>
    <w:rsid w:val="005B7DE1"/>
    <w:rsid w:val="005C0338"/>
    <w:rsid w:val="005C1867"/>
    <w:rsid w:val="005C2646"/>
    <w:rsid w:val="005C2B36"/>
    <w:rsid w:val="005C4F49"/>
    <w:rsid w:val="005C59A1"/>
    <w:rsid w:val="005C707C"/>
    <w:rsid w:val="005C716D"/>
    <w:rsid w:val="005C7225"/>
    <w:rsid w:val="005C779C"/>
    <w:rsid w:val="005C7C8B"/>
    <w:rsid w:val="005D01C4"/>
    <w:rsid w:val="005D0596"/>
    <w:rsid w:val="005D0ACA"/>
    <w:rsid w:val="005D1925"/>
    <w:rsid w:val="005D21A2"/>
    <w:rsid w:val="005D2442"/>
    <w:rsid w:val="005D4092"/>
    <w:rsid w:val="005D43F2"/>
    <w:rsid w:val="005D474C"/>
    <w:rsid w:val="005D536C"/>
    <w:rsid w:val="005D5E29"/>
    <w:rsid w:val="005E00B9"/>
    <w:rsid w:val="005E13F9"/>
    <w:rsid w:val="005E1425"/>
    <w:rsid w:val="005E1E57"/>
    <w:rsid w:val="005E1ED3"/>
    <w:rsid w:val="005E4A00"/>
    <w:rsid w:val="005E4A52"/>
    <w:rsid w:val="005E505A"/>
    <w:rsid w:val="005E5E76"/>
    <w:rsid w:val="005E6A52"/>
    <w:rsid w:val="005E7298"/>
    <w:rsid w:val="005E79A5"/>
    <w:rsid w:val="005F188B"/>
    <w:rsid w:val="005F2483"/>
    <w:rsid w:val="005F4FDD"/>
    <w:rsid w:val="005F6452"/>
    <w:rsid w:val="00600807"/>
    <w:rsid w:val="0060283C"/>
    <w:rsid w:val="006028DD"/>
    <w:rsid w:val="006033E5"/>
    <w:rsid w:val="006037D0"/>
    <w:rsid w:val="00603890"/>
    <w:rsid w:val="00603896"/>
    <w:rsid w:val="00603B33"/>
    <w:rsid w:val="00603CFF"/>
    <w:rsid w:val="00604019"/>
    <w:rsid w:val="006054F2"/>
    <w:rsid w:val="006067D1"/>
    <w:rsid w:val="00607CDC"/>
    <w:rsid w:val="006115BD"/>
    <w:rsid w:val="006130CF"/>
    <w:rsid w:val="00613673"/>
    <w:rsid w:val="00613B45"/>
    <w:rsid w:val="0061402F"/>
    <w:rsid w:val="006148AC"/>
    <w:rsid w:val="00616532"/>
    <w:rsid w:val="006176A3"/>
    <w:rsid w:val="006177F0"/>
    <w:rsid w:val="00617C59"/>
    <w:rsid w:val="00617E06"/>
    <w:rsid w:val="00620583"/>
    <w:rsid w:val="006227A5"/>
    <w:rsid w:val="00623652"/>
    <w:rsid w:val="00623789"/>
    <w:rsid w:val="00624081"/>
    <w:rsid w:val="00625591"/>
    <w:rsid w:val="0062694B"/>
    <w:rsid w:val="00626B61"/>
    <w:rsid w:val="006274F1"/>
    <w:rsid w:val="00630932"/>
    <w:rsid w:val="0063139F"/>
    <w:rsid w:val="00631987"/>
    <w:rsid w:val="00631B37"/>
    <w:rsid w:val="00631C9B"/>
    <w:rsid w:val="0063454B"/>
    <w:rsid w:val="00634B67"/>
    <w:rsid w:val="00634C6D"/>
    <w:rsid w:val="00635ABA"/>
    <w:rsid w:val="00636580"/>
    <w:rsid w:val="00636D8D"/>
    <w:rsid w:val="00637738"/>
    <w:rsid w:val="00637A86"/>
    <w:rsid w:val="00640346"/>
    <w:rsid w:val="00641AAF"/>
    <w:rsid w:val="00642174"/>
    <w:rsid w:val="006421EB"/>
    <w:rsid w:val="00642298"/>
    <w:rsid w:val="006423C1"/>
    <w:rsid w:val="00643BD1"/>
    <w:rsid w:val="00645516"/>
    <w:rsid w:val="00645B5B"/>
    <w:rsid w:val="006463E8"/>
    <w:rsid w:val="00646748"/>
    <w:rsid w:val="006467D3"/>
    <w:rsid w:val="0064799F"/>
    <w:rsid w:val="00647ED3"/>
    <w:rsid w:val="00650933"/>
    <w:rsid w:val="00651B56"/>
    <w:rsid w:val="00652012"/>
    <w:rsid w:val="006529BF"/>
    <w:rsid w:val="00654E40"/>
    <w:rsid w:val="006551CE"/>
    <w:rsid w:val="00655A41"/>
    <w:rsid w:val="00655C34"/>
    <w:rsid w:val="00657A62"/>
    <w:rsid w:val="006610F0"/>
    <w:rsid w:val="006611F1"/>
    <w:rsid w:val="0066153D"/>
    <w:rsid w:val="00661EB1"/>
    <w:rsid w:val="00662623"/>
    <w:rsid w:val="006631D0"/>
    <w:rsid w:val="00663B93"/>
    <w:rsid w:val="00666682"/>
    <w:rsid w:val="006668ED"/>
    <w:rsid w:val="006675AF"/>
    <w:rsid w:val="00667B37"/>
    <w:rsid w:val="0067053B"/>
    <w:rsid w:val="00671D77"/>
    <w:rsid w:val="0067250D"/>
    <w:rsid w:val="00672938"/>
    <w:rsid w:val="00672EA8"/>
    <w:rsid w:val="00673220"/>
    <w:rsid w:val="00673424"/>
    <w:rsid w:val="006740D4"/>
    <w:rsid w:val="0067568C"/>
    <w:rsid w:val="00675DAF"/>
    <w:rsid w:val="00677F04"/>
    <w:rsid w:val="0068167A"/>
    <w:rsid w:val="00681A12"/>
    <w:rsid w:val="00682A22"/>
    <w:rsid w:val="006841A3"/>
    <w:rsid w:val="00685071"/>
    <w:rsid w:val="00685F96"/>
    <w:rsid w:val="00686046"/>
    <w:rsid w:val="006873C9"/>
    <w:rsid w:val="00690308"/>
    <w:rsid w:val="006904F0"/>
    <w:rsid w:val="006905C6"/>
    <w:rsid w:val="00690DD3"/>
    <w:rsid w:val="006918AB"/>
    <w:rsid w:val="006939F5"/>
    <w:rsid w:val="00696C9B"/>
    <w:rsid w:val="006A0D7B"/>
    <w:rsid w:val="006A1BF7"/>
    <w:rsid w:val="006A1C42"/>
    <w:rsid w:val="006A1D84"/>
    <w:rsid w:val="006A1D95"/>
    <w:rsid w:val="006A3166"/>
    <w:rsid w:val="006A4DB5"/>
    <w:rsid w:val="006A5C7A"/>
    <w:rsid w:val="006A649F"/>
    <w:rsid w:val="006A67C2"/>
    <w:rsid w:val="006A6B3C"/>
    <w:rsid w:val="006A6B62"/>
    <w:rsid w:val="006B2767"/>
    <w:rsid w:val="006B310D"/>
    <w:rsid w:val="006B3221"/>
    <w:rsid w:val="006B4FC2"/>
    <w:rsid w:val="006B59A1"/>
    <w:rsid w:val="006B5CB4"/>
    <w:rsid w:val="006B73E7"/>
    <w:rsid w:val="006B7D18"/>
    <w:rsid w:val="006C0BF3"/>
    <w:rsid w:val="006C2A92"/>
    <w:rsid w:val="006C3151"/>
    <w:rsid w:val="006C3C7D"/>
    <w:rsid w:val="006C46FE"/>
    <w:rsid w:val="006C65FE"/>
    <w:rsid w:val="006C6F4E"/>
    <w:rsid w:val="006C6F7C"/>
    <w:rsid w:val="006D0C9D"/>
    <w:rsid w:val="006D1FC8"/>
    <w:rsid w:val="006D453B"/>
    <w:rsid w:val="006D4A27"/>
    <w:rsid w:val="006D4D9E"/>
    <w:rsid w:val="006D4F8A"/>
    <w:rsid w:val="006D79A8"/>
    <w:rsid w:val="006D7FCF"/>
    <w:rsid w:val="006E510B"/>
    <w:rsid w:val="006E55B7"/>
    <w:rsid w:val="006E5AA5"/>
    <w:rsid w:val="006E623C"/>
    <w:rsid w:val="006E6375"/>
    <w:rsid w:val="006E6E69"/>
    <w:rsid w:val="006F0330"/>
    <w:rsid w:val="006F137F"/>
    <w:rsid w:val="006F1AE5"/>
    <w:rsid w:val="006F258A"/>
    <w:rsid w:val="006F48EE"/>
    <w:rsid w:val="006F4FFF"/>
    <w:rsid w:val="006F53FC"/>
    <w:rsid w:val="006F5D5B"/>
    <w:rsid w:val="006F5EC5"/>
    <w:rsid w:val="006F7696"/>
    <w:rsid w:val="00701E92"/>
    <w:rsid w:val="0070349E"/>
    <w:rsid w:val="007059F3"/>
    <w:rsid w:val="00707110"/>
    <w:rsid w:val="00710AC3"/>
    <w:rsid w:val="00711977"/>
    <w:rsid w:val="007121A6"/>
    <w:rsid w:val="0071362D"/>
    <w:rsid w:val="00714315"/>
    <w:rsid w:val="00715250"/>
    <w:rsid w:val="0071537F"/>
    <w:rsid w:val="00715557"/>
    <w:rsid w:val="00720482"/>
    <w:rsid w:val="00720FCC"/>
    <w:rsid w:val="0072212E"/>
    <w:rsid w:val="00722D06"/>
    <w:rsid w:val="00723E7C"/>
    <w:rsid w:val="00724B2F"/>
    <w:rsid w:val="00725928"/>
    <w:rsid w:val="00727B49"/>
    <w:rsid w:val="00727BD6"/>
    <w:rsid w:val="00727FD9"/>
    <w:rsid w:val="00730B54"/>
    <w:rsid w:val="00731306"/>
    <w:rsid w:val="007344D8"/>
    <w:rsid w:val="00734C75"/>
    <w:rsid w:val="00735BD7"/>
    <w:rsid w:val="00735E78"/>
    <w:rsid w:val="00737CD7"/>
    <w:rsid w:val="007408D2"/>
    <w:rsid w:val="007409BA"/>
    <w:rsid w:val="00741576"/>
    <w:rsid w:val="0074164D"/>
    <w:rsid w:val="00742410"/>
    <w:rsid w:val="007425D2"/>
    <w:rsid w:val="00742D0F"/>
    <w:rsid w:val="007432B6"/>
    <w:rsid w:val="00743488"/>
    <w:rsid w:val="00743828"/>
    <w:rsid w:val="00744433"/>
    <w:rsid w:val="00747422"/>
    <w:rsid w:val="00747469"/>
    <w:rsid w:val="00747A19"/>
    <w:rsid w:val="00751832"/>
    <w:rsid w:val="00751C71"/>
    <w:rsid w:val="007535FD"/>
    <w:rsid w:val="00754F6A"/>
    <w:rsid w:val="007555B0"/>
    <w:rsid w:val="007558F9"/>
    <w:rsid w:val="00756DDD"/>
    <w:rsid w:val="00756E7D"/>
    <w:rsid w:val="00757A12"/>
    <w:rsid w:val="00757A5E"/>
    <w:rsid w:val="00760186"/>
    <w:rsid w:val="0076263F"/>
    <w:rsid w:val="00762A07"/>
    <w:rsid w:val="00762B11"/>
    <w:rsid w:val="00764346"/>
    <w:rsid w:val="00764B3B"/>
    <w:rsid w:val="00764FDD"/>
    <w:rsid w:val="0076646B"/>
    <w:rsid w:val="00767685"/>
    <w:rsid w:val="00767C42"/>
    <w:rsid w:val="00767D5F"/>
    <w:rsid w:val="00770377"/>
    <w:rsid w:val="00770B86"/>
    <w:rsid w:val="00772A6A"/>
    <w:rsid w:val="00772BE1"/>
    <w:rsid w:val="007730E8"/>
    <w:rsid w:val="007733F3"/>
    <w:rsid w:val="007735BE"/>
    <w:rsid w:val="00774D14"/>
    <w:rsid w:val="0077559C"/>
    <w:rsid w:val="007771F1"/>
    <w:rsid w:val="00777821"/>
    <w:rsid w:val="007802ED"/>
    <w:rsid w:val="00780707"/>
    <w:rsid w:val="00780B6F"/>
    <w:rsid w:val="007817F8"/>
    <w:rsid w:val="00781E70"/>
    <w:rsid w:val="00782342"/>
    <w:rsid w:val="0078252B"/>
    <w:rsid w:val="00782CF3"/>
    <w:rsid w:val="00782DE9"/>
    <w:rsid w:val="0078420E"/>
    <w:rsid w:val="00784EFC"/>
    <w:rsid w:val="00785AB6"/>
    <w:rsid w:val="0078790A"/>
    <w:rsid w:val="007905F9"/>
    <w:rsid w:val="00790AEA"/>
    <w:rsid w:val="00790D10"/>
    <w:rsid w:val="00792F24"/>
    <w:rsid w:val="0079389F"/>
    <w:rsid w:val="00793C11"/>
    <w:rsid w:val="00795009"/>
    <w:rsid w:val="007954C0"/>
    <w:rsid w:val="007963C3"/>
    <w:rsid w:val="00796576"/>
    <w:rsid w:val="00796C7E"/>
    <w:rsid w:val="00797180"/>
    <w:rsid w:val="007A02DB"/>
    <w:rsid w:val="007A0D94"/>
    <w:rsid w:val="007A1647"/>
    <w:rsid w:val="007A378A"/>
    <w:rsid w:val="007A3A22"/>
    <w:rsid w:val="007A4880"/>
    <w:rsid w:val="007A5165"/>
    <w:rsid w:val="007A5662"/>
    <w:rsid w:val="007A5DFD"/>
    <w:rsid w:val="007A6BDD"/>
    <w:rsid w:val="007A6E26"/>
    <w:rsid w:val="007A7178"/>
    <w:rsid w:val="007A7219"/>
    <w:rsid w:val="007A7565"/>
    <w:rsid w:val="007A7EE8"/>
    <w:rsid w:val="007B1F87"/>
    <w:rsid w:val="007B45CD"/>
    <w:rsid w:val="007B4A03"/>
    <w:rsid w:val="007B4E73"/>
    <w:rsid w:val="007B4ED5"/>
    <w:rsid w:val="007B58A5"/>
    <w:rsid w:val="007B5D16"/>
    <w:rsid w:val="007B6658"/>
    <w:rsid w:val="007B6AD7"/>
    <w:rsid w:val="007B6C9B"/>
    <w:rsid w:val="007B7554"/>
    <w:rsid w:val="007C07DA"/>
    <w:rsid w:val="007C11D5"/>
    <w:rsid w:val="007C11FD"/>
    <w:rsid w:val="007C2E74"/>
    <w:rsid w:val="007C5BCA"/>
    <w:rsid w:val="007D28A9"/>
    <w:rsid w:val="007D340B"/>
    <w:rsid w:val="007D3485"/>
    <w:rsid w:val="007D3640"/>
    <w:rsid w:val="007D5641"/>
    <w:rsid w:val="007D588F"/>
    <w:rsid w:val="007D650D"/>
    <w:rsid w:val="007D6F91"/>
    <w:rsid w:val="007D7193"/>
    <w:rsid w:val="007D7916"/>
    <w:rsid w:val="007D7CFD"/>
    <w:rsid w:val="007E09D5"/>
    <w:rsid w:val="007E0CAD"/>
    <w:rsid w:val="007E1719"/>
    <w:rsid w:val="007E28ED"/>
    <w:rsid w:val="007E54A2"/>
    <w:rsid w:val="007E6645"/>
    <w:rsid w:val="007E6B34"/>
    <w:rsid w:val="007E7F2A"/>
    <w:rsid w:val="007F001C"/>
    <w:rsid w:val="007F1733"/>
    <w:rsid w:val="007F24B3"/>
    <w:rsid w:val="007F293D"/>
    <w:rsid w:val="007F2D94"/>
    <w:rsid w:val="007F4B08"/>
    <w:rsid w:val="007F4DF1"/>
    <w:rsid w:val="007F605E"/>
    <w:rsid w:val="007F6B7F"/>
    <w:rsid w:val="0080093F"/>
    <w:rsid w:val="00800AD6"/>
    <w:rsid w:val="0080150E"/>
    <w:rsid w:val="00801C35"/>
    <w:rsid w:val="008022AA"/>
    <w:rsid w:val="008026C0"/>
    <w:rsid w:val="00803182"/>
    <w:rsid w:val="0080343E"/>
    <w:rsid w:val="0080425C"/>
    <w:rsid w:val="0080430F"/>
    <w:rsid w:val="00804479"/>
    <w:rsid w:val="008051FC"/>
    <w:rsid w:val="008053CA"/>
    <w:rsid w:val="008055C8"/>
    <w:rsid w:val="008058CF"/>
    <w:rsid w:val="00806157"/>
    <w:rsid w:val="0080662A"/>
    <w:rsid w:val="00807023"/>
    <w:rsid w:val="00807603"/>
    <w:rsid w:val="00810184"/>
    <w:rsid w:val="00810192"/>
    <w:rsid w:val="0081047D"/>
    <w:rsid w:val="0081091D"/>
    <w:rsid w:val="0081093B"/>
    <w:rsid w:val="00810BE1"/>
    <w:rsid w:val="00812591"/>
    <w:rsid w:val="008125E3"/>
    <w:rsid w:val="0081302A"/>
    <w:rsid w:val="008141CB"/>
    <w:rsid w:val="00814F4B"/>
    <w:rsid w:val="008158A2"/>
    <w:rsid w:val="00816126"/>
    <w:rsid w:val="00816B27"/>
    <w:rsid w:val="00816BF7"/>
    <w:rsid w:val="00816CD5"/>
    <w:rsid w:val="00817049"/>
    <w:rsid w:val="00817FC5"/>
    <w:rsid w:val="0082075D"/>
    <w:rsid w:val="00820894"/>
    <w:rsid w:val="00821410"/>
    <w:rsid w:val="00821EF5"/>
    <w:rsid w:val="008229E7"/>
    <w:rsid w:val="00824B1C"/>
    <w:rsid w:val="00825544"/>
    <w:rsid w:val="0082558E"/>
    <w:rsid w:val="00827740"/>
    <w:rsid w:val="00830AAA"/>
    <w:rsid w:val="00831063"/>
    <w:rsid w:val="00832141"/>
    <w:rsid w:val="00833717"/>
    <w:rsid w:val="00833B13"/>
    <w:rsid w:val="00833D13"/>
    <w:rsid w:val="00835417"/>
    <w:rsid w:val="00836287"/>
    <w:rsid w:val="00836EBA"/>
    <w:rsid w:val="00837906"/>
    <w:rsid w:val="00837CB7"/>
    <w:rsid w:val="0084052E"/>
    <w:rsid w:val="008408E7"/>
    <w:rsid w:val="00841AAE"/>
    <w:rsid w:val="00842674"/>
    <w:rsid w:val="008434CD"/>
    <w:rsid w:val="00846419"/>
    <w:rsid w:val="008464AB"/>
    <w:rsid w:val="0084656D"/>
    <w:rsid w:val="00847189"/>
    <w:rsid w:val="00847D31"/>
    <w:rsid w:val="0085084E"/>
    <w:rsid w:val="008538C1"/>
    <w:rsid w:val="00854144"/>
    <w:rsid w:val="00855BB0"/>
    <w:rsid w:val="008560EB"/>
    <w:rsid w:val="00856750"/>
    <w:rsid w:val="00856A5B"/>
    <w:rsid w:val="008573F2"/>
    <w:rsid w:val="00860804"/>
    <w:rsid w:val="0086113A"/>
    <w:rsid w:val="008629CD"/>
    <w:rsid w:val="00862E75"/>
    <w:rsid w:val="008638CC"/>
    <w:rsid w:val="0086402C"/>
    <w:rsid w:val="00864BCC"/>
    <w:rsid w:val="008656BB"/>
    <w:rsid w:val="00865832"/>
    <w:rsid w:val="00867346"/>
    <w:rsid w:val="00867DFC"/>
    <w:rsid w:val="008708C4"/>
    <w:rsid w:val="0087095C"/>
    <w:rsid w:val="00870E8E"/>
    <w:rsid w:val="008715B6"/>
    <w:rsid w:val="0087186A"/>
    <w:rsid w:val="00871AA0"/>
    <w:rsid w:val="00874172"/>
    <w:rsid w:val="008758E4"/>
    <w:rsid w:val="00875A1E"/>
    <w:rsid w:val="008763EF"/>
    <w:rsid w:val="008763F0"/>
    <w:rsid w:val="00876636"/>
    <w:rsid w:val="008766BC"/>
    <w:rsid w:val="00877452"/>
    <w:rsid w:val="0087767A"/>
    <w:rsid w:val="008800C1"/>
    <w:rsid w:val="00881307"/>
    <w:rsid w:val="008822C1"/>
    <w:rsid w:val="00882B56"/>
    <w:rsid w:val="00883819"/>
    <w:rsid w:val="00885CB6"/>
    <w:rsid w:val="0089080B"/>
    <w:rsid w:val="00890F12"/>
    <w:rsid w:val="008926DA"/>
    <w:rsid w:val="00893D5A"/>
    <w:rsid w:val="008953B5"/>
    <w:rsid w:val="0089541F"/>
    <w:rsid w:val="00896299"/>
    <w:rsid w:val="00897A1B"/>
    <w:rsid w:val="008A0992"/>
    <w:rsid w:val="008A14BA"/>
    <w:rsid w:val="008A1F8D"/>
    <w:rsid w:val="008A2565"/>
    <w:rsid w:val="008A325C"/>
    <w:rsid w:val="008A40CA"/>
    <w:rsid w:val="008A413E"/>
    <w:rsid w:val="008A46FE"/>
    <w:rsid w:val="008A4CC9"/>
    <w:rsid w:val="008A54CD"/>
    <w:rsid w:val="008A7B01"/>
    <w:rsid w:val="008B0E2D"/>
    <w:rsid w:val="008B0E8F"/>
    <w:rsid w:val="008B1DDF"/>
    <w:rsid w:val="008B2534"/>
    <w:rsid w:val="008B2843"/>
    <w:rsid w:val="008B4FB9"/>
    <w:rsid w:val="008B5AB9"/>
    <w:rsid w:val="008B69B8"/>
    <w:rsid w:val="008B6C7C"/>
    <w:rsid w:val="008C2C44"/>
    <w:rsid w:val="008C310A"/>
    <w:rsid w:val="008C3551"/>
    <w:rsid w:val="008C36B0"/>
    <w:rsid w:val="008C44F7"/>
    <w:rsid w:val="008C47F3"/>
    <w:rsid w:val="008C54C7"/>
    <w:rsid w:val="008C5BC9"/>
    <w:rsid w:val="008C5EF5"/>
    <w:rsid w:val="008C68AC"/>
    <w:rsid w:val="008C6A7A"/>
    <w:rsid w:val="008C6AF0"/>
    <w:rsid w:val="008D05E3"/>
    <w:rsid w:val="008D0B6C"/>
    <w:rsid w:val="008D1380"/>
    <w:rsid w:val="008D184E"/>
    <w:rsid w:val="008D22F4"/>
    <w:rsid w:val="008D3C94"/>
    <w:rsid w:val="008D3DB7"/>
    <w:rsid w:val="008D46CA"/>
    <w:rsid w:val="008D4835"/>
    <w:rsid w:val="008D7290"/>
    <w:rsid w:val="008D7911"/>
    <w:rsid w:val="008D7C30"/>
    <w:rsid w:val="008D7C41"/>
    <w:rsid w:val="008E0B62"/>
    <w:rsid w:val="008E0F70"/>
    <w:rsid w:val="008E14D1"/>
    <w:rsid w:val="008E23D6"/>
    <w:rsid w:val="008E3554"/>
    <w:rsid w:val="008E3AF2"/>
    <w:rsid w:val="008E46E7"/>
    <w:rsid w:val="008E4BC6"/>
    <w:rsid w:val="008E571C"/>
    <w:rsid w:val="008E5A29"/>
    <w:rsid w:val="008E6DD6"/>
    <w:rsid w:val="008E7F45"/>
    <w:rsid w:val="008F087B"/>
    <w:rsid w:val="008F0D13"/>
    <w:rsid w:val="008F16B5"/>
    <w:rsid w:val="008F2278"/>
    <w:rsid w:val="008F4122"/>
    <w:rsid w:val="008F49B8"/>
    <w:rsid w:val="008F600D"/>
    <w:rsid w:val="008F6330"/>
    <w:rsid w:val="008F6901"/>
    <w:rsid w:val="008F7B7E"/>
    <w:rsid w:val="00900592"/>
    <w:rsid w:val="00901185"/>
    <w:rsid w:val="00901597"/>
    <w:rsid w:val="0090275D"/>
    <w:rsid w:val="009043D9"/>
    <w:rsid w:val="00904618"/>
    <w:rsid w:val="00904E1A"/>
    <w:rsid w:val="009056AE"/>
    <w:rsid w:val="00906C97"/>
    <w:rsid w:val="00910083"/>
    <w:rsid w:val="0091112A"/>
    <w:rsid w:val="0091209D"/>
    <w:rsid w:val="0091280C"/>
    <w:rsid w:val="0091303E"/>
    <w:rsid w:val="009135B9"/>
    <w:rsid w:val="00914480"/>
    <w:rsid w:val="00914F45"/>
    <w:rsid w:val="00921467"/>
    <w:rsid w:val="00921A90"/>
    <w:rsid w:val="00921B40"/>
    <w:rsid w:val="009240DD"/>
    <w:rsid w:val="00925384"/>
    <w:rsid w:val="00926C21"/>
    <w:rsid w:val="00927549"/>
    <w:rsid w:val="00930A86"/>
    <w:rsid w:val="00930C1E"/>
    <w:rsid w:val="00930C3D"/>
    <w:rsid w:val="009315B6"/>
    <w:rsid w:val="009317F0"/>
    <w:rsid w:val="00934910"/>
    <w:rsid w:val="009361F1"/>
    <w:rsid w:val="00936826"/>
    <w:rsid w:val="009371D8"/>
    <w:rsid w:val="009376EC"/>
    <w:rsid w:val="009378B8"/>
    <w:rsid w:val="00940AC4"/>
    <w:rsid w:val="0094125F"/>
    <w:rsid w:val="00941B33"/>
    <w:rsid w:val="00941DDF"/>
    <w:rsid w:val="00942C36"/>
    <w:rsid w:val="00942CF4"/>
    <w:rsid w:val="009430A3"/>
    <w:rsid w:val="0094351E"/>
    <w:rsid w:val="00944003"/>
    <w:rsid w:val="00946659"/>
    <w:rsid w:val="00946A3C"/>
    <w:rsid w:val="00947EC8"/>
    <w:rsid w:val="009519C6"/>
    <w:rsid w:val="00951E50"/>
    <w:rsid w:val="00952424"/>
    <w:rsid w:val="00953D07"/>
    <w:rsid w:val="0095516C"/>
    <w:rsid w:val="00955EB3"/>
    <w:rsid w:val="00956676"/>
    <w:rsid w:val="00956ED4"/>
    <w:rsid w:val="00962CD7"/>
    <w:rsid w:val="00963617"/>
    <w:rsid w:val="00963E1C"/>
    <w:rsid w:val="00963EAE"/>
    <w:rsid w:val="00965366"/>
    <w:rsid w:val="00967ED8"/>
    <w:rsid w:val="00970301"/>
    <w:rsid w:val="00970331"/>
    <w:rsid w:val="009708E2"/>
    <w:rsid w:val="00970F00"/>
    <w:rsid w:val="0097100E"/>
    <w:rsid w:val="009723D7"/>
    <w:rsid w:val="009733BA"/>
    <w:rsid w:val="0097484A"/>
    <w:rsid w:val="00977B91"/>
    <w:rsid w:val="009826B9"/>
    <w:rsid w:val="009845D4"/>
    <w:rsid w:val="00985084"/>
    <w:rsid w:val="0098510B"/>
    <w:rsid w:val="00985166"/>
    <w:rsid w:val="00985BC4"/>
    <w:rsid w:val="00985F58"/>
    <w:rsid w:val="009862C1"/>
    <w:rsid w:val="00990BE9"/>
    <w:rsid w:val="00990E78"/>
    <w:rsid w:val="009919C8"/>
    <w:rsid w:val="009922F8"/>
    <w:rsid w:val="009933E5"/>
    <w:rsid w:val="00994960"/>
    <w:rsid w:val="009965B4"/>
    <w:rsid w:val="00997032"/>
    <w:rsid w:val="00997346"/>
    <w:rsid w:val="00997462"/>
    <w:rsid w:val="009A0F54"/>
    <w:rsid w:val="009A13A8"/>
    <w:rsid w:val="009A255F"/>
    <w:rsid w:val="009A2D08"/>
    <w:rsid w:val="009A3181"/>
    <w:rsid w:val="009A3F8E"/>
    <w:rsid w:val="009A4777"/>
    <w:rsid w:val="009B2032"/>
    <w:rsid w:val="009B20A7"/>
    <w:rsid w:val="009B3E76"/>
    <w:rsid w:val="009B47D7"/>
    <w:rsid w:val="009B51FD"/>
    <w:rsid w:val="009B55AD"/>
    <w:rsid w:val="009B612A"/>
    <w:rsid w:val="009B6E03"/>
    <w:rsid w:val="009B7B77"/>
    <w:rsid w:val="009C023C"/>
    <w:rsid w:val="009C08C6"/>
    <w:rsid w:val="009C1062"/>
    <w:rsid w:val="009C2C1A"/>
    <w:rsid w:val="009C37CF"/>
    <w:rsid w:val="009C448E"/>
    <w:rsid w:val="009C65A4"/>
    <w:rsid w:val="009C6A10"/>
    <w:rsid w:val="009C71EE"/>
    <w:rsid w:val="009D0902"/>
    <w:rsid w:val="009D0B11"/>
    <w:rsid w:val="009D13D2"/>
    <w:rsid w:val="009D5578"/>
    <w:rsid w:val="009D5777"/>
    <w:rsid w:val="009D58F0"/>
    <w:rsid w:val="009D66F1"/>
    <w:rsid w:val="009E03B3"/>
    <w:rsid w:val="009E1B32"/>
    <w:rsid w:val="009E276C"/>
    <w:rsid w:val="009E286E"/>
    <w:rsid w:val="009E2BD4"/>
    <w:rsid w:val="009E535E"/>
    <w:rsid w:val="009E583C"/>
    <w:rsid w:val="009E7895"/>
    <w:rsid w:val="009F05E9"/>
    <w:rsid w:val="009F0B87"/>
    <w:rsid w:val="009F0CD3"/>
    <w:rsid w:val="009F0D76"/>
    <w:rsid w:val="009F167F"/>
    <w:rsid w:val="009F1C90"/>
    <w:rsid w:val="009F223B"/>
    <w:rsid w:val="009F2444"/>
    <w:rsid w:val="009F3909"/>
    <w:rsid w:val="009F39FF"/>
    <w:rsid w:val="009F40FA"/>
    <w:rsid w:val="009F45D9"/>
    <w:rsid w:val="009F4D12"/>
    <w:rsid w:val="009F4FD8"/>
    <w:rsid w:val="009F605E"/>
    <w:rsid w:val="009F67B8"/>
    <w:rsid w:val="009F73EC"/>
    <w:rsid w:val="009F79E9"/>
    <w:rsid w:val="009F7A07"/>
    <w:rsid w:val="009F7BED"/>
    <w:rsid w:val="00A00529"/>
    <w:rsid w:val="00A016D7"/>
    <w:rsid w:val="00A02049"/>
    <w:rsid w:val="00A027F3"/>
    <w:rsid w:val="00A02BD1"/>
    <w:rsid w:val="00A05AE2"/>
    <w:rsid w:val="00A06328"/>
    <w:rsid w:val="00A11331"/>
    <w:rsid w:val="00A1136D"/>
    <w:rsid w:val="00A12BF7"/>
    <w:rsid w:val="00A12FD8"/>
    <w:rsid w:val="00A142DD"/>
    <w:rsid w:val="00A145C3"/>
    <w:rsid w:val="00A1711A"/>
    <w:rsid w:val="00A217D4"/>
    <w:rsid w:val="00A21978"/>
    <w:rsid w:val="00A21FB1"/>
    <w:rsid w:val="00A23ED3"/>
    <w:rsid w:val="00A255E1"/>
    <w:rsid w:val="00A26273"/>
    <w:rsid w:val="00A30595"/>
    <w:rsid w:val="00A31241"/>
    <w:rsid w:val="00A31712"/>
    <w:rsid w:val="00A319B7"/>
    <w:rsid w:val="00A33223"/>
    <w:rsid w:val="00A35314"/>
    <w:rsid w:val="00A3539C"/>
    <w:rsid w:val="00A353AA"/>
    <w:rsid w:val="00A35869"/>
    <w:rsid w:val="00A35EAC"/>
    <w:rsid w:val="00A36017"/>
    <w:rsid w:val="00A36255"/>
    <w:rsid w:val="00A36AE7"/>
    <w:rsid w:val="00A4079B"/>
    <w:rsid w:val="00A41DCC"/>
    <w:rsid w:val="00A440D6"/>
    <w:rsid w:val="00A46054"/>
    <w:rsid w:val="00A47616"/>
    <w:rsid w:val="00A47B19"/>
    <w:rsid w:val="00A50056"/>
    <w:rsid w:val="00A50304"/>
    <w:rsid w:val="00A5089B"/>
    <w:rsid w:val="00A51CF5"/>
    <w:rsid w:val="00A51E9A"/>
    <w:rsid w:val="00A52889"/>
    <w:rsid w:val="00A5379C"/>
    <w:rsid w:val="00A53F37"/>
    <w:rsid w:val="00A5423E"/>
    <w:rsid w:val="00A54929"/>
    <w:rsid w:val="00A5493D"/>
    <w:rsid w:val="00A55934"/>
    <w:rsid w:val="00A5631F"/>
    <w:rsid w:val="00A56521"/>
    <w:rsid w:val="00A579E4"/>
    <w:rsid w:val="00A6037C"/>
    <w:rsid w:val="00A606C2"/>
    <w:rsid w:val="00A61911"/>
    <w:rsid w:val="00A61E42"/>
    <w:rsid w:val="00A627CB"/>
    <w:rsid w:val="00A62E98"/>
    <w:rsid w:val="00A62F9C"/>
    <w:rsid w:val="00A64FB3"/>
    <w:rsid w:val="00A65BFE"/>
    <w:rsid w:val="00A65DAD"/>
    <w:rsid w:val="00A6700E"/>
    <w:rsid w:val="00A672F8"/>
    <w:rsid w:val="00A679E1"/>
    <w:rsid w:val="00A71AD1"/>
    <w:rsid w:val="00A71C1F"/>
    <w:rsid w:val="00A72010"/>
    <w:rsid w:val="00A72E0E"/>
    <w:rsid w:val="00A737C7"/>
    <w:rsid w:val="00A73CFB"/>
    <w:rsid w:val="00A73EDF"/>
    <w:rsid w:val="00A73F40"/>
    <w:rsid w:val="00A7479F"/>
    <w:rsid w:val="00A7613B"/>
    <w:rsid w:val="00A76D9E"/>
    <w:rsid w:val="00A76E73"/>
    <w:rsid w:val="00A7755A"/>
    <w:rsid w:val="00A77EEB"/>
    <w:rsid w:val="00A77F41"/>
    <w:rsid w:val="00A8039B"/>
    <w:rsid w:val="00A8061F"/>
    <w:rsid w:val="00A81437"/>
    <w:rsid w:val="00A844F0"/>
    <w:rsid w:val="00A858DF"/>
    <w:rsid w:val="00A8641E"/>
    <w:rsid w:val="00A8749E"/>
    <w:rsid w:val="00A90913"/>
    <w:rsid w:val="00A9227E"/>
    <w:rsid w:val="00A92572"/>
    <w:rsid w:val="00A93601"/>
    <w:rsid w:val="00A9438D"/>
    <w:rsid w:val="00A953D4"/>
    <w:rsid w:val="00A960DD"/>
    <w:rsid w:val="00A97F2E"/>
    <w:rsid w:val="00AA25F8"/>
    <w:rsid w:val="00AA2C8E"/>
    <w:rsid w:val="00AA5303"/>
    <w:rsid w:val="00AA697B"/>
    <w:rsid w:val="00AA6D9B"/>
    <w:rsid w:val="00AA77D1"/>
    <w:rsid w:val="00AA77DE"/>
    <w:rsid w:val="00AB128A"/>
    <w:rsid w:val="00AB31C4"/>
    <w:rsid w:val="00AB35D4"/>
    <w:rsid w:val="00AB62AF"/>
    <w:rsid w:val="00AC1CB3"/>
    <w:rsid w:val="00AC4E25"/>
    <w:rsid w:val="00AC4E92"/>
    <w:rsid w:val="00AC6562"/>
    <w:rsid w:val="00AC6A8C"/>
    <w:rsid w:val="00AC7E5A"/>
    <w:rsid w:val="00AD1625"/>
    <w:rsid w:val="00AD2684"/>
    <w:rsid w:val="00AD3625"/>
    <w:rsid w:val="00AD3868"/>
    <w:rsid w:val="00AD6A68"/>
    <w:rsid w:val="00AD7BD1"/>
    <w:rsid w:val="00AE0780"/>
    <w:rsid w:val="00AE07B7"/>
    <w:rsid w:val="00AE0D66"/>
    <w:rsid w:val="00AE18AD"/>
    <w:rsid w:val="00AE1D99"/>
    <w:rsid w:val="00AE261D"/>
    <w:rsid w:val="00AE2991"/>
    <w:rsid w:val="00AE3F5A"/>
    <w:rsid w:val="00AE40B8"/>
    <w:rsid w:val="00AE4CCF"/>
    <w:rsid w:val="00AE4E85"/>
    <w:rsid w:val="00AE6594"/>
    <w:rsid w:val="00AE76A9"/>
    <w:rsid w:val="00AF07EB"/>
    <w:rsid w:val="00AF0E54"/>
    <w:rsid w:val="00AF1498"/>
    <w:rsid w:val="00AF2426"/>
    <w:rsid w:val="00AF2634"/>
    <w:rsid w:val="00AF2E67"/>
    <w:rsid w:val="00AF3441"/>
    <w:rsid w:val="00AF38C1"/>
    <w:rsid w:val="00AF38DE"/>
    <w:rsid w:val="00AF4587"/>
    <w:rsid w:val="00AF4AFC"/>
    <w:rsid w:val="00AF4D64"/>
    <w:rsid w:val="00AF658A"/>
    <w:rsid w:val="00AF6D2C"/>
    <w:rsid w:val="00B0008F"/>
    <w:rsid w:val="00B00E0D"/>
    <w:rsid w:val="00B01736"/>
    <w:rsid w:val="00B01909"/>
    <w:rsid w:val="00B01BFD"/>
    <w:rsid w:val="00B01DFD"/>
    <w:rsid w:val="00B026D5"/>
    <w:rsid w:val="00B02741"/>
    <w:rsid w:val="00B02987"/>
    <w:rsid w:val="00B041AF"/>
    <w:rsid w:val="00B047A7"/>
    <w:rsid w:val="00B04E9C"/>
    <w:rsid w:val="00B04F27"/>
    <w:rsid w:val="00B05097"/>
    <w:rsid w:val="00B05C6B"/>
    <w:rsid w:val="00B060FA"/>
    <w:rsid w:val="00B06C37"/>
    <w:rsid w:val="00B07715"/>
    <w:rsid w:val="00B1089D"/>
    <w:rsid w:val="00B111BE"/>
    <w:rsid w:val="00B11409"/>
    <w:rsid w:val="00B14715"/>
    <w:rsid w:val="00B150EB"/>
    <w:rsid w:val="00B156B3"/>
    <w:rsid w:val="00B16D5D"/>
    <w:rsid w:val="00B17B7D"/>
    <w:rsid w:val="00B21734"/>
    <w:rsid w:val="00B22232"/>
    <w:rsid w:val="00B229A8"/>
    <w:rsid w:val="00B22D14"/>
    <w:rsid w:val="00B236F9"/>
    <w:rsid w:val="00B24537"/>
    <w:rsid w:val="00B245A1"/>
    <w:rsid w:val="00B24A2F"/>
    <w:rsid w:val="00B254E2"/>
    <w:rsid w:val="00B26125"/>
    <w:rsid w:val="00B26144"/>
    <w:rsid w:val="00B32179"/>
    <w:rsid w:val="00B32A47"/>
    <w:rsid w:val="00B330CB"/>
    <w:rsid w:val="00B344E4"/>
    <w:rsid w:val="00B35E92"/>
    <w:rsid w:val="00B4190A"/>
    <w:rsid w:val="00B4244B"/>
    <w:rsid w:val="00B42611"/>
    <w:rsid w:val="00B42692"/>
    <w:rsid w:val="00B42DCC"/>
    <w:rsid w:val="00B4303B"/>
    <w:rsid w:val="00B443C3"/>
    <w:rsid w:val="00B44744"/>
    <w:rsid w:val="00B458C6"/>
    <w:rsid w:val="00B47011"/>
    <w:rsid w:val="00B47043"/>
    <w:rsid w:val="00B471FA"/>
    <w:rsid w:val="00B473C6"/>
    <w:rsid w:val="00B474EC"/>
    <w:rsid w:val="00B47672"/>
    <w:rsid w:val="00B478CC"/>
    <w:rsid w:val="00B51E7F"/>
    <w:rsid w:val="00B5228C"/>
    <w:rsid w:val="00B524B9"/>
    <w:rsid w:val="00B529EF"/>
    <w:rsid w:val="00B56669"/>
    <w:rsid w:val="00B57362"/>
    <w:rsid w:val="00B57AC5"/>
    <w:rsid w:val="00B60CAE"/>
    <w:rsid w:val="00B62047"/>
    <w:rsid w:val="00B620F5"/>
    <w:rsid w:val="00B62251"/>
    <w:rsid w:val="00B6599F"/>
    <w:rsid w:val="00B65EC9"/>
    <w:rsid w:val="00B67EA7"/>
    <w:rsid w:val="00B706FB"/>
    <w:rsid w:val="00B717C4"/>
    <w:rsid w:val="00B71E97"/>
    <w:rsid w:val="00B720AA"/>
    <w:rsid w:val="00B721F9"/>
    <w:rsid w:val="00B72926"/>
    <w:rsid w:val="00B745A1"/>
    <w:rsid w:val="00B746D6"/>
    <w:rsid w:val="00B75D96"/>
    <w:rsid w:val="00B76844"/>
    <w:rsid w:val="00B76E4D"/>
    <w:rsid w:val="00B777AC"/>
    <w:rsid w:val="00B8354B"/>
    <w:rsid w:val="00B838D6"/>
    <w:rsid w:val="00B86437"/>
    <w:rsid w:val="00B873B8"/>
    <w:rsid w:val="00B879EF"/>
    <w:rsid w:val="00B90D8A"/>
    <w:rsid w:val="00B9188D"/>
    <w:rsid w:val="00B91EB1"/>
    <w:rsid w:val="00B9260E"/>
    <w:rsid w:val="00B9303B"/>
    <w:rsid w:val="00B93DA8"/>
    <w:rsid w:val="00B94093"/>
    <w:rsid w:val="00B94EA3"/>
    <w:rsid w:val="00B95334"/>
    <w:rsid w:val="00B96717"/>
    <w:rsid w:val="00B971A4"/>
    <w:rsid w:val="00B97680"/>
    <w:rsid w:val="00B97CA0"/>
    <w:rsid w:val="00BA0E0E"/>
    <w:rsid w:val="00BA1197"/>
    <w:rsid w:val="00BA221E"/>
    <w:rsid w:val="00BA4687"/>
    <w:rsid w:val="00BA4A33"/>
    <w:rsid w:val="00BA4F6C"/>
    <w:rsid w:val="00BA59BB"/>
    <w:rsid w:val="00BA68EE"/>
    <w:rsid w:val="00BA75A7"/>
    <w:rsid w:val="00BB1E71"/>
    <w:rsid w:val="00BB21F5"/>
    <w:rsid w:val="00BB32BB"/>
    <w:rsid w:val="00BB36C2"/>
    <w:rsid w:val="00BB4775"/>
    <w:rsid w:val="00BB5426"/>
    <w:rsid w:val="00BB5B3D"/>
    <w:rsid w:val="00BB7571"/>
    <w:rsid w:val="00BC0245"/>
    <w:rsid w:val="00BC0882"/>
    <w:rsid w:val="00BC08AE"/>
    <w:rsid w:val="00BC08BA"/>
    <w:rsid w:val="00BC0B71"/>
    <w:rsid w:val="00BC0E77"/>
    <w:rsid w:val="00BC2AB9"/>
    <w:rsid w:val="00BC2BD4"/>
    <w:rsid w:val="00BC36A3"/>
    <w:rsid w:val="00BC3D1C"/>
    <w:rsid w:val="00BC4F58"/>
    <w:rsid w:val="00BC54ED"/>
    <w:rsid w:val="00BC66C4"/>
    <w:rsid w:val="00BC7269"/>
    <w:rsid w:val="00BC75EE"/>
    <w:rsid w:val="00BD0D86"/>
    <w:rsid w:val="00BD1596"/>
    <w:rsid w:val="00BD202E"/>
    <w:rsid w:val="00BD27A5"/>
    <w:rsid w:val="00BD2B68"/>
    <w:rsid w:val="00BD3C40"/>
    <w:rsid w:val="00BD41FF"/>
    <w:rsid w:val="00BD4630"/>
    <w:rsid w:val="00BD4D7F"/>
    <w:rsid w:val="00BD5EA6"/>
    <w:rsid w:val="00BD7690"/>
    <w:rsid w:val="00BD7F6F"/>
    <w:rsid w:val="00BD7F90"/>
    <w:rsid w:val="00BE18AA"/>
    <w:rsid w:val="00BE19B6"/>
    <w:rsid w:val="00BE38E2"/>
    <w:rsid w:val="00BE3A2D"/>
    <w:rsid w:val="00BE3CA1"/>
    <w:rsid w:val="00BE6493"/>
    <w:rsid w:val="00BE7A73"/>
    <w:rsid w:val="00BE7AA3"/>
    <w:rsid w:val="00BF04ED"/>
    <w:rsid w:val="00BF0CC7"/>
    <w:rsid w:val="00BF2B11"/>
    <w:rsid w:val="00BF2F9E"/>
    <w:rsid w:val="00BF380A"/>
    <w:rsid w:val="00BF3BD3"/>
    <w:rsid w:val="00BF3BF5"/>
    <w:rsid w:val="00BF41F5"/>
    <w:rsid w:val="00BF4C93"/>
    <w:rsid w:val="00BF5E37"/>
    <w:rsid w:val="00BF6781"/>
    <w:rsid w:val="00BF703A"/>
    <w:rsid w:val="00BF76F6"/>
    <w:rsid w:val="00BF7BD0"/>
    <w:rsid w:val="00C0004A"/>
    <w:rsid w:val="00C00A17"/>
    <w:rsid w:val="00C00DAE"/>
    <w:rsid w:val="00C01724"/>
    <w:rsid w:val="00C02AEF"/>
    <w:rsid w:val="00C02F9D"/>
    <w:rsid w:val="00C03DAA"/>
    <w:rsid w:val="00C040BF"/>
    <w:rsid w:val="00C04487"/>
    <w:rsid w:val="00C0478A"/>
    <w:rsid w:val="00C04820"/>
    <w:rsid w:val="00C04FDE"/>
    <w:rsid w:val="00C05559"/>
    <w:rsid w:val="00C06018"/>
    <w:rsid w:val="00C06294"/>
    <w:rsid w:val="00C06C7E"/>
    <w:rsid w:val="00C07459"/>
    <w:rsid w:val="00C07955"/>
    <w:rsid w:val="00C07D69"/>
    <w:rsid w:val="00C10EEB"/>
    <w:rsid w:val="00C1137C"/>
    <w:rsid w:val="00C120DA"/>
    <w:rsid w:val="00C1325B"/>
    <w:rsid w:val="00C135F9"/>
    <w:rsid w:val="00C14E5E"/>
    <w:rsid w:val="00C1566C"/>
    <w:rsid w:val="00C17F32"/>
    <w:rsid w:val="00C20485"/>
    <w:rsid w:val="00C2066F"/>
    <w:rsid w:val="00C206D3"/>
    <w:rsid w:val="00C211B7"/>
    <w:rsid w:val="00C2128C"/>
    <w:rsid w:val="00C23C6F"/>
    <w:rsid w:val="00C251DC"/>
    <w:rsid w:val="00C26202"/>
    <w:rsid w:val="00C2639B"/>
    <w:rsid w:val="00C26CC5"/>
    <w:rsid w:val="00C26F2A"/>
    <w:rsid w:val="00C278D6"/>
    <w:rsid w:val="00C3024B"/>
    <w:rsid w:val="00C302DC"/>
    <w:rsid w:val="00C30A54"/>
    <w:rsid w:val="00C30B73"/>
    <w:rsid w:val="00C315BF"/>
    <w:rsid w:val="00C319AA"/>
    <w:rsid w:val="00C327EB"/>
    <w:rsid w:val="00C3384E"/>
    <w:rsid w:val="00C33DBA"/>
    <w:rsid w:val="00C36A44"/>
    <w:rsid w:val="00C40B87"/>
    <w:rsid w:val="00C40C28"/>
    <w:rsid w:val="00C41CE9"/>
    <w:rsid w:val="00C41F47"/>
    <w:rsid w:val="00C42C40"/>
    <w:rsid w:val="00C42F19"/>
    <w:rsid w:val="00C438CB"/>
    <w:rsid w:val="00C46BB3"/>
    <w:rsid w:val="00C50F8E"/>
    <w:rsid w:val="00C54193"/>
    <w:rsid w:val="00C55439"/>
    <w:rsid w:val="00C5649C"/>
    <w:rsid w:val="00C56E04"/>
    <w:rsid w:val="00C60C24"/>
    <w:rsid w:val="00C61CB8"/>
    <w:rsid w:val="00C6278E"/>
    <w:rsid w:val="00C635CB"/>
    <w:rsid w:val="00C6452A"/>
    <w:rsid w:val="00C64EFB"/>
    <w:rsid w:val="00C6568C"/>
    <w:rsid w:val="00C66302"/>
    <w:rsid w:val="00C66A68"/>
    <w:rsid w:val="00C67457"/>
    <w:rsid w:val="00C71037"/>
    <w:rsid w:val="00C7114C"/>
    <w:rsid w:val="00C7220A"/>
    <w:rsid w:val="00C72CE5"/>
    <w:rsid w:val="00C73B12"/>
    <w:rsid w:val="00C73C3E"/>
    <w:rsid w:val="00C741B9"/>
    <w:rsid w:val="00C759F6"/>
    <w:rsid w:val="00C80C5E"/>
    <w:rsid w:val="00C815F7"/>
    <w:rsid w:val="00C81883"/>
    <w:rsid w:val="00C83A4B"/>
    <w:rsid w:val="00C84556"/>
    <w:rsid w:val="00C84581"/>
    <w:rsid w:val="00C84926"/>
    <w:rsid w:val="00C84B78"/>
    <w:rsid w:val="00C85270"/>
    <w:rsid w:val="00C853EC"/>
    <w:rsid w:val="00C86BFF"/>
    <w:rsid w:val="00C87D75"/>
    <w:rsid w:val="00C909ED"/>
    <w:rsid w:val="00C91C0F"/>
    <w:rsid w:val="00C951C7"/>
    <w:rsid w:val="00C97740"/>
    <w:rsid w:val="00C97A17"/>
    <w:rsid w:val="00C97BFD"/>
    <w:rsid w:val="00CA1253"/>
    <w:rsid w:val="00CA1E5C"/>
    <w:rsid w:val="00CA21B9"/>
    <w:rsid w:val="00CA23A9"/>
    <w:rsid w:val="00CA349F"/>
    <w:rsid w:val="00CA478C"/>
    <w:rsid w:val="00CA49A8"/>
    <w:rsid w:val="00CA6236"/>
    <w:rsid w:val="00CA6890"/>
    <w:rsid w:val="00CA6DAD"/>
    <w:rsid w:val="00CA7069"/>
    <w:rsid w:val="00CA75BC"/>
    <w:rsid w:val="00CA7F2D"/>
    <w:rsid w:val="00CB1A83"/>
    <w:rsid w:val="00CB2FDF"/>
    <w:rsid w:val="00CB4536"/>
    <w:rsid w:val="00CB466C"/>
    <w:rsid w:val="00CB6105"/>
    <w:rsid w:val="00CB6C13"/>
    <w:rsid w:val="00CB7858"/>
    <w:rsid w:val="00CB7DE5"/>
    <w:rsid w:val="00CC0816"/>
    <w:rsid w:val="00CC0A7D"/>
    <w:rsid w:val="00CC0AAE"/>
    <w:rsid w:val="00CC10A6"/>
    <w:rsid w:val="00CC182D"/>
    <w:rsid w:val="00CC19AF"/>
    <w:rsid w:val="00CC35A8"/>
    <w:rsid w:val="00CC52A5"/>
    <w:rsid w:val="00CC5326"/>
    <w:rsid w:val="00CD0951"/>
    <w:rsid w:val="00CD20F8"/>
    <w:rsid w:val="00CD2285"/>
    <w:rsid w:val="00CD3916"/>
    <w:rsid w:val="00CD3A64"/>
    <w:rsid w:val="00CD4DD9"/>
    <w:rsid w:val="00CD60DD"/>
    <w:rsid w:val="00CE07C1"/>
    <w:rsid w:val="00CE0C33"/>
    <w:rsid w:val="00CE1E3A"/>
    <w:rsid w:val="00CE25A3"/>
    <w:rsid w:val="00CE3450"/>
    <w:rsid w:val="00CE5059"/>
    <w:rsid w:val="00CE5270"/>
    <w:rsid w:val="00CF045A"/>
    <w:rsid w:val="00CF0698"/>
    <w:rsid w:val="00CF16C1"/>
    <w:rsid w:val="00CF20FD"/>
    <w:rsid w:val="00CF2AE0"/>
    <w:rsid w:val="00CF3838"/>
    <w:rsid w:val="00CF3977"/>
    <w:rsid w:val="00CF3E6E"/>
    <w:rsid w:val="00CF60CA"/>
    <w:rsid w:val="00CF6102"/>
    <w:rsid w:val="00CF6786"/>
    <w:rsid w:val="00D004DD"/>
    <w:rsid w:val="00D010AC"/>
    <w:rsid w:val="00D01CE0"/>
    <w:rsid w:val="00D02835"/>
    <w:rsid w:val="00D028D9"/>
    <w:rsid w:val="00D04390"/>
    <w:rsid w:val="00D04757"/>
    <w:rsid w:val="00D04E41"/>
    <w:rsid w:val="00D0522B"/>
    <w:rsid w:val="00D05EC1"/>
    <w:rsid w:val="00D06158"/>
    <w:rsid w:val="00D066D4"/>
    <w:rsid w:val="00D07789"/>
    <w:rsid w:val="00D07A83"/>
    <w:rsid w:val="00D10B6E"/>
    <w:rsid w:val="00D114DB"/>
    <w:rsid w:val="00D1208B"/>
    <w:rsid w:val="00D15BA8"/>
    <w:rsid w:val="00D169F2"/>
    <w:rsid w:val="00D201BD"/>
    <w:rsid w:val="00D20FD5"/>
    <w:rsid w:val="00D22DF0"/>
    <w:rsid w:val="00D22E95"/>
    <w:rsid w:val="00D24D05"/>
    <w:rsid w:val="00D25321"/>
    <w:rsid w:val="00D26844"/>
    <w:rsid w:val="00D315A8"/>
    <w:rsid w:val="00D32BC6"/>
    <w:rsid w:val="00D32FBA"/>
    <w:rsid w:val="00D336F1"/>
    <w:rsid w:val="00D34280"/>
    <w:rsid w:val="00D35AD5"/>
    <w:rsid w:val="00D35AF2"/>
    <w:rsid w:val="00D35E6E"/>
    <w:rsid w:val="00D36119"/>
    <w:rsid w:val="00D366B0"/>
    <w:rsid w:val="00D378FF"/>
    <w:rsid w:val="00D3794C"/>
    <w:rsid w:val="00D413EE"/>
    <w:rsid w:val="00D41633"/>
    <w:rsid w:val="00D41836"/>
    <w:rsid w:val="00D41EC2"/>
    <w:rsid w:val="00D42A81"/>
    <w:rsid w:val="00D431EF"/>
    <w:rsid w:val="00D433A6"/>
    <w:rsid w:val="00D442CB"/>
    <w:rsid w:val="00D451CF"/>
    <w:rsid w:val="00D45729"/>
    <w:rsid w:val="00D469CC"/>
    <w:rsid w:val="00D47B2D"/>
    <w:rsid w:val="00D50140"/>
    <w:rsid w:val="00D52AC8"/>
    <w:rsid w:val="00D52CCF"/>
    <w:rsid w:val="00D530E1"/>
    <w:rsid w:val="00D5316F"/>
    <w:rsid w:val="00D53987"/>
    <w:rsid w:val="00D54098"/>
    <w:rsid w:val="00D54A41"/>
    <w:rsid w:val="00D55B4E"/>
    <w:rsid w:val="00D568C8"/>
    <w:rsid w:val="00D57D37"/>
    <w:rsid w:val="00D60022"/>
    <w:rsid w:val="00D6190C"/>
    <w:rsid w:val="00D6194C"/>
    <w:rsid w:val="00D61D65"/>
    <w:rsid w:val="00D62734"/>
    <w:rsid w:val="00D62F84"/>
    <w:rsid w:val="00D62F9D"/>
    <w:rsid w:val="00D64B90"/>
    <w:rsid w:val="00D6523B"/>
    <w:rsid w:val="00D6712A"/>
    <w:rsid w:val="00D67196"/>
    <w:rsid w:val="00D67473"/>
    <w:rsid w:val="00D700A2"/>
    <w:rsid w:val="00D708B9"/>
    <w:rsid w:val="00D70D31"/>
    <w:rsid w:val="00D71098"/>
    <w:rsid w:val="00D72042"/>
    <w:rsid w:val="00D723A3"/>
    <w:rsid w:val="00D72500"/>
    <w:rsid w:val="00D74737"/>
    <w:rsid w:val="00D759A2"/>
    <w:rsid w:val="00D76524"/>
    <w:rsid w:val="00D81F71"/>
    <w:rsid w:val="00D82641"/>
    <w:rsid w:val="00D82C6F"/>
    <w:rsid w:val="00D83E49"/>
    <w:rsid w:val="00D84186"/>
    <w:rsid w:val="00D8448C"/>
    <w:rsid w:val="00D8486D"/>
    <w:rsid w:val="00D84D8F"/>
    <w:rsid w:val="00D85798"/>
    <w:rsid w:val="00D859E1"/>
    <w:rsid w:val="00D870DD"/>
    <w:rsid w:val="00D87ECB"/>
    <w:rsid w:val="00D87F56"/>
    <w:rsid w:val="00D90421"/>
    <w:rsid w:val="00D90AD6"/>
    <w:rsid w:val="00D91421"/>
    <w:rsid w:val="00D91AB6"/>
    <w:rsid w:val="00D92326"/>
    <w:rsid w:val="00D92C68"/>
    <w:rsid w:val="00D9398E"/>
    <w:rsid w:val="00D94522"/>
    <w:rsid w:val="00D94A06"/>
    <w:rsid w:val="00D94B20"/>
    <w:rsid w:val="00D95372"/>
    <w:rsid w:val="00D965FF"/>
    <w:rsid w:val="00D9669F"/>
    <w:rsid w:val="00D971E1"/>
    <w:rsid w:val="00D97F1A"/>
    <w:rsid w:val="00DA024F"/>
    <w:rsid w:val="00DA122C"/>
    <w:rsid w:val="00DA24C8"/>
    <w:rsid w:val="00DA3C15"/>
    <w:rsid w:val="00DA4AAF"/>
    <w:rsid w:val="00DA4F38"/>
    <w:rsid w:val="00DA6307"/>
    <w:rsid w:val="00DA6C04"/>
    <w:rsid w:val="00DA6E09"/>
    <w:rsid w:val="00DA6E6D"/>
    <w:rsid w:val="00DA77D5"/>
    <w:rsid w:val="00DB0D6B"/>
    <w:rsid w:val="00DB1713"/>
    <w:rsid w:val="00DB2655"/>
    <w:rsid w:val="00DB5A10"/>
    <w:rsid w:val="00DB5CC2"/>
    <w:rsid w:val="00DB6ADF"/>
    <w:rsid w:val="00DB758B"/>
    <w:rsid w:val="00DB78B0"/>
    <w:rsid w:val="00DC1FA4"/>
    <w:rsid w:val="00DC2A5F"/>
    <w:rsid w:val="00DC38B6"/>
    <w:rsid w:val="00DC394F"/>
    <w:rsid w:val="00DC3E67"/>
    <w:rsid w:val="00DC4BD5"/>
    <w:rsid w:val="00DC540B"/>
    <w:rsid w:val="00DC5DB3"/>
    <w:rsid w:val="00DC7E24"/>
    <w:rsid w:val="00DD07BE"/>
    <w:rsid w:val="00DD0D41"/>
    <w:rsid w:val="00DD1786"/>
    <w:rsid w:val="00DD2045"/>
    <w:rsid w:val="00DD2C63"/>
    <w:rsid w:val="00DD3517"/>
    <w:rsid w:val="00DD3983"/>
    <w:rsid w:val="00DD4109"/>
    <w:rsid w:val="00DD43D6"/>
    <w:rsid w:val="00DD4973"/>
    <w:rsid w:val="00DD4DD1"/>
    <w:rsid w:val="00DD70A6"/>
    <w:rsid w:val="00DE02DA"/>
    <w:rsid w:val="00DE1468"/>
    <w:rsid w:val="00DE2276"/>
    <w:rsid w:val="00DE272D"/>
    <w:rsid w:val="00DE2DF7"/>
    <w:rsid w:val="00DE3F2B"/>
    <w:rsid w:val="00DE474F"/>
    <w:rsid w:val="00DE5771"/>
    <w:rsid w:val="00DE653B"/>
    <w:rsid w:val="00DE66D9"/>
    <w:rsid w:val="00DE67DC"/>
    <w:rsid w:val="00DE6A82"/>
    <w:rsid w:val="00DE7404"/>
    <w:rsid w:val="00DE755C"/>
    <w:rsid w:val="00DF045E"/>
    <w:rsid w:val="00DF31DD"/>
    <w:rsid w:val="00DF36A7"/>
    <w:rsid w:val="00DF3DF2"/>
    <w:rsid w:val="00DF45DF"/>
    <w:rsid w:val="00DF4B53"/>
    <w:rsid w:val="00DF5964"/>
    <w:rsid w:val="00DF60EC"/>
    <w:rsid w:val="00DF7484"/>
    <w:rsid w:val="00DF7FE8"/>
    <w:rsid w:val="00E00ABD"/>
    <w:rsid w:val="00E00D27"/>
    <w:rsid w:val="00E01246"/>
    <w:rsid w:val="00E0130D"/>
    <w:rsid w:val="00E01882"/>
    <w:rsid w:val="00E024C1"/>
    <w:rsid w:val="00E026EB"/>
    <w:rsid w:val="00E0394D"/>
    <w:rsid w:val="00E039C8"/>
    <w:rsid w:val="00E03FEC"/>
    <w:rsid w:val="00E053AC"/>
    <w:rsid w:val="00E05E4A"/>
    <w:rsid w:val="00E06EEE"/>
    <w:rsid w:val="00E10BC1"/>
    <w:rsid w:val="00E1232C"/>
    <w:rsid w:val="00E14CC6"/>
    <w:rsid w:val="00E14F0C"/>
    <w:rsid w:val="00E1515D"/>
    <w:rsid w:val="00E16698"/>
    <w:rsid w:val="00E168FE"/>
    <w:rsid w:val="00E17517"/>
    <w:rsid w:val="00E20B2D"/>
    <w:rsid w:val="00E215E1"/>
    <w:rsid w:val="00E217D7"/>
    <w:rsid w:val="00E218E7"/>
    <w:rsid w:val="00E220E9"/>
    <w:rsid w:val="00E23231"/>
    <w:rsid w:val="00E2408D"/>
    <w:rsid w:val="00E24147"/>
    <w:rsid w:val="00E241DD"/>
    <w:rsid w:val="00E254E1"/>
    <w:rsid w:val="00E2606A"/>
    <w:rsid w:val="00E260EA"/>
    <w:rsid w:val="00E26741"/>
    <w:rsid w:val="00E27114"/>
    <w:rsid w:val="00E2749D"/>
    <w:rsid w:val="00E30634"/>
    <w:rsid w:val="00E317EC"/>
    <w:rsid w:val="00E3363B"/>
    <w:rsid w:val="00E34B39"/>
    <w:rsid w:val="00E365AA"/>
    <w:rsid w:val="00E365AF"/>
    <w:rsid w:val="00E36E45"/>
    <w:rsid w:val="00E375C7"/>
    <w:rsid w:val="00E40274"/>
    <w:rsid w:val="00E40EC8"/>
    <w:rsid w:val="00E411EE"/>
    <w:rsid w:val="00E44061"/>
    <w:rsid w:val="00E44196"/>
    <w:rsid w:val="00E45C64"/>
    <w:rsid w:val="00E46353"/>
    <w:rsid w:val="00E46A16"/>
    <w:rsid w:val="00E46AFF"/>
    <w:rsid w:val="00E46BCD"/>
    <w:rsid w:val="00E517DB"/>
    <w:rsid w:val="00E51C78"/>
    <w:rsid w:val="00E54D67"/>
    <w:rsid w:val="00E55B33"/>
    <w:rsid w:val="00E5610F"/>
    <w:rsid w:val="00E566F5"/>
    <w:rsid w:val="00E57390"/>
    <w:rsid w:val="00E57DCB"/>
    <w:rsid w:val="00E6023D"/>
    <w:rsid w:val="00E60691"/>
    <w:rsid w:val="00E60AE6"/>
    <w:rsid w:val="00E6204E"/>
    <w:rsid w:val="00E626B6"/>
    <w:rsid w:val="00E63FC5"/>
    <w:rsid w:val="00E64B51"/>
    <w:rsid w:val="00E65089"/>
    <w:rsid w:val="00E667F6"/>
    <w:rsid w:val="00E6721A"/>
    <w:rsid w:val="00E70090"/>
    <w:rsid w:val="00E71EFD"/>
    <w:rsid w:val="00E73048"/>
    <w:rsid w:val="00E740BF"/>
    <w:rsid w:val="00E742EA"/>
    <w:rsid w:val="00E75118"/>
    <w:rsid w:val="00E764CD"/>
    <w:rsid w:val="00E80A0D"/>
    <w:rsid w:val="00E81586"/>
    <w:rsid w:val="00E82266"/>
    <w:rsid w:val="00E82271"/>
    <w:rsid w:val="00E85626"/>
    <w:rsid w:val="00E869BC"/>
    <w:rsid w:val="00E87206"/>
    <w:rsid w:val="00E87EC4"/>
    <w:rsid w:val="00E9021B"/>
    <w:rsid w:val="00E919C3"/>
    <w:rsid w:val="00E9254A"/>
    <w:rsid w:val="00E92800"/>
    <w:rsid w:val="00E92ED5"/>
    <w:rsid w:val="00E93934"/>
    <w:rsid w:val="00E94469"/>
    <w:rsid w:val="00E95E35"/>
    <w:rsid w:val="00E95E5F"/>
    <w:rsid w:val="00E9757E"/>
    <w:rsid w:val="00EA0108"/>
    <w:rsid w:val="00EA05E9"/>
    <w:rsid w:val="00EA16D3"/>
    <w:rsid w:val="00EA3AB5"/>
    <w:rsid w:val="00EA52C2"/>
    <w:rsid w:val="00EA539E"/>
    <w:rsid w:val="00EA5DD1"/>
    <w:rsid w:val="00EA6127"/>
    <w:rsid w:val="00EA6D0E"/>
    <w:rsid w:val="00EB06F6"/>
    <w:rsid w:val="00EB1920"/>
    <w:rsid w:val="00EB24B6"/>
    <w:rsid w:val="00EB358F"/>
    <w:rsid w:val="00EB42CE"/>
    <w:rsid w:val="00EB4354"/>
    <w:rsid w:val="00EB5238"/>
    <w:rsid w:val="00EB5CFA"/>
    <w:rsid w:val="00EB5EFF"/>
    <w:rsid w:val="00EB7359"/>
    <w:rsid w:val="00EB7BBD"/>
    <w:rsid w:val="00EC007D"/>
    <w:rsid w:val="00EC1B77"/>
    <w:rsid w:val="00EC2FA2"/>
    <w:rsid w:val="00EC49FB"/>
    <w:rsid w:val="00EC72C2"/>
    <w:rsid w:val="00EC7AFE"/>
    <w:rsid w:val="00ED036C"/>
    <w:rsid w:val="00ED0436"/>
    <w:rsid w:val="00ED1064"/>
    <w:rsid w:val="00ED1180"/>
    <w:rsid w:val="00ED13C4"/>
    <w:rsid w:val="00ED5810"/>
    <w:rsid w:val="00ED6FDB"/>
    <w:rsid w:val="00ED7C71"/>
    <w:rsid w:val="00EE0B72"/>
    <w:rsid w:val="00EE135F"/>
    <w:rsid w:val="00EE16B2"/>
    <w:rsid w:val="00EE1C94"/>
    <w:rsid w:val="00EE1CDB"/>
    <w:rsid w:val="00EE242A"/>
    <w:rsid w:val="00EE25DE"/>
    <w:rsid w:val="00EE2665"/>
    <w:rsid w:val="00EE2E5A"/>
    <w:rsid w:val="00EE422D"/>
    <w:rsid w:val="00EE53D2"/>
    <w:rsid w:val="00EE6404"/>
    <w:rsid w:val="00EE6500"/>
    <w:rsid w:val="00EF2298"/>
    <w:rsid w:val="00EF33CA"/>
    <w:rsid w:val="00EF3F13"/>
    <w:rsid w:val="00EF60FE"/>
    <w:rsid w:val="00F00840"/>
    <w:rsid w:val="00F02033"/>
    <w:rsid w:val="00F032C7"/>
    <w:rsid w:val="00F03342"/>
    <w:rsid w:val="00F04347"/>
    <w:rsid w:val="00F063CC"/>
    <w:rsid w:val="00F07012"/>
    <w:rsid w:val="00F0745A"/>
    <w:rsid w:val="00F07BF8"/>
    <w:rsid w:val="00F1053A"/>
    <w:rsid w:val="00F10836"/>
    <w:rsid w:val="00F13C46"/>
    <w:rsid w:val="00F149D2"/>
    <w:rsid w:val="00F14F91"/>
    <w:rsid w:val="00F15075"/>
    <w:rsid w:val="00F16406"/>
    <w:rsid w:val="00F1670D"/>
    <w:rsid w:val="00F2067A"/>
    <w:rsid w:val="00F20E29"/>
    <w:rsid w:val="00F224BC"/>
    <w:rsid w:val="00F224FB"/>
    <w:rsid w:val="00F228E3"/>
    <w:rsid w:val="00F232BB"/>
    <w:rsid w:val="00F24BD4"/>
    <w:rsid w:val="00F2515A"/>
    <w:rsid w:val="00F25563"/>
    <w:rsid w:val="00F26611"/>
    <w:rsid w:val="00F26C1C"/>
    <w:rsid w:val="00F26D4A"/>
    <w:rsid w:val="00F27879"/>
    <w:rsid w:val="00F27B3D"/>
    <w:rsid w:val="00F307CF"/>
    <w:rsid w:val="00F312E2"/>
    <w:rsid w:val="00F34C64"/>
    <w:rsid w:val="00F35930"/>
    <w:rsid w:val="00F35C67"/>
    <w:rsid w:val="00F35D53"/>
    <w:rsid w:val="00F35E03"/>
    <w:rsid w:val="00F36C9E"/>
    <w:rsid w:val="00F37092"/>
    <w:rsid w:val="00F379FF"/>
    <w:rsid w:val="00F37C07"/>
    <w:rsid w:val="00F40A28"/>
    <w:rsid w:val="00F414A6"/>
    <w:rsid w:val="00F418CE"/>
    <w:rsid w:val="00F418FD"/>
    <w:rsid w:val="00F4318B"/>
    <w:rsid w:val="00F43332"/>
    <w:rsid w:val="00F44C9C"/>
    <w:rsid w:val="00F458F1"/>
    <w:rsid w:val="00F45BFE"/>
    <w:rsid w:val="00F461A0"/>
    <w:rsid w:val="00F50101"/>
    <w:rsid w:val="00F5117B"/>
    <w:rsid w:val="00F5166D"/>
    <w:rsid w:val="00F5393C"/>
    <w:rsid w:val="00F551AC"/>
    <w:rsid w:val="00F55215"/>
    <w:rsid w:val="00F560B6"/>
    <w:rsid w:val="00F566ED"/>
    <w:rsid w:val="00F56A7E"/>
    <w:rsid w:val="00F57C56"/>
    <w:rsid w:val="00F60012"/>
    <w:rsid w:val="00F62397"/>
    <w:rsid w:val="00F627DB"/>
    <w:rsid w:val="00F6325B"/>
    <w:rsid w:val="00F6356A"/>
    <w:rsid w:val="00F64175"/>
    <w:rsid w:val="00F65289"/>
    <w:rsid w:val="00F66009"/>
    <w:rsid w:val="00F66415"/>
    <w:rsid w:val="00F66996"/>
    <w:rsid w:val="00F66AF6"/>
    <w:rsid w:val="00F66FFD"/>
    <w:rsid w:val="00F6797A"/>
    <w:rsid w:val="00F70CD2"/>
    <w:rsid w:val="00F71C64"/>
    <w:rsid w:val="00F72175"/>
    <w:rsid w:val="00F729B5"/>
    <w:rsid w:val="00F7359B"/>
    <w:rsid w:val="00F744DD"/>
    <w:rsid w:val="00F7518E"/>
    <w:rsid w:val="00F753FD"/>
    <w:rsid w:val="00F75472"/>
    <w:rsid w:val="00F75FDB"/>
    <w:rsid w:val="00F774C2"/>
    <w:rsid w:val="00F7754E"/>
    <w:rsid w:val="00F77564"/>
    <w:rsid w:val="00F80E7C"/>
    <w:rsid w:val="00F81511"/>
    <w:rsid w:val="00F81E9A"/>
    <w:rsid w:val="00F82CB4"/>
    <w:rsid w:val="00F8343F"/>
    <w:rsid w:val="00F83B95"/>
    <w:rsid w:val="00F83BCF"/>
    <w:rsid w:val="00F83CB4"/>
    <w:rsid w:val="00F85493"/>
    <w:rsid w:val="00F85CEE"/>
    <w:rsid w:val="00F85EFF"/>
    <w:rsid w:val="00F8748F"/>
    <w:rsid w:val="00F87DD4"/>
    <w:rsid w:val="00F91247"/>
    <w:rsid w:val="00F918C8"/>
    <w:rsid w:val="00F91C12"/>
    <w:rsid w:val="00F929F3"/>
    <w:rsid w:val="00F92EAC"/>
    <w:rsid w:val="00F93AE8"/>
    <w:rsid w:val="00F9400A"/>
    <w:rsid w:val="00F95EB1"/>
    <w:rsid w:val="00FA0B7D"/>
    <w:rsid w:val="00FA1705"/>
    <w:rsid w:val="00FA3289"/>
    <w:rsid w:val="00FA3349"/>
    <w:rsid w:val="00FA4115"/>
    <w:rsid w:val="00FA4FBA"/>
    <w:rsid w:val="00FA5477"/>
    <w:rsid w:val="00FA54D0"/>
    <w:rsid w:val="00FA56DE"/>
    <w:rsid w:val="00FA597A"/>
    <w:rsid w:val="00FA7E1A"/>
    <w:rsid w:val="00FB0C05"/>
    <w:rsid w:val="00FB20AF"/>
    <w:rsid w:val="00FB280C"/>
    <w:rsid w:val="00FB38E2"/>
    <w:rsid w:val="00FB3C46"/>
    <w:rsid w:val="00FB521C"/>
    <w:rsid w:val="00FB5752"/>
    <w:rsid w:val="00FB58DD"/>
    <w:rsid w:val="00FB6AE4"/>
    <w:rsid w:val="00FB7C3B"/>
    <w:rsid w:val="00FB7D0C"/>
    <w:rsid w:val="00FC02E9"/>
    <w:rsid w:val="00FC22BD"/>
    <w:rsid w:val="00FC6525"/>
    <w:rsid w:val="00FC7B52"/>
    <w:rsid w:val="00FC7F8D"/>
    <w:rsid w:val="00FD0AB0"/>
    <w:rsid w:val="00FD17ED"/>
    <w:rsid w:val="00FD210E"/>
    <w:rsid w:val="00FD31D7"/>
    <w:rsid w:val="00FD3BC8"/>
    <w:rsid w:val="00FD3C7C"/>
    <w:rsid w:val="00FD4539"/>
    <w:rsid w:val="00FD4DED"/>
    <w:rsid w:val="00FD5872"/>
    <w:rsid w:val="00FD60F0"/>
    <w:rsid w:val="00FD640E"/>
    <w:rsid w:val="00FE08FD"/>
    <w:rsid w:val="00FE233B"/>
    <w:rsid w:val="00FE2C72"/>
    <w:rsid w:val="00FE4CDC"/>
    <w:rsid w:val="00FE5029"/>
    <w:rsid w:val="00FE554A"/>
    <w:rsid w:val="00FE6EB9"/>
    <w:rsid w:val="00FE7586"/>
    <w:rsid w:val="00FE7DAB"/>
    <w:rsid w:val="00FF01CB"/>
    <w:rsid w:val="00FF171B"/>
    <w:rsid w:val="00FF1763"/>
    <w:rsid w:val="00FF271E"/>
    <w:rsid w:val="00FF2C29"/>
    <w:rsid w:val="00FF32C7"/>
    <w:rsid w:val="00FF350A"/>
    <w:rsid w:val="00FF38CD"/>
    <w:rsid w:val="00FF44B2"/>
    <w:rsid w:val="00FF4D7D"/>
    <w:rsid w:val="00FF5541"/>
    <w:rsid w:val="00FF5EF1"/>
    <w:rsid w:val="00FF6A28"/>
    <w:rsid w:val="00FF730F"/>
    <w:rsid w:val="016A4A7F"/>
    <w:rsid w:val="02B1DCD1"/>
    <w:rsid w:val="0461B420"/>
    <w:rsid w:val="0528FD03"/>
    <w:rsid w:val="07945610"/>
    <w:rsid w:val="0BB68190"/>
    <w:rsid w:val="0E267108"/>
    <w:rsid w:val="0F569C03"/>
    <w:rsid w:val="12B8A48B"/>
    <w:rsid w:val="131E61FD"/>
    <w:rsid w:val="17084594"/>
    <w:rsid w:val="193400AA"/>
    <w:rsid w:val="1A258B21"/>
    <w:rsid w:val="27800FF7"/>
    <w:rsid w:val="2781B328"/>
    <w:rsid w:val="2965AC90"/>
    <w:rsid w:val="2AEDAD4D"/>
    <w:rsid w:val="2CD9F27F"/>
    <w:rsid w:val="2CE7A139"/>
    <w:rsid w:val="2EFFC1D2"/>
    <w:rsid w:val="3123E545"/>
    <w:rsid w:val="31B4C5A0"/>
    <w:rsid w:val="31D3F9B7"/>
    <w:rsid w:val="32F8EC57"/>
    <w:rsid w:val="3362B058"/>
    <w:rsid w:val="37999F38"/>
    <w:rsid w:val="38E15E25"/>
    <w:rsid w:val="3991FA75"/>
    <w:rsid w:val="3B72E90E"/>
    <w:rsid w:val="44D68EF9"/>
    <w:rsid w:val="4AF3A084"/>
    <w:rsid w:val="4B13A832"/>
    <w:rsid w:val="4B7C6A0B"/>
    <w:rsid w:val="4C08DA70"/>
    <w:rsid w:val="4F5519E6"/>
    <w:rsid w:val="4F785CC6"/>
    <w:rsid w:val="544C93D8"/>
    <w:rsid w:val="55F918C7"/>
    <w:rsid w:val="573F5704"/>
    <w:rsid w:val="57A19490"/>
    <w:rsid w:val="586DCF0D"/>
    <w:rsid w:val="58A9C0A8"/>
    <w:rsid w:val="59523C49"/>
    <w:rsid w:val="5BC8519F"/>
    <w:rsid w:val="5CF2D72A"/>
    <w:rsid w:val="5CF66368"/>
    <w:rsid w:val="5DF74501"/>
    <w:rsid w:val="5DFD06C2"/>
    <w:rsid w:val="5EEFEA62"/>
    <w:rsid w:val="5EF89AC9"/>
    <w:rsid w:val="653D0CC6"/>
    <w:rsid w:val="654AA5CC"/>
    <w:rsid w:val="67352D70"/>
    <w:rsid w:val="69F2179C"/>
    <w:rsid w:val="6C70EDD5"/>
    <w:rsid w:val="6E6AB831"/>
    <w:rsid w:val="6E7BAEBA"/>
    <w:rsid w:val="6EE39644"/>
    <w:rsid w:val="6EEF9B0A"/>
    <w:rsid w:val="6F5AA443"/>
    <w:rsid w:val="70894DA3"/>
    <w:rsid w:val="725E07C7"/>
    <w:rsid w:val="769887CD"/>
    <w:rsid w:val="76F02216"/>
    <w:rsid w:val="7D263C93"/>
    <w:rsid w:val="7EBCA716"/>
    <w:rsid w:val="7F3EBD07"/>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098DB5"/>
  <w15:chartTrackingRefBased/>
  <w15:docId w15:val="{ED0FC83B-2559-4C02-BA67-3DE62699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TW"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46A16"/>
    <w:pPr>
      <w:keepNext/>
      <w:keepLines/>
      <w:spacing w:before="480" w:after="80"/>
      <w:outlineLvl w:val="0"/>
    </w:pPr>
    <w:rPr>
      <w:rFonts w:asciiTheme="majorHAnsi" w:eastAsiaTheme="majorEastAsia" w:hAnsiTheme="majorHAnsi" w:cstheme="majorBidi"/>
      <w:color w:val="0F4761" w:themeColor="accent1" w:themeShade="BF"/>
      <w:sz w:val="48"/>
      <w:szCs w:val="61"/>
    </w:rPr>
  </w:style>
  <w:style w:type="paragraph" w:styleId="2">
    <w:name w:val="heading 2"/>
    <w:basedOn w:val="a"/>
    <w:next w:val="a"/>
    <w:link w:val="20"/>
    <w:uiPriority w:val="9"/>
    <w:unhideWhenUsed/>
    <w:qFormat/>
    <w:rsid w:val="00E46A16"/>
    <w:pPr>
      <w:keepNext/>
      <w:keepLines/>
      <w:spacing w:before="160" w:after="80"/>
      <w:outlineLvl w:val="1"/>
    </w:pPr>
    <w:rPr>
      <w:rFonts w:asciiTheme="majorHAnsi" w:eastAsiaTheme="majorEastAsia" w:hAnsiTheme="majorHAnsi" w:cstheme="majorBidi"/>
      <w:color w:val="0F4761" w:themeColor="accent1" w:themeShade="BF"/>
      <w:sz w:val="40"/>
      <w:szCs w:val="50"/>
    </w:rPr>
  </w:style>
  <w:style w:type="paragraph" w:styleId="3">
    <w:name w:val="heading 3"/>
    <w:basedOn w:val="a"/>
    <w:next w:val="a"/>
    <w:link w:val="30"/>
    <w:uiPriority w:val="9"/>
    <w:unhideWhenUsed/>
    <w:qFormat/>
    <w:rsid w:val="00E46A16"/>
    <w:pPr>
      <w:keepNext/>
      <w:keepLines/>
      <w:spacing w:before="160" w:after="40"/>
      <w:outlineLvl w:val="2"/>
    </w:pPr>
    <w:rPr>
      <w:rFonts w:eastAsiaTheme="majorEastAsia" w:cstheme="majorBidi"/>
      <w:color w:val="0F4761" w:themeColor="accent1" w:themeShade="BF"/>
      <w:sz w:val="32"/>
      <w:szCs w:val="40"/>
    </w:rPr>
  </w:style>
  <w:style w:type="paragraph" w:styleId="4">
    <w:name w:val="heading 4"/>
    <w:basedOn w:val="a"/>
    <w:next w:val="a"/>
    <w:link w:val="40"/>
    <w:uiPriority w:val="9"/>
    <w:unhideWhenUsed/>
    <w:qFormat/>
    <w:rsid w:val="00E46A16"/>
    <w:pPr>
      <w:keepNext/>
      <w:keepLines/>
      <w:spacing w:before="160" w:after="40"/>
      <w:outlineLvl w:val="3"/>
    </w:pPr>
    <w:rPr>
      <w:rFonts w:eastAsiaTheme="majorEastAsia" w:cstheme="majorBidi"/>
      <w:color w:val="0F4761" w:themeColor="accent1" w:themeShade="BF"/>
      <w:sz w:val="28"/>
      <w:szCs w:val="35"/>
    </w:rPr>
  </w:style>
  <w:style w:type="paragraph" w:styleId="5">
    <w:name w:val="heading 5"/>
    <w:basedOn w:val="a"/>
    <w:next w:val="a"/>
    <w:link w:val="50"/>
    <w:uiPriority w:val="9"/>
    <w:unhideWhenUsed/>
    <w:qFormat/>
    <w:rsid w:val="00E46A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E46A1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unhideWhenUsed/>
    <w:qFormat/>
    <w:rsid w:val="00E46A1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rsid w:val="00E46A1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unhideWhenUsed/>
    <w:qFormat/>
    <w:rsid w:val="00E46A1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46A16"/>
    <w:rPr>
      <w:rFonts w:asciiTheme="majorHAnsi" w:eastAsiaTheme="majorEastAsia" w:hAnsiTheme="majorHAnsi" w:cstheme="majorBidi"/>
      <w:color w:val="0F4761" w:themeColor="accent1" w:themeShade="BF"/>
      <w:sz w:val="48"/>
      <w:szCs w:val="61"/>
    </w:rPr>
  </w:style>
  <w:style w:type="character" w:customStyle="1" w:styleId="20">
    <w:name w:val="標題 2 字元"/>
    <w:basedOn w:val="a0"/>
    <w:link w:val="2"/>
    <w:uiPriority w:val="9"/>
    <w:qFormat/>
    <w:rsid w:val="00E46A16"/>
    <w:rPr>
      <w:rFonts w:asciiTheme="majorHAnsi" w:eastAsiaTheme="majorEastAsia" w:hAnsiTheme="majorHAnsi" w:cstheme="majorBidi"/>
      <w:color w:val="0F4761" w:themeColor="accent1" w:themeShade="BF"/>
      <w:sz w:val="40"/>
      <w:szCs w:val="50"/>
    </w:rPr>
  </w:style>
  <w:style w:type="character" w:customStyle="1" w:styleId="30">
    <w:name w:val="標題 3 字元"/>
    <w:basedOn w:val="a0"/>
    <w:link w:val="3"/>
    <w:uiPriority w:val="9"/>
    <w:qFormat/>
    <w:rsid w:val="00E46A16"/>
    <w:rPr>
      <w:rFonts w:eastAsiaTheme="majorEastAsia" w:cstheme="majorBidi"/>
      <w:color w:val="0F4761" w:themeColor="accent1" w:themeShade="BF"/>
      <w:sz w:val="32"/>
      <w:szCs w:val="40"/>
    </w:rPr>
  </w:style>
  <w:style w:type="character" w:customStyle="1" w:styleId="40">
    <w:name w:val="標題 4 字元"/>
    <w:basedOn w:val="a0"/>
    <w:link w:val="4"/>
    <w:uiPriority w:val="9"/>
    <w:rsid w:val="00E46A16"/>
    <w:rPr>
      <w:rFonts w:eastAsiaTheme="majorEastAsia" w:cstheme="majorBidi"/>
      <w:color w:val="0F4761" w:themeColor="accent1" w:themeShade="BF"/>
      <w:sz w:val="28"/>
      <w:szCs w:val="35"/>
    </w:rPr>
  </w:style>
  <w:style w:type="character" w:customStyle="1" w:styleId="50">
    <w:name w:val="標題 5 字元"/>
    <w:basedOn w:val="a0"/>
    <w:link w:val="5"/>
    <w:uiPriority w:val="9"/>
    <w:qFormat/>
    <w:rsid w:val="00E46A16"/>
    <w:rPr>
      <w:rFonts w:eastAsiaTheme="majorEastAsia" w:cstheme="majorBidi"/>
      <w:color w:val="0F4761" w:themeColor="accent1" w:themeShade="BF"/>
    </w:rPr>
  </w:style>
  <w:style w:type="character" w:customStyle="1" w:styleId="60">
    <w:name w:val="標題 6 字元"/>
    <w:basedOn w:val="a0"/>
    <w:link w:val="6"/>
    <w:uiPriority w:val="9"/>
    <w:rsid w:val="00E46A16"/>
    <w:rPr>
      <w:rFonts w:eastAsiaTheme="majorEastAsia" w:cstheme="majorBidi"/>
      <w:color w:val="595959" w:themeColor="text1" w:themeTint="A6"/>
    </w:rPr>
  </w:style>
  <w:style w:type="character" w:customStyle="1" w:styleId="70">
    <w:name w:val="標題 7 字元"/>
    <w:basedOn w:val="a0"/>
    <w:link w:val="7"/>
    <w:uiPriority w:val="9"/>
    <w:qFormat/>
    <w:rsid w:val="00E46A16"/>
    <w:rPr>
      <w:rFonts w:eastAsiaTheme="majorEastAsia" w:cstheme="majorBidi"/>
      <w:color w:val="595959" w:themeColor="text1" w:themeTint="A6"/>
    </w:rPr>
  </w:style>
  <w:style w:type="character" w:customStyle="1" w:styleId="80">
    <w:name w:val="標題 8 字元"/>
    <w:basedOn w:val="a0"/>
    <w:link w:val="8"/>
    <w:uiPriority w:val="9"/>
    <w:rsid w:val="00E46A16"/>
    <w:rPr>
      <w:rFonts w:eastAsiaTheme="majorEastAsia" w:cstheme="majorBidi"/>
      <w:color w:val="272727" w:themeColor="text1" w:themeTint="D8"/>
    </w:rPr>
  </w:style>
  <w:style w:type="character" w:customStyle="1" w:styleId="90">
    <w:name w:val="標題 9 字元"/>
    <w:basedOn w:val="a0"/>
    <w:link w:val="9"/>
    <w:uiPriority w:val="9"/>
    <w:qFormat/>
    <w:rsid w:val="00E46A16"/>
    <w:rPr>
      <w:rFonts w:eastAsiaTheme="majorEastAsia" w:cstheme="majorBidi"/>
      <w:color w:val="272727" w:themeColor="text1" w:themeTint="D8"/>
    </w:rPr>
  </w:style>
  <w:style w:type="paragraph" w:styleId="a3">
    <w:name w:val="Title"/>
    <w:basedOn w:val="a"/>
    <w:next w:val="a"/>
    <w:link w:val="a4"/>
    <w:uiPriority w:val="10"/>
    <w:qFormat/>
    <w:rsid w:val="00E46A16"/>
    <w:pPr>
      <w:spacing w:after="80" w:line="240" w:lineRule="auto"/>
      <w:contextualSpacing/>
      <w:jc w:val="center"/>
    </w:pPr>
    <w:rPr>
      <w:rFonts w:asciiTheme="majorHAnsi" w:eastAsiaTheme="majorEastAsia" w:hAnsiTheme="majorHAnsi" w:cstheme="majorBidi"/>
      <w:spacing w:val="-10"/>
      <w:kern w:val="28"/>
      <w:sz w:val="56"/>
      <w:szCs w:val="71"/>
    </w:rPr>
  </w:style>
  <w:style w:type="character" w:customStyle="1" w:styleId="a4">
    <w:name w:val="標題 字元"/>
    <w:basedOn w:val="a0"/>
    <w:link w:val="a3"/>
    <w:uiPriority w:val="10"/>
    <w:qFormat/>
    <w:rsid w:val="00E46A16"/>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E46A16"/>
    <w:pPr>
      <w:numPr>
        <w:ilvl w:val="1"/>
      </w:numPr>
      <w:jc w:val="center"/>
    </w:pPr>
    <w:rPr>
      <w:rFonts w:asciiTheme="majorHAnsi" w:eastAsiaTheme="majorEastAsia" w:hAnsiTheme="majorHAnsi" w:cstheme="majorBidi"/>
      <w:color w:val="595959" w:themeColor="text1" w:themeTint="A6"/>
      <w:spacing w:val="15"/>
      <w:sz w:val="28"/>
      <w:szCs w:val="35"/>
    </w:rPr>
  </w:style>
  <w:style w:type="character" w:customStyle="1" w:styleId="a6">
    <w:name w:val="副標題 字元"/>
    <w:basedOn w:val="a0"/>
    <w:link w:val="a5"/>
    <w:uiPriority w:val="11"/>
    <w:rsid w:val="00E46A16"/>
    <w:rPr>
      <w:rFonts w:asciiTheme="majorHAnsi" w:eastAsiaTheme="majorEastAsia" w:hAnsiTheme="majorHAnsi" w:cstheme="majorBidi"/>
      <w:color w:val="595959" w:themeColor="text1" w:themeTint="A6"/>
      <w:spacing w:val="15"/>
      <w:sz w:val="28"/>
      <w:szCs w:val="35"/>
    </w:rPr>
  </w:style>
  <w:style w:type="paragraph" w:styleId="a7">
    <w:name w:val="Quote"/>
    <w:basedOn w:val="a"/>
    <w:next w:val="a"/>
    <w:link w:val="a8"/>
    <w:uiPriority w:val="29"/>
    <w:qFormat/>
    <w:rsid w:val="00E46A16"/>
    <w:pPr>
      <w:spacing w:before="160"/>
      <w:jc w:val="center"/>
    </w:pPr>
    <w:rPr>
      <w:i/>
      <w:iCs/>
      <w:color w:val="404040" w:themeColor="text1" w:themeTint="BF"/>
    </w:rPr>
  </w:style>
  <w:style w:type="character" w:customStyle="1" w:styleId="a8">
    <w:name w:val="引文 字元"/>
    <w:basedOn w:val="a0"/>
    <w:link w:val="a7"/>
    <w:uiPriority w:val="29"/>
    <w:qFormat/>
    <w:rsid w:val="00E46A16"/>
    <w:rPr>
      <w:i/>
      <w:iCs/>
      <w:color w:val="404040" w:themeColor="text1" w:themeTint="BF"/>
    </w:rPr>
  </w:style>
  <w:style w:type="paragraph" w:styleId="a9">
    <w:name w:val="List Paragraph"/>
    <w:basedOn w:val="a"/>
    <w:uiPriority w:val="34"/>
    <w:qFormat/>
    <w:rsid w:val="00E46A16"/>
    <w:pPr>
      <w:ind w:left="720"/>
      <w:contextualSpacing/>
    </w:pPr>
  </w:style>
  <w:style w:type="character" w:styleId="aa">
    <w:name w:val="Intense Emphasis"/>
    <w:basedOn w:val="a0"/>
    <w:uiPriority w:val="21"/>
    <w:qFormat/>
    <w:rsid w:val="00E46A16"/>
    <w:rPr>
      <w:i/>
      <w:iCs/>
      <w:color w:val="0F4761" w:themeColor="accent1" w:themeShade="BF"/>
    </w:rPr>
  </w:style>
  <w:style w:type="paragraph" w:styleId="ab">
    <w:name w:val="Intense Quote"/>
    <w:basedOn w:val="a"/>
    <w:next w:val="a"/>
    <w:link w:val="ac"/>
    <w:uiPriority w:val="30"/>
    <w:qFormat/>
    <w:rsid w:val="00E46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46A16"/>
    <w:rPr>
      <w:i/>
      <w:iCs/>
      <w:color w:val="0F4761" w:themeColor="accent1" w:themeShade="BF"/>
    </w:rPr>
  </w:style>
  <w:style w:type="character" w:styleId="ad">
    <w:name w:val="Intense Reference"/>
    <w:basedOn w:val="a0"/>
    <w:uiPriority w:val="32"/>
    <w:qFormat/>
    <w:rsid w:val="00E46A16"/>
    <w:rPr>
      <w:b/>
      <w:bCs/>
      <w:smallCaps/>
      <w:color w:val="0F4761" w:themeColor="accent1" w:themeShade="BF"/>
      <w:spacing w:val="5"/>
    </w:rPr>
  </w:style>
  <w:style w:type="paragraph" w:styleId="ae">
    <w:name w:val="header"/>
    <w:basedOn w:val="a"/>
    <w:link w:val="af"/>
    <w:uiPriority w:val="99"/>
    <w:unhideWhenUsed/>
    <w:qFormat/>
    <w:rsid w:val="008B2843"/>
    <w:pPr>
      <w:tabs>
        <w:tab w:val="center" w:pos="4153"/>
        <w:tab w:val="right" w:pos="8306"/>
      </w:tabs>
      <w:snapToGrid w:val="0"/>
    </w:pPr>
    <w:rPr>
      <w:sz w:val="20"/>
      <w:szCs w:val="25"/>
    </w:rPr>
  </w:style>
  <w:style w:type="character" w:customStyle="1" w:styleId="af">
    <w:name w:val="頁首 字元"/>
    <w:basedOn w:val="a0"/>
    <w:link w:val="ae"/>
    <w:uiPriority w:val="99"/>
    <w:qFormat/>
    <w:rsid w:val="008B2843"/>
    <w:rPr>
      <w:sz w:val="20"/>
      <w:szCs w:val="25"/>
    </w:rPr>
  </w:style>
  <w:style w:type="paragraph" w:styleId="af0">
    <w:name w:val="footer"/>
    <w:basedOn w:val="a"/>
    <w:link w:val="af1"/>
    <w:uiPriority w:val="99"/>
    <w:unhideWhenUsed/>
    <w:qFormat/>
    <w:rsid w:val="008B2843"/>
    <w:pPr>
      <w:tabs>
        <w:tab w:val="center" w:pos="4153"/>
        <w:tab w:val="right" w:pos="8306"/>
      </w:tabs>
      <w:snapToGrid w:val="0"/>
    </w:pPr>
    <w:rPr>
      <w:sz w:val="20"/>
      <w:szCs w:val="25"/>
    </w:rPr>
  </w:style>
  <w:style w:type="character" w:customStyle="1" w:styleId="af1">
    <w:name w:val="頁尾 字元"/>
    <w:basedOn w:val="a0"/>
    <w:link w:val="af0"/>
    <w:uiPriority w:val="99"/>
    <w:rsid w:val="008B2843"/>
    <w:rPr>
      <w:sz w:val="20"/>
      <w:szCs w:val="25"/>
    </w:rPr>
  </w:style>
  <w:style w:type="character" w:styleId="af2">
    <w:name w:val="footnote reference"/>
    <w:basedOn w:val="a0"/>
    <w:uiPriority w:val="99"/>
    <w:unhideWhenUsed/>
    <w:qFormat/>
    <w:rsid w:val="00DD4973"/>
    <w:rPr>
      <w:vertAlign w:val="superscript"/>
    </w:rPr>
  </w:style>
  <w:style w:type="paragraph" w:styleId="af3">
    <w:name w:val="footnote text"/>
    <w:basedOn w:val="a"/>
    <w:link w:val="af4"/>
    <w:uiPriority w:val="99"/>
    <w:unhideWhenUsed/>
    <w:qFormat/>
    <w:rsid w:val="00AA77DE"/>
    <w:pPr>
      <w:widowControl/>
      <w:snapToGrid w:val="0"/>
      <w:spacing w:after="0" w:line="276" w:lineRule="auto"/>
    </w:pPr>
    <w:rPr>
      <w:rFonts w:ascii="Arial" w:eastAsia="新細明體" w:hAnsi="Arial" w:cs="Cordia New"/>
      <w:kern w:val="0"/>
      <w:sz w:val="20"/>
      <w:szCs w:val="25"/>
      <w:lang w:val="zh-TW"/>
      <w14:ligatures w14:val="none"/>
    </w:rPr>
  </w:style>
  <w:style w:type="character" w:customStyle="1" w:styleId="af4">
    <w:name w:val="註腳文字 字元"/>
    <w:basedOn w:val="a0"/>
    <w:link w:val="af3"/>
    <w:uiPriority w:val="99"/>
    <w:qFormat/>
    <w:rsid w:val="00AA77DE"/>
    <w:rPr>
      <w:rFonts w:ascii="Arial" w:eastAsia="新細明體" w:hAnsi="Arial" w:cs="Cordia New"/>
      <w:kern w:val="0"/>
      <w:sz w:val="20"/>
      <w:szCs w:val="25"/>
      <w:lang w:val="zh-TW"/>
      <w14:ligatures w14:val="none"/>
    </w:rPr>
  </w:style>
  <w:style w:type="character" w:styleId="af5">
    <w:name w:val="annotation reference"/>
    <w:basedOn w:val="a0"/>
    <w:uiPriority w:val="99"/>
    <w:unhideWhenUsed/>
    <w:qFormat/>
    <w:rsid w:val="00AA77DE"/>
    <w:rPr>
      <w:sz w:val="18"/>
      <w:szCs w:val="18"/>
    </w:rPr>
  </w:style>
  <w:style w:type="paragraph" w:styleId="af6">
    <w:name w:val="annotation text"/>
    <w:basedOn w:val="a"/>
    <w:link w:val="af7"/>
    <w:uiPriority w:val="99"/>
    <w:unhideWhenUsed/>
    <w:qFormat/>
    <w:rsid w:val="005B3A53"/>
    <w:pPr>
      <w:widowControl/>
      <w:spacing w:after="0" w:line="276" w:lineRule="auto"/>
    </w:pPr>
    <w:rPr>
      <w:rFonts w:ascii="Arial" w:hAnsi="Arial" w:cs="Cordia New"/>
      <w:kern w:val="0"/>
      <w:sz w:val="22"/>
      <w:szCs w:val="28"/>
      <w:lang w:val="zh-TW"/>
      <w14:ligatures w14:val="none"/>
    </w:rPr>
  </w:style>
  <w:style w:type="character" w:customStyle="1" w:styleId="af7">
    <w:name w:val="註解文字 字元"/>
    <w:basedOn w:val="a0"/>
    <w:link w:val="af6"/>
    <w:uiPriority w:val="99"/>
    <w:qFormat/>
    <w:rsid w:val="005B3A53"/>
    <w:rPr>
      <w:rFonts w:ascii="Arial" w:hAnsi="Arial" w:cs="Cordia New"/>
      <w:kern w:val="0"/>
      <w:sz w:val="22"/>
      <w:szCs w:val="28"/>
      <w:lang w:val="zh-TW"/>
      <w14:ligatures w14:val="none"/>
    </w:rPr>
  </w:style>
  <w:style w:type="character" w:customStyle="1" w:styleId="cf01">
    <w:name w:val="cf01"/>
    <w:basedOn w:val="a0"/>
    <w:rsid w:val="00D10B6E"/>
    <w:rPr>
      <w:rFonts w:ascii="Microsoft JhengHei UI" w:eastAsia="Microsoft JhengHei UI" w:hAnsi="Microsoft JhengHei UI" w:hint="eastAsia"/>
      <w:sz w:val="18"/>
      <w:szCs w:val="18"/>
    </w:rPr>
  </w:style>
  <w:style w:type="paragraph" w:styleId="af8">
    <w:name w:val="Revision"/>
    <w:hidden/>
    <w:uiPriority w:val="99"/>
    <w:semiHidden/>
    <w:rsid w:val="00D54098"/>
    <w:pPr>
      <w:spacing w:after="0" w:line="240" w:lineRule="auto"/>
    </w:pPr>
  </w:style>
  <w:style w:type="paragraph" w:styleId="af9">
    <w:name w:val="annotation subject"/>
    <w:basedOn w:val="af6"/>
    <w:next w:val="af6"/>
    <w:link w:val="afa"/>
    <w:uiPriority w:val="99"/>
    <w:unhideWhenUsed/>
    <w:qFormat/>
    <w:rsid w:val="00040855"/>
    <w:pPr>
      <w:widowControl w:val="0"/>
      <w:spacing w:after="160" w:line="278" w:lineRule="auto"/>
    </w:pPr>
    <w:rPr>
      <w:rFonts w:asciiTheme="minorHAnsi" w:hAnsiTheme="minorHAnsi" w:cstheme="minorBidi"/>
      <w:b/>
      <w:bCs/>
      <w:kern w:val="2"/>
      <w:sz w:val="24"/>
      <w:szCs w:val="30"/>
      <w:lang w:val="en-US"/>
      <w14:ligatures w14:val="standardContextual"/>
    </w:rPr>
  </w:style>
  <w:style w:type="character" w:customStyle="1" w:styleId="afa">
    <w:name w:val="註解主旨 字元"/>
    <w:basedOn w:val="af7"/>
    <w:link w:val="af9"/>
    <w:uiPriority w:val="99"/>
    <w:qFormat/>
    <w:rsid w:val="00040855"/>
    <w:rPr>
      <w:rFonts w:ascii="Arial" w:hAnsi="Arial" w:cs="Cordia New"/>
      <w:b/>
      <w:bCs/>
      <w:kern w:val="0"/>
      <w:sz w:val="22"/>
      <w:szCs w:val="28"/>
      <w:lang w:val="zh-TW"/>
      <w14:ligatures w14:val="none"/>
    </w:rPr>
  </w:style>
  <w:style w:type="paragraph" w:styleId="afb">
    <w:name w:val="Balloon Text"/>
    <w:basedOn w:val="a"/>
    <w:link w:val="afc"/>
    <w:uiPriority w:val="99"/>
    <w:unhideWhenUsed/>
    <w:qFormat/>
    <w:rsid w:val="006631D0"/>
    <w:pPr>
      <w:spacing w:after="0" w:line="240" w:lineRule="auto"/>
    </w:pPr>
    <w:rPr>
      <w:rFonts w:asciiTheme="majorHAnsi" w:eastAsiaTheme="majorEastAsia" w:hAnsiTheme="majorHAnsi" w:cstheme="majorBidi"/>
      <w:sz w:val="18"/>
      <w:szCs w:val="22"/>
    </w:rPr>
  </w:style>
  <w:style w:type="character" w:customStyle="1" w:styleId="afc">
    <w:name w:val="註解方塊文字 字元"/>
    <w:basedOn w:val="a0"/>
    <w:link w:val="afb"/>
    <w:uiPriority w:val="99"/>
    <w:qFormat/>
    <w:rsid w:val="006631D0"/>
    <w:rPr>
      <w:rFonts w:asciiTheme="majorHAnsi" w:eastAsiaTheme="majorEastAsia" w:hAnsiTheme="majorHAnsi" w:cstheme="majorBidi"/>
      <w:sz w:val="18"/>
      <w:szCs w:val="22"/>
    </w:rPr>
  </w:style>
  <w:style w:type="numbering" w:customStyle="1" w:styleId="11">
    <w:name w:val="無清單1"/>
    <w:next w:val="a2"/>
    <w:uiPriority w:val="99"/>
    <w:semiHidden/>
    <w:unhideWhenUsed/>
    <w:rsid w:val="00990BE9"/>
  </w:style>
  <w:style w:type="paragraph" w:customStyle="1" w:styleId="12">
    <w:name w:val="引文1"/>
    <w:basedOn w:val="a"/>
    <w:next w:val="a"/>
    <w:uiPriority w:val="29"/>
    <w:qFormat/>
    <w:rsid w:val="00990BE9"/>
    <w:pPr>
      <w:spacing w:before="160"/>
      <w:jc w:val="center"/>
    </w:pPr>
    <w:rPr>
      <w:i/>
      <w:iCs/>
      <w:color w:val="404040" w:themeColor="text1" w:themeTint="BF"/>
    </w:rPr>
  </w:style>
  <w:style w:type="paragraph" w:customStyle="1" w:styleId="13">
    <w:name w:val="清單段落1"/>
    <w:basedOn w:val="a"/>
    <w:uiPriority w:val="34"/>
    <w:qFormat/>
    <w:rsid w:val="00990BE9"/>
    <w:pPr>
      <w:ind w:left="720"/>
      <w:contextualSpacing/>
    </w:pPr>
  </w:style>
  <w:style w:type="character" w:customStyle="1" w:styleId="14">
    <w:name w:val="鮮明強調1"/>
    <w:basedOn w:val="a0"/>
    <w:uiPriority w:val="21"/>
    <w:qFormat/>
    <w:rsid w:val="00990BE9"/>
    <w:rPr>
      <w:i/>
      <w:iCs/>
      <w:color w:val="0F4761" w:themeColor="accent1" w:themeShade="BF"/>
    </w:rPr>
  </w:style>
  <w:style w:type="paragraph" w:customStyle="1" w:styleId="15">
    <w:name w:val="鮮明引文1"/>
    <w:basedOn w:val="a"/>
    <w:next w:val="a"/>
    <w:uiPriority w:val="30"/>
    <w:qFormat/>
    <w:rsid w:val="00990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16">
    <w:name w:val="鮮明參考1"/>
    <w:basedOn w:val="a0"/>
    <w:uiPriority w:val="32"/>
    <w:qFormat/>
    <w:rsid w:val="00990BE9"/>
    <w:rPr>
      <w:b/>
      <w:bCs/>
      <w:smallCaps/>
      <w:color w:val="0F4761" w:themeColor="accent1" w:themeShade="BF"/>
      <w:spacing w:val="5"/>
    </w:rPr>
  </w:style>
  <w:style w:type="paragraph" w:customStyle="1" w:styleId="17">
    <w:name w:val="修訂1"/>
    <w:hidden/>
    <w:uiPriority w:val="99"/>
    <w:semiHidden/>
    <w:qFormat/>
    <w:rsid w:val="00990BE9"/>
    <w:pPr>
      <w:spacing w:after="0" w:line="240" w:lineRule="auto"/>
    </w:pPr>
  </w:style>
  <w:style w:type="paragraph" w:customStyle="1" w:styleId="21">
    <w:name w:val="修訂2"/>
    <w:hidden/>
    <w:uiPriority w:val="99"/>
    <w:semiHidden/>
    <w:qFormat/>
    <w:rsid w:val="00990BE9"/>
    <w:pPr>
      <w:spacing w:after="0" w:line="240" w:lineRule="auto"/>
    </w:pPr>
  </w:style>
  <w:style w:type="character" w:styleId="afd">
    <w:name w:val="Hyperlink"/>
    <w:basedOn w:val="a0"/>
    <w:uiPriority w:val="99"/>
    <w:unhideWhenUsed/>
    <w:rsid w:val="009933E5"/>
    <w:rPr>
      <w:color w:val="467886" w:themeColor="hyperlink"/>
      <w:u w:val="single"/>
    </w:rPr>
  </w:style>
  <w:style w:type="character" w:styleId="afe">
    <w:name w:val="Placeholder Text"/>
    <w:basedOn w:val="a0"/>
    <w:uiPriority w:val="99"/>
    <w:semiHidden/>
    <w:rsid w:val="008125E3"/>
    <w:rPr>
      <w:color w:val="666666"/>
    </w:rPr>
  </w:style>
  <w:style w:type="character" w:customStyle="1" w:styleId="text-kai">
    <w:name w:val="text-kai"/>
    <w:basedOn w:val="a0"/>
    <w:qFormat/>
    <w:rsid w:val="008125E3"/>
  </w:style>
  <w:style w:type="paragraph" w:customStyle="1" w:styleId="22">
    <w:name w:val="清單段落2"/>
    <w:basedOn w:val="a"/>
    <w:uiPriority w:val="34"/>
    <w:qFormat/>
    <w:rsid w:val="008125E3"/>
    <w:pPr>
      <w:ind w:leftChars="200" w:left="480"/>
    </w:pPr>
    <w:rPr>
      <w14:ligatures w14:val="none"/>
    </w:rPr>
  </w:style>
  <w:style w:type="character" w:styleId="aff">
    <w:name w:val="Unresolved Mention"/>
    <w:basedOn w:val="a0"/>
    <w:uiPriority w:val="99"/>
    <w:semiHidden/>
    <w:unhideWhenUsed/>
    <w:rsid w:val="008125E3"/>
    <w:rPr>
      <w:color w:val="605E5C"/>
      <w:shd w:val="clear" w:color="auto" w:fill="E1DFDD"/>
    </w:rPr>
  </w:style>
  <w:style w:type="character" w:styleId="aff0">
    <w:name w:val="FollowedHyperlink"/>
    <w:basedOn w:val="a0"/>
    <w:uiPriority w:val="99"/>
    <w:semiHidden/>
    <w:unhideWhenUsed/>
    <w:rsid w:val="00A909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469343">
      <w:bodyDiv w:val="1"/>
      <w:marLeft w:val="0"/>
      <w:marRight w:val="0"/>
      <w:marTop w:val="0"/>
      <w:marBottom w:val="0"/>
      <w:divBdr>
        <w:top w:val="none" w:sz="0" w:space="0" w:color="auto"/>
        <w:left w:val="none" w:sz="0" w:space="0" w:color="auto"/>
        <w:bottom w:val="none" w:sz="0" w:space="0" w:color="auto"/>
        <w:right w:val="none" w:sz="0" w:space="0" w:color="auto"/>
      </w:divBdr>
      <w:divsChild>
        <w:div w:id="31616147">
          <w:marLeft w:val="0"/>
          <w:marRight w:val="0"/>
          <w:marTop w:val="0"/>
          <w:marBottom w:val="0"/>
          <w:divBdr>
            <w:top w:val="none" w:sz="0" w:space="0" w:color="auto"/>
            <w:left w:val="none" w:sz="0" w:space="0" w:color="auto"/>
            <w:bottom w:val="none" w:sz="0" w:space="0" w:color="auto"/>
            <w:right w:val="none" w:sz="0" w:space="0" w:color="auto"/>
          </w:divBdr>
        </w:div>
        <w:div w:id="170030762">
          <w:marLeft w:val="0"/>
          <w:marRight w:val="0"/>
          <w:marTop w:val="0"/>
          <w:marBottom w:val="0"/>
          <w:divBdr>
            <w:top w:val="none" w:sz="0" w:space="0" w:color="auto"/>
            <w:left w:val="none" w:sz="0" w:space="0" w:color="auto"/>
            <w:bottom w:val="none" w:sz="0" w:space="0" w:color="auto"/>
            <w:right w:val="none" w:sz="0" w:space="0" w:color="auto"/>
          </w:divBdr>
        </w:div>
        <w:div w:id="303854206">
          <w:marLeft w:val="0"/>
          <w:marRight w:val="0"/>
          <w:marTop w:val="0"/>
          <w:marBottom w:val="0"/>
          <w:divBdr>
            <w:top w:val="none" w:sz="0" w:space="0" w:color="auto"/>
            <w:left w:val="none" w:sz="0" w:space="0" w:color="auto"/>
            <w:bottom w:val="none" w:sz="0" w:space="0" w:color="auto"/>
            <w:right w:val="none" w:sz="0" w:space="0" w:color="auto"/>
          </w:divBdr>
        </w:div>
        <w:div w:id="725497016">
          <w:marLeft w:val="0"/>
          <w:marRight w:val="0"/>
          <w:marTop w:val="0"/>
          <w:marBottom w:val="0"/>
          <w:divBdr>
            <w:top w:val="none" w:sz="0" w:space="0" w:color="auto"/>
            <w:left w:val="none" w:sz="0" w:space="0" w:color="auto"/>
            <w:bottom w:val="none" w:sz="0" w:space="0" w:color="auto"/>
            <w:right w:val="none" w:sz="0" w:space="0" w:color="auto"/>
          </w:divBdr>
        </w:div>
        <w:div w:id="794756677">
          <w:marLeft w:val="0"/>
          <w:marRight w:val="0"/>
          <w:marTop w:val="0"/>
          <w:marBottom w:val="0"/>
          <w:divBdr>
            <w:top w:val="none" w:sz="0" w:space="0" w:color="auto"/>
            <w:left w:val="none" w:sz="0" w:space="0" w:color="auto"/>
            <w:bottom w:val="none" w:sz="0" w:space="0" w:color="auto"/>
            <w:right w:val="none" w:sz="0" w:space="0" w:color="auto"/>
          </w:divBdr>
        </w:div>
        <w:div w:id="1657802440">
          <w:marLeft w:val="0"/>
          <w:marRight w:val="0"/>
          <w:marTop w:val="0"/>
          <w:marBottom w:val="0"/>
          <w:divBdr>
            <w:top w:val="none" w:sz="0" w:space="0" w:color="auto"/>
            <w:left w:val="none" w:sz="0" w:space="0" w:color="auto"/>
            <w:bottom w:val="none" w:sz="0" w:space="0" w:color="auto"/>
            <w:right w:val="none" w:sz="0" w:space="0" w:color="auto"/>
          </w:divBdr>
        </w:div>
        <w:div w:id="1777360766">
          <w:marLeft w:val="0"/>
          <w:marRight w:val="0"/>
          <w:marTop w:val="0"/>
          <w:marBottom w:val="0"/>
          <w:divBdr>
            <w:top w:val="none" w:sz="0" w:space="0" w:color="auto"/>
            <w:left w:val="none" w:sz="0" w:space="0" w:color="auto"/>
            <w:bottom w:val="none" w:sz="0" w:space="0" w:color="auto"/>
            <w:right w:val="none" w:sz="0" w:space="0" w:color="auto"/>
          </w:divBdr>
        </w:div>
      </w:divsChild>
    </w:div>
    <w:div w:id="357589702">
      <w:bodyDiv w:val="1"/>
      <w:marLeft w:val="0"/>
      <w:marRight w:val="0"/>
      <w:marTop w:val="0"/>
      <w:marBottom w:val="0"/>
      <w:divBdr>
        <w:top w:val="none" w:sz="0" w:space="0" w:color="auto"/>
        <w:left w:val="none" w:sz="0" w:space="0" w:color="auto"/>
        <w:bottom w:val="none" w:sz="0" w:space="0" w:color="auto"/>
        <w:right w:val="none" w:sz="0" w:space="0" w:color="auto"/>
      </w:divBdr>
    </w:div>
    <w:div w:id="383604582">
      <w:bodyDiv w:val="1"/>
      <w:marLeft w:val="0"/>
      <w:marRight w:val="0"/>
      <w:marTop w:val="0"/>
      <w:marBottom w:val="0"/>
      <w:divBdr>
        <w:top w:val="none" w:sz="0" w:space="0" w:color="auto"/>
        <w:left w:val="none" w:sz="0" w:space="0" w:color="auto"/>
        <w:bottom w:val="none" w:sz="0" w:space="0" w:color="auto"/>
        <w:right w:val="none" w:sz="0" w:space="0" w:color="auto"/>
      </w:divBdr>
    </w:div>
    <w:div w:id="846560801">
      <w:bodyDiv w:val="1"/>
      <w:marLeft w:val="0"/>
      <w:marRight w:val="0"/>
      <w:marTop w:val="0"/>
      <w:marBottom w:val="0"/>
      <w:divBdr>
        <w:top w:val="none" w:sz="0" w:space="0" w:color="auto"/>
        <w:left w:val="none" w:sz="0" w:space="0" w:color="auto"/>
        <w:bottom w:val="none" w:sz="0" w:space="0" w:color="auto"/>
        <w:right w:val="none" w:sz="0" w:space="0" w:color="auto"/>
      </w:divBdr>
    </w:div>
    <w:div w:id="1117722464">
      <w:bodyDiv w:val="1"/>
      <w:marLeft w:val="0"/>
      <w:marRight w:val="0"/>
      <w:marTop w:val="0"/>
      <w:marBottom w:val="0"/>
      <w:divBdr>
        <w:top w:val="none" w:sz="0" w:space="0" w:color="auto"/>
        <w:left w:val="none" w:sz="0" w:space="0" w:color="auto"/>
        <w:bottom w:val="none" w:sz="0" w:space="0" w:color="auto"/>
        <w:right w:val="none" w:sz="0" w:space="0" w:color="auto"/>
      </w:divBdr>
    </w:div>
    <w:div w:id="1596354956">
      <w:bodyDiv w:val="1"/>
      <w:marLeft w:val="0"/>
      <w:marRight w:val="0"/>
      <w:marTop w:val="0"/>
      <w:marBottom w:val="0"/>
      <w:divBdr>
        <w:top w:val="none" w:sz="0" w:space="0" w:color="auto"/>
        <w:left w:val="none" w:sz="0" w:space="0" w:color="auto"/>
        <w:bottom w:val="none" w:sz="0" w:space="0" w:color="auto"/>
        <w:right w:val="none" w:sz="0" w:space="0" w:color="auto"/>
      </w:divBdr>
    </w:div>
    <w:div w:id="163447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1drv.ms/b/c/4da9fe711ccaeded/IQCCmzRf8lKAQKggmQNCNTmuAcO-74SPXtZuWk5qBlClNM4?e=eqVioj" TargetMode="External"/><Relationship Id="rId7" Type="http://schemas.openxmlformats.org/officeDocument/2006/relationships/image" Target="media/image3.png"/><Relationship Id="rId2" Type="http://schemas.openxmlformats.org/officeDocument/2006/relationships/hyperlink" Target="https://grouptw.moi.gov.tw/SearchGroup?size=&amp;page=&amp;IsQuery=true&amp;tab=little&amp;Q_Name=%E5%85%A7%E6%98%8E%E5%85%B1%E4%BF%AE%E6%9C%83&amp;Q_Type=%E7%A4%BE%E6%9C%83%E5%9C%98%E9%AB%94" TargetMode="External"/><Relationship Id="rId1" Type="http://schemas.openxmlformats.org/officeDocument/2006/relationships/image" Target="media/image1.png"/><Relationship Id="rId6" Type="http://schemas.openxmlformats.org/officeDocument/2006/relationships/hyperlink" Target="https://books.enlighten.org.tw/zh-tw/" TargetMode="External"/><Relationship Id="rId5" Type="http://schemas.openxmlformats.org/officeDocument/2006/relationships/image" Target="media/image2.png"/><Relationship Id="rId4" Type="http://schemas.openxmlformats.org/officeDocument/2006/relationships/hyperlink" Target="https://www.sanghanet.net/asp/asp1/onetype.asp?ppp=%A6x%B0%7C%B9D%B3%F5"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47000-EB32-437E-9064-2E0C59A456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5611</Words>
  <Characters>31989</Characters>
  <Application>Microsoft Office Word</Application>
  <DocSecurity>0</DocSecurity>
  <Lines>266</Lines>
  <Paragraphs>75</Paragraphs>
  <ScaleCrop>false</ScaleCrop>
  <Company/>
  <LinksUpToDate>false</LinksUpToDate>
  <CharactersWithSpaces>37525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雅鴦</dc:creator>
  <cp:keywords/>
  <dc:description/>
  <cp:lastModifiedBy>駱淳渝</cp:lastModifiedBy>
  <cp:revision>416</cp:revision>
  <cp:lastPrinted>2025-07-04T00:20:00Z</cp:lastPrinted>
  <dcterms:created xsi:type="dcterms:W3CDTF">2026-01-14T19:43:00Z</dcterms:created>
  <dcterms:modified xsi:type="dcterms:W3CDTF">2026-02-05T14:26:00Z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64ca3143-fe71-4655-ad74-d025925982db</vt:lpwstr>
  </property>
</Properties>
</file>